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C4564" w14:textId="1251DA29" w:rsidR="00472BB1" w:rsidRPr="00A3306E" w:rsidRDefault="00542921" w:rsidP="00544E64">
      <w:pPr>
        <w:widowControl/>
        <w:shd w:val="clear" w:color="auto" w:fill="FFFFFF"/>
        <w:adjustRightInd w:val="0"/>
        <w:snapToGrid w:val="0"/>
        <w:spacing w:line="270" w:lineRule="atLeast"/>
        <w:ind w:right="210"/>
        <w:jc w:val="center"/>
        <w:rPr>
          <w:rFonts w:ascii="Times New Roman" w:eastAsia="宋体" w:hAnsi="Times New Roman" w:cs="Times New Roman"/>
          <w:kern w:val="0"/>
          <w:sz w:val="36"/>
          <w:szCs w:val="36"/>
          <w:rPrChange w:id="0" w:author="Reuben" w:date="2022-03-15T21:11:00Z">
            <w:rPr>
              <w:rFonts w:ascii="黑体" w:eastAsia="黑体" w:hAnsi="黑体" w:cs="Times New Roman"/>
              <w:kern w:val="0"/>
              <w:sz w:val="36"/>
              <w:szCs w:val="36"/>
            </w:rPr>
          </w:rPrChange>
        </w:rPr>
      </w:pPr>
      <w:r w:rsidRPr="00A3306E">
        <w:rPr>
          <w:rFonts w:ascii="Times New Roman" w:eastAsia="宋体" w:hAnsi="Times New Roman" w:cs="Times New Roman"/>
          <w:kern w:val="0"/>
          <w:sz w:val="36"/>
          <w:szCs w:val="36"/>
          <w:rPrChange w:id="1" w:author="Reuben" w:date="2022-03-15T21:11:00Z">
            <w:rPr>
              <w:rFonts w:ascii="黑体" w:eastAsia="黑体" w:hAnsi="黑体" w:cs="Times New Roman"/>
              <w:kern w:val="0"/>
              <w:sz w:val="36"/>
              <w:szCs w:val="36"/>
            </w:rPr>
          </w:rPrChange>
        </w:rPr>
        <w:t>低低跟踪重力卫星高精度微波测距</w:t>
      </w:r>
      <w:r w:rsidR="00472BB1" w:rsidRPr="00A3306E">
        <w:rPr>
          <w:rFonts w:ascii="Times New Roman" w:eastAsia="宋体" w:hAnsi="Times New Roman" w:cs="Times New Roman" w:hint="eastAsia"/>
          <w:kern w:val="0"/>
          <w:sz w:val="36"/>
          <w:szCs w:val="36"/>
          <w:rPrChange w:id="2" w:author="Reuben" w:date="2022-03-15T21:11:00Z">
            <w:rPr>
              <w:rFonts w:ascii="黑体" w:eastAsia="黑体" w:hAnsi="黑体" w:cs="Times New Roman" w:hint="eastAsia"/>
              <w:kern w:val="0"/>
              <w:sz w:val="36"/>
              <w:szCs w:val="36"/>
            </w:rPr>
          </w:rPrChange>
        </w:rPr>
        <w:t>系统</w:t>
      </w:r>
    </w:p>
    <w:p w14:paraId="309BE8C9" w14:textId="35060220" w:rsidR="00542921" w:rsidRPr="00A3306E" w:rsidRDefault="00542921" w:rsidP="00544E64">
      <w:pPr>
        <w:widowControl/>
        <w:shd w:val="clear" w:color="auto" w:fill="FFFFFF"/>
        <w:adjustRightInd w:val="0"/>
        <w:snapToGrid w:val="0"/>
        <w:spacing w:line="270" w:lineRule="atLeast"/>
        <w:ind w:right="210"/>
        <w:jc w:val="center"/>
        <w:rPr>
          <w:rFonts w:ascii="Times New Roman" w:eastAsia="宋体" w:hAnsi="Times New Roman" w:cs="Times New Roman"/>
          <w:kern w:val="0"/>
          <w:sz w:val="36"/>
          <w:szCs w:val="36"/>
          <w:rPrChange w:id="3" w:author="Reuben" w:date="2022-03-15T21:11:00Z">
            <w:rPr>
              <w:rFonts w:ascii="黑体" w:eastAsia="黑体" w:hAnsi="黑体" w:cs="Times New Roman"/>
              <w:kern w:val="0"/>
              <w:sz w:val="36"/>
              <w:szCs w:val="36"/>
            </w:rPr>
          </w:rPrChange>
        </w:rPr>
      </w:pPr>
      <w:r w:rsidRPr="00A3306E">
        <w:rPr>
          <w:rFonts w:ascii="Times New Roman" w:eastAsia="宋体" w:hAnsi="Times New Roman" w:cs="Times New Roman"/>
          <w:kern w:val="0"/>
          <w:sz w:val="36"/>
          <w:szCs w:val="36"/>
          <w:rPrChange w:id="4" w:author="Reuben" w:date="2022-03-15T21:11:00Z">
            <w:rPr>
              <w:rFonts w:ascii="黑体" w:eastAsia="黑体" w:hAnsi="黑体" w:cs="Times New Roman"/>
              <w:kern w:val="0"/>
              <w:sz w:val="36"/>
              <w:szCs w:val="36"/>
            </w:rPr>
          </w:rPrChange>
        </w:rPr>
        <w:t>数据预处理与分析</w:t>
      </w:r>
    </w:p>
    <w:p w14:paraId="683E2D60" w14:textId="77777777" w:rsidR="00542921" w:rsidRPr="00A3306E" w:rsidRDefault="00542921" w:rsidP="00544E64">
      <w:pPr>
        <w:widowControl/>
        <w:shd w:val="clear" w:color="auto" w:fill="FFFFFF"/>
        <w:adjustRightInd w:val="0"/>
        <w:snapToGrid w:val="0"/>
        <w:spacing w:line="270" w:lineRule="atLeast"/>
        <w:ind w:left="210" w:right="210" w:firstLineChars="200" w:firstLine="640"/>
        <w:jc w:val="center"/>
        <w:rPr>
          <w:rFonts w:ascii="Times New Roman" w:eastAsia="宋体" w:hAnsi="Times New Roman" w:cs="Times New Roman"/>
          <w:color w:val="FF0000"/>
          <w:kern w:val="0"/>
          <w:sz w:val="32"/>
          <w:szCs w:val="32"/>
        </w:rPr>
      </w:pPr>
    </w:p>
    <w:p w14:paraId="4EBDD2E6" w14:textId="116F32FE" w:rsidR="00472BB1" w:rsidRPr="00A3306E" w:rsidRDefault="00542921" w:rsidP="00544E64">
      <w:pPr>
        <w:widowControl/>
        <w:shd w:val="clear" w:color="auto" w:fill="FFFFFF"/>
        <w:adjustRightInd w:val="0"/>
        <w:snapToGrid w:val="0"/>
        <w:spacing w:line="270" w:lineRule="atLeast"/>
        <w:ind w:right="210"/>
        <w:jc w:val="center"/>
        <w:rPr>
          <w:rFonts w:ascii="Times New Roman" w:eastAsia="宋体" w:hAnsi="Times New Roman" w:cs="Times New Roman"/>
          <w:color w:val="000000"/>
          <w:kern w:val="0"/>
          <w:sz w:val="24"/>
          <w:szCs w:val="24"/>
          <w:rPrChange w:id="5" w:author="Reuben" w:date="2022-03-15T21:11:00Z">
            <w:rPr>
              <w:rFonts w:ascii="仿宋" w:eastAsia="仿宋" w:hAnsi="仿宋" w:cs="Times New Roman"/>
              <w:color w:val="000000"/>
              <w:kern w:val="0"/>
              <w:sz w:val="24"/>
              <w:szCs w:val="24"/>
            </w:rPr>
          </w:rPrChange>
        </w:rPr>
      </w:pPr>
      <w:r w:rsidRPr="00A3306E">
        <w:rPr>
          <w:rFonts w:ascii="Times New Roman" w:eastAsia="宋体" w:hAnsi="Times New Roman" w:cs="Times New Roman"/>
          <w:color w:val="000000"/>
          <w:kern w:val="0"/>
          <w:sz w:val="24"/>
          <w:szCs w:val="24"/>
          <w:rPrChange w:id="6" w:author="Reuben" w:date="2022-03-15T21:11:00Z">
            <w:rPr>
              <w:rFonts w:ascii="仿宋" w:eastAsia="仿宋" w:hAnsi="仿宋" w:cs="Times New Roman"/>
              <w:color w:val="000000"/>
              <w:kern w:val="0"/>
              <w:sz w:val="24"/>
              <w:szCs w:val="24"/>
            </w:rPr>
          </w:rPrChange>
        </w:rPr>
        <w:t>李</w:t>
      </w:r>
      <w:proofErr w:type="gramStart"/>
      <w:r w:rsidRPr="00A3306E">
        <w:rPr>
          <w:rFonts w:ascii="Times New Roman" w:eastAsia="宋体" w:hAnsi="Times New Roman" w:cs="Times New Roman"/>
          <w:color w:val="000000"/>
          <w:kern w:val="0"/>
          <w:sz w:val="24"/>
          <w:szCs w:val="24"/>
          <w:rPrChange w:id="7" w:author="Reuben" w:date="2022-03-15T21:11:00Z">
            <w:rPr>
              <w:rFonts w:ascii="仿宋" w:eastAsia="仿宋" w:hAnsi="仿宋" w:cs="Times New Roman"/>
              <w:color w:val="000000"/>
              <w:kern w:val="0"/>
              <w:sz w:val="24"/>
              <w:szCs w:val="24"/>
            </w:rPr>
          </w:rPrChange>
        </w:rPr>
        <w:t>浩</w:t>
      </w:r>
      <w:proofErr w:type="gramEnd"/>
      <w:r w:rsidRPr="00A3306E">
        <w:rPr>
          <w:rFonts w:ascii="Times New Roman" w:eastAsia="宋体" w:hAnsi="Times New Roman" w:cs="Times New Roman"/>
          <w:color w:val="000000"/>
          <w:kern w:val="0"/>
          <w:sz w:val="24"/>
          <w:szCs w:val="24"/>
          <w:rPrChange w:id="8" w:author="Reuben" w:date="2022-03-15T21:11:00Z">
            <w:rPr>
              <w:rFonts w:ascii="仿宋" w:eastAsia="仿宋" w:hAnsi="仿宋" w:cs="Times New Roman"/>
              <w:color w:val="000000"/>
              <w:kern w:val="0"/>
              <w:sz w:val="24"/>
              <w:szCs w:val="24"/>
            </w:rPr>
          </w:rPrChange>
        </w:rPr>
        <w:t>思</w:t>
      </w:r>
      <w:r w:rsidRPr="00A3306E">
        <w:rPr>
          <w:rFonts w:ascii="Times New Roman" w:eastAsia="宋体" w:hAnsi="Times New Roman" w:cs="Times New Roman"/>
          <w:color w:val="000000"/>
          <w:kern w:val="0"/>
          <w:sz w:val="24"/>
          <w:szCs w:val="24"/>
          <w:vertAlign w:val="superscript"/>
          <w:rPrChange w:id="9" w:author="Reuben" w:date="2022-03-15T21:11:00Z">
            <w:rPr>
              <w:rFonts w:ascii="仿宋" w:eastAsia="仿宋" w:hAnsi="仿宋" w:cs="Times New Roman"/>
              <w:color w:val="000000"/>
              <w:kern w:val="0"/>
              <w:sz w:val="24"/>
              <w:szCs w:val="24"/>
              <w:vertAlign w:val="superscript"/>
            </w:rPr>
          </w:rPrChange>
        </w:rPr>
        <w:t>1, 2</w:t>
      </w:r>
      <w:r w:rsidR="002904EA" w:rsidRPr="00A3306E">
        <w:rPr>
          <w:rFonts w:ascii="Times New Roman" w:eastAsia="宋体" w:hAnsi="Times New Roman" w:cs="Times New Roman" w:hint="eastAsia"/>
          <w:color w:val="000000"/>
          <w:kern w:val="0"/>
          <w:sz w:val="24"/>
          <w:szCs w:val="24"/>
          <w:rPrChange w:id="10" w:author="Reuben" w:date="2022-03-15T21:11:00Z">
            <w:rPr>
              <w:rFonts w:ascii="仿宋" w:eastAsia="仿宋" w:hAnsi="仿宋" w:cs="Times New Roman" w:hint="eastAsia"/>
              <w:color w:val="000000"/>
              <w:kern w:val="0"/>
              <w:sz w:val="24"/>
              <w:szCs w:val="24"/>
            </w:rPr>
          </w:rPrChange>
        </w:rPr>
        <w:t>，</w:t>
      </w:r>
      <w:r w:rsidR="00643CFD" w:rsidRPr="00A3306E">
        <w:rPr>
          <w:rFonts w:ascii="Times New Roman" w:eastAsia="宋体" w:hAnsi="Times New Roman" w:cs="Times New Roman" w:hint="eastAsia"/>
          <w:color w:val="000000"/>
          <w:kern w:val="0"/>
          <w:sz w:val="24"/>
          <w:szCs w:val="24"/>
          <w:rPrChange w:id="11" w:author="Reuben" w:date="2022-03-15T21:11:00Z">
            <w:rPr>
              <w:rFonts w:ascii="仿宋" w:eastAsia="仿宋" w:hAnsi="仿宋" w:cs="Times New Roman" w:hint="eastAsia"/>
              <w:color w:val="000000"/>
              <w:kern w:val="0"/>
              <w:sz w:val="24"/>
              <w:szCs w:val="24"/>
            </w:rPr>
          </w:rPrChange>
        </w:rPr>
        <w:t>邓琼</w:t>
      </w:r>
      <w:r w:rsidR="00643CFD" w:rsidRPr="00A3306E">
        <w:rPr>
          <w:rFonts w:ascii="Times New Roman" w:eastAsia="宋体" w:hAnsi="Times New Roman" w:cs="Times New Roman"/>
          <w:color w:val="000000"/>
          <w:kern w:val="0"/>
          <w:sz w:val="24"/>
          <w:szCs w:val="24"/>
          <w:vertAlign w:val="superscript"/>
          <w:rPrChange w:id="12" w:author="Reuben" w:date="2022-03-15T21:11:00Z">
            <w:rPr>
              <w:rFonts w:ascii="仿宋" w:eastAsia="仿宋" w:hAnsi="仿宋" w:cs="Times New Roman"/>
              <w:color w:val="000000"/>
              <w:kern w:val="0"/>
              <w:sz w:val="24"/>
              <w:szCs w:val="24"/>
              <w:vertAlign w:val="superscript"/>
            </w:rPr>
          </w:rPrChange>
        </w:rPr>
        <w:t>3</w:t>
      </w:r>
      <w:r w:rsidR="00643CFD" w:rsidRPr="00A3306E">
        <w:rPr>
          <w:rFonts w:ascii="Times New Roman" w:eastAsia="宋体" w:hAnsi="Times New Roman" w:cs="Times New Roman" w:hint="eastAsia"/>
          <w:color w:val="000000"/>
          <w:kern w:val="0"/>
          <w:sz w:val="24"/>
          <w:szCs w:val="24"/>
          <w:rPrChange w:id="13" w:author="Reuben" w:date="2022-03-15T21:11:00Z">
            <w:rPr>
              <w:rFonts w:ascii="仿宋" w:eastAsia="仿宋" w:hAnsi="仿宋" w:cs="Times New Roman" w:hint="eastAsia"/>
              <w:color w:val="000000"/>
              <w:kern w:val="0"/>
              <w:sz w:val="24"/>
              <w:szCs w:val="24"/>
            </w:rPr>
          </w:rPrChange>
        </w:rPr>
        <w:t>，</w:t>
      </w:r>
      <w:r w:rsidR="002904EA" w:rsidRPr="00A3306E">
        <w:rPr>
          <w:rFonts w:ascii="Times New Roman" w:eastAsia="宋体" w:hAnsi="Times New Roman" w:cs="Times New Roman"/>
          <w:color w:val="000000"/>
          <w:kern w:val="0"/>
          <w:sz w:val="24"/>
          <w:szCs w:val="24"/>
          <w:rPrChange w:id="14" w:author="Reuben" w:date="2022-03-15T21:11:00Z">
            <w:rPr>
              <w:rFonts w:ascii="仿宋" w:eastAsia="仿宋" w:hAnsi="仿宋" w:cs="Times New Roman"/>
              <w:color w:val="000000"/>
              <w:kern w:val="0"/>
              <w:sz w:val="24"/>
              <w:szCs w:val="24"/>
            </w:rPr>
          </w:rPrChange>
        </w:rPr>
        <w:t>强丽娥</w:t>
      </w:r>
      <w:r w:rsidR="00643CFD" w:rsidRPr="00A3306E">
        <w:rPr>
          <w:rFonts w:ascii="Times New Roman" w:eastAsia="宋体" w:hAnsi="Times New Roman" w:cs="Times New Roman"/>
          <w:color w:val="000000"/>
          <w:kern w:val="0"/>
          <w:sz w:val="24"/>
          <w:szCs w:val="24"/>
          <w:vertAlign w:val="superscript"/>
          <w:rPrChange w:id="15" w:author="Reuben" w:date="2022-03-15T21:11:00Z">
            <w:rPr>
              <w:rFonts w:ascii="仿宋" w:eastAsia="仿宋" w:hAnsi="仿宋" w:cs="Times New Roman"/>
              <w:color w:val="000000"/>
              <w:kern w:val="0"/>
              <w:sz w:val="24"/>
              <w:szCs w:val="24"/>
              <w:vertAlign w:val="superscript"/>
            </w:rPr>
          </w:rPrChange>
        </w:rPr>
        <w:t>4</w:t>
      </w:r>
      <w:r w:rsidR="002904EA" w:rsidRPr="00A3306E">
        <w:rPr>
          <w:rFonts w:ascii="Times New Roman" w:eastAsia="宋体" w:hAnsi="Times New Roman" w:cs="Times New Roman" w:hint="eastAsia"/>
          <w:color w:val="000000"/>
          <w:kern w:val="0"/>
          <w:sz w:val="24"/>
          <w:szCs w:val="24"/>
          <w:rPrChange w:id="16" w:author="Reuben" w:date="2022-03-15T21:11:00Z">
            <w:rPr>
              <w:rFonts w:ascii="仿宋" w:eastAsia="仿宋" w:hAnsi="仿宋" w:cs="Times New Roman" w:hint="eastAsia"/>
              <w:color w:val="000000"/>
              <w:kern w:val="0"/>
              <w:sz w:val="24"/>
              <w:szCs w:val="24"/>
            </w:rPr>
          </w:rPrChange>
        </w:rPr>
        <w:t>，</w:t>
      </w:r>
      <w:r w:rsidR="001E6302" w:rsidRPr="00A3306E">
        <w:rPr>
          <w:rFonts w:ascii="Times New Roman" w:eastAsia="宋体" w:hAnsi="Times New Roman" w:cs="Times New Roman"/>
          <w:color w:val="000000"/>
          <w:kern w:val="0"/>
          <w:sz w:val="24"/>
          <w:szCs w:val="24"/>
          <w:rPrChange w:id="17" w:author="Reuben" w:date="2022-03-15T21:11:00Z">
            <w:rPr>
              <w:rFonts w:ascii="仿宋" w:eastAsia="仿宋" w:hAnsi="仿宋" w:cs="Times New Roman"/>
              <w:color w:val="000000"/>
              <w:kern w:val="0"/>
              <w:sz w:val="24"/>
              <w:szCs w:val="24"/>
            </w:rPr>
          </w:rPrChange>
        </w:rPr>
        <w:t>徐鹏</w:t>
      </w:r>
      <w:r w:rsidR="009312E7" w:rsidRPr="00A3306E">
        <w:rPr>
          <w:rFonts w:ascii="Times New Roman" w:eastAsia="宋体" w:hAnsi="Times New Roman" w:cs="Times New Roman"/>
          <w:color w:val="000000"/>
          <w:kern w:val="0"/>
          <w:sz w:val="24"/>
          <w:szCs w:val="24"/>
          <w:vertAlign w:val="superscript"/>
          <w:rPrChange w:id="18" w:author="Reuben" w:date="2022-03-15T21:11:00Z">
            <w:rPr>
              <w:rFonts w:ascii="仿宋" w:eastAsia="仿宋" w:hAnsi="仿宋" w:cs="Times New Roman"/>
              <w:color w:val="000000"/>
              <w:kern w:val="0"/>
              <w:sz w:val="24"/>
              <w:szCs w:val="24"/>
              <w:vertAlign w:val="superscript"/>
            </w:rPr>
          </w:rPrChange>
        </w:rPr>
        <w:t>2</w:t>
      </w:r>
      <w:r w:rsidR="001E6302" w:rsidRPr="00A3306E">
        <w:rPr>
          <w:rFonts w:ascii="Times New Roman" w:eastAsia="宋体" w:hAnsi="Times New Roman" w:cs="Times New Roman"/>
          <w:color w:val="000000"/>
          <w:kern w:val="0"/>
          <w:sz w:val="24"/>
          <w:szCs w:val="24"/>
          <w:vertAlign w:val="superscript"/>
          <w:rPrChange w:id="19" w:author="Reuben" w:date="2022-03-15T21:11:00Z">
            <w:rPr>
              <w:rFonts w:ascii="仿宋" w:eastAsia="仿宋" w:hAnsi="仿宋" w:cs="Times New Roman"/>
              <w:color w:val="000000"/>
              <w:kern w:val="0"/>
              <w:sz w:val="24"/>
              <w:szCs w:val="24"/>
              <w:vertAlign w:val="superscript"/>
            </w:rPr>
          </w:rPrChange>
        </w:rPr>
        <w:t xml:space="preserve">, </w:t>
      </w:r>
      <w:r w:rsidR="00643CFD" w:rsidRPr="00A3306E">
        <w:rPr>
          <w:rFonts w:ascii="Times New Roman" w:eastAsia="宋体" w:hAnsi="Times New Roman" w:cs="Times New Roman"/>
          <w:color w:val="000000"/>
          <w:kern w:val="0"/>
          <w:sz w:val="24"/>
          <w:szCs w:val="24"/>
          <w:vertAlign w:val="superscript"/>
          <w:rPrChange w:id="20" w:author="Reuben" w:date="2022-03-15T21:11:00Z">
            <w:rPr>
              <w:rFonts w:ascii="仿宋" w:eastAsia="仿宋" w:hAnsi="仿宋" w:cs="Times New Roman"/>
              <w:color w:val="000000"/>
              <w:kern w:val="0"/>
              <w:sz w:val="24"/>
              <w:szCs w:val="24"/>
              <w:vertAlign w:val="superscript"/>
            </w:rPr>
          </w:rPrChange>
        </w:rPr>
        <w:t>3</w:t>
      </w:r>
      <w:r w:rsidR="001E6302" w:rsidRPr="00A3306E">
        <w:rPr>
          <w:rFonts w:ascii="Times New Roman" w:eastAsia="宋体" w:hAnsi="Times New Roman" w:cs="Times New Roman"/>
          <w:color w:val="000000"/>
          <w:kern w:val="0"/>
          <w:sz w:val="24"/>
          <w:szCs w:val="24"/>
          <w:vertAlign w:val="superscript"/>
          <w:rPrChange w:id="21" w:author="Reuben" w:date="2022-03-15T21:11:00Z">
            <w:rPr>
              <w:rFonts w:ascii="仿宋" w:eastAsia="仿宋" w:hAnsi="仿宋" w:cs="Times New Roman"/>
              <w:color w:val="000000"/>
              <w:kern w:val="0"/>
              <w:sz w:val="24"/>
              <w:szCs w:val="24"/>
              <w:vertAlign w:val="superscript"/>
            </w:rPr>
          </w:rPrChange>
        </w:rPr>
        <w:t xml:space="preserve">, </w:t>
      </w:r>
      <w:r w:rsidR="009312E7" w:rsidRPr="00A3306E">
        <w:rPr>
          <w:rFonts w:ascii="Times New Roman" w:eastAsia="宋体" w:hAnsi="Times New Roman" w:cs="Times New Roman"/>
          <w:color w:val="000000"/>
          <w:kern w:val="0"/>
          <w:sz w:val="24"/>
          <w:szCs w:val="24"/>
          <w:vertAlign w:val="superscript"/>
          <w:rPrChange w:id="22" w:author="Reuben" w:date="2022-03-15T21:11:00Z">
            <w:rPr>
              <w:rFonts w:ascii="仿宋" w:eastAsia="仿宋" w:hAnsi="仿宋" w:cs="Times New Roman"/>
              <w:color w:val="000000"/>
              <w:kern w:val="0"/>
              <w:sz w:val="24"/>
              <w:szCs w:val="24"/>
              <w:vertAlign w:val="superscript"/>
            </w:rPr>
          </w:rPrChange>
        </w:rPr>
        <w:t>5</w:t>
      </w:r>
      <w:r w:rsidR="00255491" w:rsidRPr="00A3306E">
        <w:rPr>
          <w:rFonts w:ascii="Times New Roman" w:eastAsia="宋体" w:hAnsi="Times New Roman" w:cs="Times New Roman"/>
          <w:color w:val="000000"/>
          <w:kern w:val="0"/>
          <w:sz w:val="24"/>
          <w:szCs w:val="24"/>
          <w:vertAlign w:val="superscript"/>
          <w:rPrChange w:id="23" w:author="Reuben" w:date="2022-03-15T21:11:00Z">
            <w:rPr>
              <w:rFonts w:ascii="仿宋" w:eastAsia="仿宋" w:hAnsi="仿宋" w:cs="Times New Roman"/>
              <w:color w:val="000000"/>
              <w:kern w:val="0"/>
              <w:sz w:val="24"/>
              <w:szCs w:val="24"/>
              <w:vertAlign w:val="superscript"/>
            </w:rPr>
          </w:rPrChange>
        </w:rPr>
        <w:t>, *</w:t>
      </w:r>
      <w:r w:rsidR="001E6302" w:rsidRPr="00A3306E">
        <w:rPr>
          <w:rFonts w:ascii="Times New Roman" w:eastAsia="宋体" w:hAnsi="Times New Roman" w:cs="Times New Roman" w:hint="eastAsia"/>
          <w:color w:val="000000"/>
          <w:kern w:val="0"/>
          <w:sz w:val="24"/>
          <w:szCs w:val="24"/>
          <w:rPrChange w:id="24" w:author="Reuben" w:date="2022-03-15T21:11:00Z">
            <w:rPr>
              <w:rFonts w:ascii="仿宋" w:eastAsia="仿宋" w:hAnsi="仿宋" w:cs="Times New Roman" w:hint="eastAsia"/>
              <w:color w:val="000000"/>
              <w:kern w:val="0"/>
              <w:sz w:val="24"/>
              <w:szCs w:val="24"/>
            </w:rPr>
          </w:rPrChange>
        </w:rPr>
        <w:t>，</w:t>
      </w:r>
      <w:r w:rsidR="009312E7" w:rsidRPr="00A3306E">
        <w:rPr>
          <w:rFonts w:ascii="Times New Roman" w:eastAsia="宋体" w:hAnsi="Times New Roman" w:cs="Times New Roman" w:hint="eastAsia"/>
          <w:color w:val="000000"/>
          <w:kern w:val="0"/>
          <w:sz w:val="24"/>
          <w:szCs w:val="24"/>
          <w:rPrChange w:id="25" w:author="Reuben" w:date="2022-03-15T21:11:00Z">
            <w:rPr>
              <w:rFonts w:ascii="仿宋" w:eastAsia="仿宋" w:hAnsi="仿宋" w:cs="Times New Roman" w:hint="eastAsia"/>
              <w:color w:val="000000"/>
              <w:kern w:val="0"/>
              <w:sz w:val="24"/>
              <w:szCs w:val="24"/>
            </w:rPr>
          </w:rPrChange>
        </w:rPr>
        <w:t>王长青</w:t>
      </w:r>
      <w:r w:rsidR="009E19DC" w:rsidRPr="00A3306E">
        <w:rPr>
          <w:rFonts w:ascii="Times New Roman" w:eastAsia="宋体" w:hAnsi="Times New Roman" w:cs="Times New Roman"/>
          <w:color w:val="000000"/>
          <w:kern w:val="0"/>
          <w:sz w:val="24"/>
          <w:szCs w:val="24"/>
          <w:vertAlign w:val="superscript"/>
          <w:rPrChange w:id="26" w:author="Reuben" w:date="2022-03-15T21:11:00Z">
            <w:rPr>
              <w:rFonts w:ascii="仿宋" w:eastAsia="仿宋" w:hAnsi="仿宋" w:cs="Times New Roman"/>
              <w:color w:val="000000"/>
              <w:kern w:val="0"/>
              <w:sz w:val="24"/>
              <w:szCs w:val="24"/>
              <w:vertAlign w:val="superscript"/>
            </w:rPr>
          </w:rPrChange>
        </w:rPr>
        <w:t>6</w:t>
      </w:r>
      <w:r w:rsidR="009312E7" w:rsidRPr="00A3306E">
        <w:rPr>
          <w:rFonts w:ascii="Times New Roman" w:eastAsia="宋体" w:hAnsi="Times New Roman" w:cs="Times New Roman" w:hint="eastAsia"/>
          <w:color w:val="000000"/>
          <w:kern w:val="0"/>
          <w:sz w:val="24"/>
          <w:szCs w:val="24"/>
          <w:rPrChange w:id="27" w:author="Reuben" w:date="2022-03-15T21:11:00Z">
            <w:rPr>
              <w:rFonts w:ascii="仿宋" w:eastAsia="仿宋" w:hAnsi="仿宋" w:cs="Times New Roman" w:hint="eastAsia"/>
              <w:color w:val="000000"/>
              <w:kern w:val="0"/>
              <w:sz w:val="24"/>
              <w:szCs w:val="24"/>
            </w:rPr>
          </w:rPrChange>
        </w:rPr>
        <w:t>，</w:t>
      </w:r>
      <w:r w:rsidR="00CB320B" w:rsidRPr="00A3306E">
        <w:rPr>
          <w:rFonts w:ascii="Times New Roman" w:eastAsia="宋体" w:hAnsi="Times New Roman" w:cs="Times New Roman" w:hint="eastAsia"/>
          <w:color w:val="000000"/>
          <w:kern w:val="0"/>
          <w:sz w:val="24"/>
          <w:szCs w:val="24"/>
          <w:rPrChange w:id="28" w:author="Reuben" w:date="2022-03-15T21:11:00Z">
            <w:rPr>
              <w:rFonts w:ascii="仿宋" w:eastAsia="仿宋" w:hAnsi="仿宋" w:cs="Times New Roman" w:hint="eastAsia"/>
              <w:color w:val="000000"/>
              <w:kern w:val="0"/>
              <w:sz w:val="24"/>
              <w:szCs w:val="24"/>
            </w:rPr>
          </w:rPrChange>
        </w:rPr>
        <w:t>闫易浩</w:t>
      </w:r>
      <w:r w:rsidR="00CB320B" w:rsidRPr="00A3306E">
        <w:rPr>
          <w:rFonts w:ascii="Times New Roman" w:eastAsia="宋体" w:hAnsi="Times New Roman" w:cs="Times New Roman"/>
          <w:color w:val="000000"/>
          <w:kern w:val="0"/>
          <w:sz w:val="24"/>
          <w:szCs w:val="24"/>
          <w:vertAlign w:val="superscript"/>
          <w:rPrChange w:id="29" w:author="Reuben" w:date="2022-03-15T21:11:00Z">
            <w:rPr>
              <w:rFonts w:ascii="仿宋" w:eastAsia="仿宋" w:hAnsi="仿宋" w:cs="Times New Roman"/>
              <w:color w:val="000000"/>
              <w:kern w:val="0"/>
              <w:sz w:val="24"/>
              <w:szCs w:val="24"/>
              <w:vertAlign w:val="superscript"/>
            </w:rPr>
          </w:rPrChange>
        </w:rPr>
        <w:t>7</w:t>
      </w:r>
      <w:r w:rsidR="00CB320B" w:rsidRPr="00A3306E">
        <w:rPr>
          <w:rFonts w:ascii="Times New Roman" w:eastAsia="宋体" w:hAnsi="Times New Roman" w:cs="Times New Roman" w:hint="eastAsia"/>
          <w:color w:val="000000"/>
          <w:kern w:val="0"/>
          <w:sz w:val="24"/>
          <w:szCs w:val="24"/>
          <w:rPrChange w:id="30" w:author="Reuben" w:date="2022-03-15T21:11:00Z">
            <w:rPr>
              <w:rFonts w:ascii="仿宋" w:eastAsia="仿宋" w:hAnsi="仿宋" w:cs="Times New Roman" w:hint="eastAsia"/>
              <w:color w:val="000000"/>
              <w:kern w:val="0"/>
              <w:sz w:val="24"/>
              <w:szCs w:val="24"/>
            </w:rPr>
          </w:rPrChange>
        </w:rPr>
        <w:t>，</w:t>
      </w:r>
      <w:r w:rsidR="002904EA" w:rsidRPr="00A3306E">
        <w:rPr>
          <w:rFonts w:ascii="Times New Roman" w:eastAsia="宋体" w:hAnsi="Times New Roman" w:cs="Times New Roman"/>
          <w:color w:val="000000"/>
          <w:kern w:val="0"/>
          <w:sz w:val="24"/>
          <w:szCs w:val="24"/>
          <w:rPrChange w:id="31" w:author="Reuben" w:date="2022-03-15T21:11:00Z">
            <w:rPr>
              <w:rFonts w:ascii="仿宋" w:eastAsia="仿宋" w:hAnsi="仿宋" w:cs="Times New Roman"/>
              <w:color w:val="000000"/>
              <w:kern w:val="0"/>
              <w:sz w:val="24"/>
              <w:szCs w:val="24"/>
            </w:rPr>
          </w:rPrChange>
        </w:rPr>
        <w:t>肖云</w:t>
      </w:r>
      <w:r w:rsidR="00CB320B" w:rsidRPr="00A3306E">
        <w:rPr>
          <w:rFonts w:ascii="Times New Roman" w:eastAsia="宋体" w:hAnsi="Times New Roman" w:cs="Times New Roman"/>
          <w:color w:val="000000"/>
          <w:kern w:val="0"/>
          <w:sz w:val="24"/>
          <w:szCs w:val="24"/>
          <w:vertAlign w:val="superscript"/>
          <w:rPrChange w:id="32" w:author="Reuben" w:date="2022-03-15T21:11:00Z">
            <w:rPr>
              <w:rFonts w:ascii="仿宋" w:eastAsia="仿宋" w:hAnsi="仿宋" w:cs="Times New Roman"/>
              <w:color w:val="000000"/>
              <w:kern w:val="0"/>
              <w:sz w:val="24"/>
              <w:szCs w:val="24"/>
              <w:vertAlign w:val="superscript"/>
            </w:rPr>
          </w:rPrChange>
        </w:rPr>
        <w:t>8</w:t>
      </w:r>
      <w:r w:rsidR="00255491" w:rsidRPr="00A3306E">
        <w:rPr>
          <w:rFonts w:ascii="Times New Roman" w:eastAsia="宋体" w:hAnsi="Times New Roman" w:cs="Times New Roman"/>
          <w:color w:val="000000"/>
          <w:kern w:val="0"/>
          <w:sz w:val="24"/>
          <w:szCs w:val="24"/>
          <w:vertAlign w:val="superscript"/>
          <w:rPrChange w:id="33" w:author="Reuben" w:date="2022-03-15T21:11:00Z">
            <w:rPr>
              <w:rFonts w:ascii="仿宋" w:eastAsia="仿宋" w:hAnsi="仿宋" w:cs="Times New Roman"/>
              <w:color w:val="000000"/>
              <w:kern w:val="0"/>
              <w:sz w:val="24"/>
              <w:szCs w:val="24"/>
              <w:vertAlign w:val="superscript"/>
            </w:rPr>
          </w:rPrChange>
        </w:rPr>
        <w:t>, #</w:t>
      </w:r>
      <w:r w:rsidR="001E6302" w:rsidRPr="00A3306E">
        <w:rPr>
          <w:rFonts w:ascii="Times New Roman" w:eastAsia="宋体" w:hAnsi="Times New Roman" w:cs="Times New Roman"/>
          <w:color w:val="000000"/>
          <w:kern w:val="0"/>
          <w:sz w:val="24"/>
          <w:szCs w:val="24"/>
          <w:rPrChange w:id="34" w:author="Reuben" w:date="2022-03-15T21:11:00Z">
            <w:rPr>
              <w:rFonts w:ascii="仿宋" w:eastAsia="仿宋" w:hAnsi="仿宋" w:cs="Times New Roman"/>
              <w:color w:val="000000"/>
              <w:kern w:val="0"/>
              <w:sz w:val="24"/>
              <w:szCs w:val="24"/>
            </w:rPr>
          </w:rPrChange>
        </w:rPr>
        <w:t>，</w:t>
      </w:r>
    </w:p>
    <w:p w14:paraId="345FAB38" w14:textId="1A660034" w:rsidR="00542921" w:rsidRPr="00A3306E" w:rsidRDefault="001E6302" w:rsidP="00544E64">
      <w:pPr>
        <w:widowControl/>
        <w:shd w:val="clear" w:color="auto" w:fill="FFFFFF"/>
        <w:adjustRightInd w:val="0"/>
        <w:snapToGrid w:val="0"/>
        <w:spacing w:line="270" w:lineRule="atLeast"/>
        <w:ind w:right="210"/>
        <w:jc w:val="center"/>
        <w:rPr>
          <w:rFonts w:ascii="Times New Roman" w:eastAsia="宋体" w:hAnsi="Times New Roman" w:cs="Times New Roman"/>
          <w:color w:val="000000"/>
          <w:kern w:val="0"/>
          <w:sz w:val="24"/>
          <w:szCs w:val="24"/>
          <w:rPrChange w:id="35" w:author="Reuben" w:date="2022-03-15T21:11:00Z">
            <w:rPr>
              <w:rFonts w:ascii="仿宋" w:eastAsia="仿宋" w:hAnsi="仿宋" w:cs="Times New Roman"/>
              <w:color w:val="000000"/>
              <w:kern w:val="0"/>
              <w:sz w:val="24"/>
              <w:szCs w:val="24"/>
            </w:rPr>
          </w:rPrChange>
        </w:rPr>
      </w:pPr>
      <w:proofErr w:type="gramStart"/>
      <w:r w:rsidRPr="00A3306E">
        <w:rPr>
          <w:rFonts w:ascii="Times New Roman" w:eastAsia="宋体" w:hAnsi="Times New Roman" w:cs="Times New Roman"/>
          <w:color w:val="000000"/>
          <w:kern w:val="0"/>
          <w:sz w:val="24"/>
          <w:szCs w:val="24"/>
          <w:rPrChange w:id="36" w:author="Reuben" w:date="2022-03-15T21:11:00Z">
            <w:rPr>
              <w:rFonts w:ascii="仿宋" w:eastAsia="仿宋" w:hAnsi="仿宋" w:cs="Times New Roman"/>
              <w:color w:val="000000"/>
              <w:kern w:val="0"/>
              <w:sz w:val="24"/>
              <w:szCs w:val="24"/>
            </w:rPr>
          </w:rPrChange>
        </w:rPr>
        <w:t>鲁宝亮</w:t>
      </w:r>
      <w:proofErr w:type="gramEnd"/>
      <w:r w:rsidRPr="00A3306E">
        <w:rPr>
          <w:rFonts w:ascii="Times New Roman" w:eastAsia="宋体" w:hAnsi="Times New Roman" w:cs="Times New Roman"/>
          <w:color w:val="000000"/>
          <w:kern w:val="0"/>
          <w:sz w:val="24"/>
          <w:szCs w:val="24"/>
          <w:vertAlign w:val="superscript"/>
          <w:rPrChange w:id="37" w:author="Reuben" w:date="2022-03-15T21:11:00Z">
            <w:rPr>
              <w:rFonts w:ascii="仿宋" w:eastAsia="仿宋" w:hAnsi="仿宋" w:cs="Times New Roman"/>
              <w:color w:val="000000"/>
              <w:kern w:val="0"/>
              <w:sz w:val="24"/>
              <w:szCs w:val="24"/>
              <w:vertAlign w:val="superscript"/>
            </w:rPr>
          </w:rPrChange>
        </w:rPr>
        <w:t>1</w:t>
      </w:r>
      <w:r w:rsidR="009312E7" w:rsidRPr="00A3306E">
        <w:rPr>
          <w:rFonts w:ascii="Times New Roman" w:eastAsia="宋体" w:hAnsi="Times New Roman" w:cs="Times New Roman" w:hint="eastAsia"/>
          <w:color w:val="000000"/>
          <w:kern w:val="0"/>
          <w:sz w:val="24"/>
          <w:szCs w:val="24"/>
          <w:rPrChange w:id="38" w:author="Reuben" w:date="2022-03-15T21:11:00Z">
            <w:rPr>
              <w:rFonts w:ascii="仿宋" w:eastAsia="仿宋" w:hAnsi="仿宋" w:cs="Times New Roman" w:hint="eastAsia"/>
              <w:color w:val="000000"/>
              <w:kern w:val="0"/>
              <w:sz w:val="24"/>
              <w:szCs w:val="24"/>
            </w:rPr>
          </w:rPrChange>
        </w:rPr>
        <w:t>，</w:t>
      </w:r>
      <w:proofErr w:type="gramStart"/>
      <w:r w:rsidR="002D79DE" w:rsidRPr="00A3306E">
        <w:rPr>
          <w:rFonts w:ascii="Times New Roman" w:eastAsia="宋体" w:hAnsi="Times New Roman" w:cs="Times New Roman"/>
          <w:color w:val="000000"/>
          <w:kern w:val="0"/>
          <w:sz w:val="24"/>
          <w:szCs w:val="24"/>
          <w:rPrChange w:id="39" w:author="Reuben" w:date="2022-03-15T21:11:00Z">
            <w:rPr>
              <w:rFonts w:ascii="仿宋" w:eastAsia="仿宋" w:hAnsi="仿宋" w:cs="Times New Roman"/>
              <w:color w:val="000000"/>
              <w:kern w:val="0"/>
              <w:sz w:val="24"/>
              <w:szCs w:val="24"/>
            </w:rPr>
          </w:rPrChange>
        </w:rPr>
        <w:t>韦禹肖</w:t>
      </w:r>
      <w:proofErr w:type="gramEnd"/>
      <w:r w:rsidR="002D79DE" w:rsidRPr="00A3306E">
        <w:rPr>
          <w:rFonts w:ascii="Times New Roman" w:eastAsia="宋体" w:hAnsi="Times New Roman" w:cs="Times New Roman"/>
          <w:color w:val="000000"/>
          <w:kern w:val="0"/>
          <w:sz w:val="24"/>
          <w:szCs w:val="24"/>
          <w:vertAlign w:val="superscript"/>
          <w:rPrChange w:id="40" w:author="Reuben" w:date="2022-03-15T21:11:00Z">
            <w:rPr>
              <w:rFonts w:ascii="仿宋" w:eastAsia="仿宋" w:hAnsi="仿宋" w:cs="Times New Roman"/>
              <w:color w:val="000000"/>
              <w:kern w:val="0"/>
              <w:sz w:val="24"/>
              <w:szCs w:val="24"/>
              <w:vertAlign w:val="superscript"/>
            </w:rPr>
          </w:rPrChange>
        </w:rPr>
        <w:t>1</w:t>
      </w:r>
      <w:r w:rsidR="002D79DE" w:rsidRPr="00A3306E">
        <w:rPr>
          <w:rFonts w:ascii="Times New Roman" w:eastAsia="宋体" w:hAnsi="Times New Roman" w:cs="Times New Roman" w:hint="eastAsia"/>
          <w:color w:val="000000"/>
          <w:kern w:val="0"/>
          <w:sz w:val="24"/>
          <w:szCs w:val="24"/>
          <w:rPrChange w:id="41" w:author="Reuben" w:date="2022-03-15T21:11:00Z">
            <w:rPr>
              <w:rFonts w:ascii="仿宋" w:eastAsia="仿宋" w:hAnsi="仿宋" w:cs="Times New Roman" w:hint="eastAsia"/>
              <w:color w:val="000000"/>
              <w:kern w:val="0"/>
              <w:sz w:val="24"/>
              <w:szCs w:val="24"/>
            </w:rPr>
          </w:rPrChange>
        </w:rPr>
        <w:t>，</w:t>
      </w:r>
      <w:proofErr w:type="gramStart"/>
      <w:r w:rsidR="009312E7" w:rsidRPr="00A3306E">
        <w:rPr>
          <w:rFonts w:ascii="Times New Roman" w:eastAsia="宋体" w:hAnsi="Times New Roman" w:cs="Times New Roman"/>
          <w:color w:val="000000"/>
          <w:kern w:val="0"/>
          <w:sz w:val="24"/>
          <w:szCs w:val="24"/>
          <w:rPrChange w:id="42" w:author="Reuben" w:date="2022-03-15T21:11:00Z">
            <w:rPr>
              <w:rFonts w:ascii="仿宋" w:eastAsia="仿宋" w:hAnsi="仿宋" w:cs="Times New Roman"/>
              <w:color w:val="000000"/>
              <w:kern w:val="0"/>
              <w:sz w:val="24"/>
              <w:szCs w:val="24"/>
            </w:rPr>
          </w:rPrChange>
        </w:rPr>
        <w:t>陈道雨</w:t>
      </w:r>
      <w:proofErr w:type="gramEnd"/>
      <w:r w:rsidR="009312E7" w:rsidRPr="00A3306E">
        <w:rPr>
          <w:rFonts w:ascii="Times New Roman" w:eastAsia="宋体" w:hAnsi="Times New Roman" w:cs="Times New Roman"/>
          <w:color w:val="000000"/>
          <w:kern w:val="0"/>
          <w:sz w:val="24"/>
          <w:szCs w:val="24"/>
          <w:vertAlign w:val="superscript"/>
          <w:rPrChange w:id="43" w:author="Reuben" w:date="2022-03-15T21:11:00Z">
            <w:rPr>
              <w:rFonts w:ascii="仿宋" w:eastAsia="仿宋" w:hAnsi="仿宋" w:cs="Times New Roman"/>
              <w:color w:val="000000"/>
              <w:kern w:val="0"/>
              <w:sz w:val="24"/>
              <w:szCs w:val="24"/>
              <w:vertAlign w:val="superscript"/>
            </w:rPr>
          </w:rPrChange>
        </w:rPr>
        <w:t>1</w:t>
      </w:r>
    </w:p>
    <w:p w14:paraId="52ACCC02" w14:textId="77777777" w:rsidR="004A0345" w:rsidRPr="00A3306E" w:rsidRDefault="004A0345" w:rsidP="00544E64">
      <w:pPr>
        <w:widowControl/>
        <w:shd w:val="clear" w:color="auto" w:fill="FFFFFF"/>
        <w:adjustRightInd w:val="0"/>
        <w:snapToGrid w:val="0"/>
        <w:spacing w:line="270" w:lineRule="atLeast"/>
        <w:ind w:right="210" w:firstLineChars="1000" w:firstLine="1600"/>
        <w:jc w:val="left"/>
        <w:rPr>
          <w:rFonts w:ascii="Times New Roman" w:eastAsia="宋体" w:hAnsi="Times New Roman" w:cs="Times New Roman"/>
          <w:color w:val="000000"/>
          <w:kern w:val="0"/>
          <w:sz w:val="16"/>
          <w:szCs w:val="16"/>
        </w:rPr>
      </w:pPr>
    </w:p>
    <w:p w14:paraId="35650A5F" w14:textId="10561D40" w:rsidR="00542921" w:rsidRPr="00A3306E" w:rsidRDefault="00542921" w:rsidP="004D0A9C">
      <w:pPr>
        <w:widowControl/>
        <w:shd w:val="clear" w:color="auto" w:fill="FFFFFF"/>
        <w:adjustRightInd w:val="0"/>
        <w:snapToGrid w:val="0"/>
        <w:spacing w:line="270" w:lineRule="atLeast"/>
        <w:ind w:leftChars="200" w:left="420" w:rightChars="100" w:right="210" w:firstLineChars="1000" w:firstLine="1600"/>
        <w:jc w:val="left"/>
        <w:rPr>
          <w:rFonts w:ascii="Times New Roman" w:eastAsia="宋体" w:hAnsi="Times New Roman" w:cs="Times New Roman"/>
          <w:color w:val="000000"/>
          <w:kern w:val="0"/>
          <w:sz w:val="16"/>
          <w:szCs w:val="16"/>
        </w:rPr>
      </w:pPr>
      <w:r w:rsidRPr="00A3306E">
        <w:rPr>
          <w:rFonts w:ascii="Times New Roman" w:eastAsia="宋体" w:hAnsi="Times New Roman" w:cs="Times New Roman"/>
          <w:color w:val="000000"/>
          <w:kern w:val="0"/>
          <w:sz w:val="16"/>
          <w:szCs w:val="16"/>
        </w:rPr>
        <w:t xml:space="preserve">1 </w:t>
      </w:r>
      <w:r w:rsidRPr="00A3306E">
        <w:rPr>
          <w:rFonts w:ascii="Times New Roman" w:eastAsia="宋体" w:hAnsi="Times New Roman" w:cs="Times New Roman" w:hint="eastAsia"/>
          <w:color w:val="000000"/>
          <w:kern w:val="0"/>
          <w:sz w:val="16"/>
          <w:szCs w:val="16"/>
        </w:rPr>
        <w:t>长安大学地质工程与测绘学院，西安</w:t>
      </w:r>
      <w:r w:rsidRPr="00A3306E">
        <w:rPr>
          <w:rFonts w:ascii="Times New Roman" w:eastAsia="宋体" w:hAnsi="Times New Roman" w:cs="Times New Roman"/>
          <w:color w:val="000000"/>
          <w:kern w:val="0"/>
          <w:sz w:val="16"/>
          <w:szCs w:val="16"/>
        </w:rPr>
        <w:t xml:space="preserve"> 7100</w:t>
      </w:r>
      <w:r w:rsidR="002904EA" w:rsidRPr="00A3306E">
        <w:rPr>
          <w:rFonts w:ascii="Times New Roman" w:eastAsia="宋体" w:hAnsi="Times New Roman" w:cs="Times New Roman"/>
          <w:color w:val="000000"/>
          <w:kern w:val="0"/>
          <w:sz w:val="16"/>
          <w:szCs w:val="16"/>
        </w:rPr>
        <w:t>64</w:t>
      </w:r>
    </w:p>
    <w:p w14:paraId="004B9D15" w14:textId="1D18D188" w:rsidR="00542921" w:rsidRPr="00A3306E" w:rsidRDefault="00542921" w:rsidP="004D0A9C">
      <w:pPr>
        <w:widowControl/>
        <w:shd w:val="clear" w:color="auto" w:fill="FFFFFF"/>
        <w:adjustRightInd w:val="0"/>
        <w:snapToGrid w:val="0"/>
        <w:spacing w:line="270" w:lineRule="atLeast"/>
        <w:ind w:leftChars="200" w:left="420" w:rightChars="100" w:right="210" w:firstLineChars="1000" w:firstLine="1600"/>
        <w:jc w:val="left"/>
        <w:rPr>
          <w:rFonts w:ascii="Times New Roman" w:eastAsia="宋体" w:hAnsi="Times New Roman" w:cs="Times New Roman"/>
          <w:color w:val="000000"/>
          <w:kern w:val="0"/>
          <w:sz w:val="16"/>
          <w:szCs w:val="16"/>
        </w:rPr>
      </w:pPr>
      <w:r w:rsidRPr="00A3306E">
        <w:rPr>
          <w:rFonts w:ascii="Times New Roman" w:eastAsia="宋体" w:hAnsi="Times New Roman" w:cs="Times New Roman"/>
          <w:color w:val="000000"/>
          <w:kern w:val="0"/>
          <w:sz w:val="16"/>
          <w:szCs w:val="16"/>
        </w:rPr>
        <w:t xml:space="preserve">2 </w:t>
      </w:r>
      <w:r w:rsidRPr="00A3306E">
        <w:rPr>
          <w:rFonts w:ascii="Times New Roman" w:eastAsia="宋体" w:hAnsi="Times New Roman" w:cs="Times New Roman" w:hint="eastAsia"/>
          <w:color w:val="000000"/>
          <w:kern w:val="0"/>
          <w:sz w:val="16"/>
          <w:szCs w:val="16"/>
        </w:rPr>
        <w:t>中国科学院力学研究所，北京</w:t>
      </w:r>
      <w:r w:rsidRPr="00A3306E">
        <w:rPr>
          <w:rFonts w:ascii="Times New Roman" w:eastAsia="宋体" w:hAnsi="Times New Roman" w:cs="Times New Roman"/>
          <w:color w:val="000000"/>
          <w:kern w:val="0"/>
          <w:sz w:val="16"/>
          <w:szCs w:val="16"/>
        </w:rPr>
        <w:t xml:space="preserve"> 100190 </w:t>
      </w:r>
    </w:p>
    <w:p w14:paraId="65A5C9D0" w14:textId="255C2D2C" w:rsidR="00643CFD" w:rsidRPr="00A3306E" w:rsidRDefault="00643CFD" w:rsidP="004D0A9C">
      <w:pPr>
        <w:widowControl/>
        <w:shd w:val="clear" w:color="auto" w:fill="FFFFFF"/>
        <w:adjustRightInd w:val="0"/>
        <w:snapToGrid w:val="0"/>
        <w:spacing w:line="270" w:lineRule="atLeast"/>
        <w:ind w:leftChars="200" w:left="420" w:rightChars="100" w:right="210" w:firstLineChars="1000" w:firstLine="1600"/>
        <w:jc w:val="left"/>
        <w:rPr>
          <w:rFonts w:ascii="Times New Roman" w:eastAsia="宋体" w:hAnsi="Times New Roman" w:cs="Times New Roman"/>
          <w:color w:val="000000"/>
          <w:kern w:val="0"/>
          <w:sz w:val="16"/>
          <w:szCs w:val="16"/>
        </w:rPr>
      </w:pPr>
      <w:r w:rsidRPr="00A3306E">
        <w:rPr>
          <w:rFonts w:ascii="Times New Roman" w:eastAsia="宋体" w:hAnsi="Times New Roman" w:cs="Times New Roman"/>
          <w:color w:val="000000"/>
          <w:kern w:val="0"/>
          <w:sz w:val="16"/>
          <w:szCs w:val="16"/>
        </w:rPr>
        <w:t>3</w:t>
      </w:r>
      <w:r w:rsidRPr="00A3306E">
        <w:rPr>
          <w:rFonts w:ascii="Times New Roman" w:eastAsia="宋体" w:hAnsi="Times New Roman" w:cs="Times New Roman"/>
          <w:color w:val="000000"/>
          <w:kern w:val="0"/>
          <w:sz w:val="16"/>
          <w:szCs w:val="16"/>
        </w:rPr>
        <w:t xml:space="preserve"> </w:t>
      </w:r>
      <w:r w:rsidRPr="00A3306E">
        <w:rPr>
          <w:rFonts w:ascii="Times New Roman" w:eastAsia="宋体" w:hAnsi="Times New Roman" w:cs="Times New Roman" w:hint="eastAsia"/>
          <w:color w:val="000000"/>
          <w:kern w:val="0"/>
          <w:sz w:val="16"/>
          <w:szCs w:val="16"/>
        </w:rPr>
        <w:t>兰州大学兰州理论物理中心，兰州</w:t>
      </w:r>
      <w:r w:rsidRPr="00A3306E">
        <w:rPr>
          <w:rFonts w:ascii="Times New Roman" w:eastAsia="宋体" w:hAnsi="Times New Roman" w:cs="Times New Roman"/>
          <w:color w:val="000000"/>
          <w:kern w:val="0"/>
          <w:sz w:val="16"/>
          <w:szCs w:val="16"/>
        </w:rPr>
        <w:t xml:space="preserve"> 730000</w:t>
      </w:r>
    </w:p>
    <w:p w14:paraId="796A2D56" w14:textId="5C3DAD27" w:rsidR="00542921" w:rsidRPr="00A3306E" w:rsidRDefault="00643CFD" w:rsidP="004D0A9C">
      <w:pPr>
        <w:widowControl/>
        <w:shd w:val="clear" w:color="auto" w:fill="FFFFFF"/>
        <w:adjustRightInd w:val="0"/>
        <w:snapToGrid w:val="0"/>
        <w:spacing w:line="270" w:lineRule="atLeast"/>
        <w:ind w:leftChars="200" w:left="420" w:rightChars="100" w:right="210" w:firstLineChars="1000" w:firstLine="1600"/>
        <w:jc w:val="left"/>
        <w:rPr>
          <w:rFonts w:ascii="Times New Roman" w:eastAsia="宋体" w:hAnsi="Times New Roman" w:cs="Times New Roman"/>
          <w:color w:val="000000"/>
          <w:kern w:val="0"/>
          <w:sz w:val="16"/>
          <w:szCs w:val="16"/>
        </w:rPr>
      </w:pPr>
      <w:r w:rsidRPr="00A3306E">
        <w:rPr>
          <w:rFonts w:ascii="Times New Roman" w:eastAsia="宋体" w:hAnsi="Times New Roman" w:cs="Times New Roman"/>
          <w:color w:val="000000"/>
          <w:kern w:val="0"/>
          <w:sz w:val="16"/>
          <w:szCs w:val="16"/>
        </w:rPr>
        <w:t>4</w:t>
      </w:r>
      <w:r w:rsidR="00542921" w:rsidRPr="00A3306E">
        <w:rPr>
          <w:rFonts w:ascii="Times New Roman" w:eastAsia="宋体" w:hAnsi="Times New Roman" w:cs="Times New Roman"/>
          <w:color w:val="000000"/>
          <w:kern w:val="0"/>
          <w:sz w:val="16"/>
          <w:szCs w:val="16"/>
        </w:rPr>
        <w:t xml:space="preserve"> </w:t>
      </w:r>
      <w:r w:rsidR="00542921" w:rsidRPr="00A3306E">
        <w:rPr>
          <w:rFonts w:ascii="Times New Roman" w:eastAsia="宋体" w:hAnsi="Times New Roman" w:cs="Times New Roman" w:hint="eastAsia"/>
          <w:color w:val="000000"/>
          <w:kern w:val="0"/>
          <w:sz w:val="16"/>
          <w:szCs w:val="16"/>
        </w:rPr>
        <w:t>中国科学院国家空间科学中心，北京</w:t>
      </w:r>
      <w:r w:rsidR="00542921" w:rsidRPr="00A3306E">
        <w:rPr>
          <w:rFonts w:ascii="Times New Roman" w:eastAsia="宋体" w:hAnsi="Times New Roman" w:cs="Times New Roman"/>
          <w:color w:val="000000"/>
          <w:kern w:val="0"/>
          <w:sz w:val="16"/>
          <w:szCs w:val="16"/>
        </w:rPr>
        <w:t xml:space="preserve"> 100190</w:t>
      </w:r>
    </w:p>
    <w:p w14:paraId="2113B1B6" w14:textId="597E289E" w:rsidR="00542921" w:rsidRPr="00A3306E" w:rsidRDefault="009312E7" w:rsidP="004D0A9C">
      <w:pPr>
        <w:widowControl/>
        <w:shd w:val="clear" w:color="auto" w:fill="FFFFFF"/>
        <w:adjustRightInd w:val="0"/>
        <w:snapToGrid w:val="0"/>
        <w:spacing w:line="270" w:lineRule="atLeast"/>
        <w:ind w:leftChars="200" w:left="420" w:rightChars="100" w:right="210" w:firstLineChars="1000" w:firstLine="1600"/>
        <w:jc w:val="left"/>
        <w:rPr>
          <w:rFonts w:ascii="Times New Roman" w:eastAsia="宋体" w:hAnsi="Times New Roman" w:cs="Times New Roman"/>
          <w:color w:val="000000"/>
          <w:kern w:val="0"/>
          <w:sz w:val="16"/>
          <w:szCs w:val="16"/>
        </w:rPr>
      </w:pPr>
      <w:r w:rsidRPr="00A3306E">
        <w:rPr>
          <w:rFonts w:ascii="Times New Roman" w:eastAsia="宋体" w:hAnsi="Times New Roman" w:cs="Times New Roman"/>
          <w:color w:val="000000"/>
          <w:kern w:val="0"/>
          <w:sz w:val="16"/>
          <w:szCs w:val="16"/>
        </w:rPr>
        <w:t>5</w:t>
      </w:r>
      <w:r w:rsidR="00542921" w:rsidRPr="00A3306E">
        <w:rPr>
          <w:rFonts w:ascii="Times New Roman" w:eastAsia="宋体" w:hAnsi="Times New Roman" w:cs="Times New Roman"/>
          <w:color w:val="000000"/>
          <w:kern w:val="0"/>
          <w:sz w:val="16"/>
          <w:szCs w:val="16"/>
        </w:rPr>
        <w:t xml:space="preserve"> </w:t>
      </w:r>
      <w:r w:rsidR="00542921" w:rsidRPr="00A3306E">
        <w:rPr>
          <w:rFonts w:ascii="Times New Roman" w:eastAsia="宋体" w:hAnsi="Times New Roman" w:cs="Times New Roman" w:hint="eastAsia"/>
          <w:color w:val="000000"/>
          <w:kern w:val="0"/>
          <w:sz w:val="16"/>
          <w:szCs w:val="16"/>
        </w:rPr>
        <w:t>国科大杭州高等研究院，杭州</w:t>
      </w:r>
      <w:r w:rsidR="00542921" w:rsidRPr="00A3306E">
        <w:rPr>
          <w:rFonts w:ascii="Times New Roman" w:eastAsia="宋体" w:hAnsi="Times New Roman" w:cs="Times New Roman"/>
          <w:color w:val="000000"/>
          <w:kern w:val="0"/>
          <w:sz w:val="16"/>
          <w:szCs w:val="16"/>
        </w:rPr>
        <w:t xml:space="preserve"> 310024</w:t>
      </w:r>
    </w:p>
    <w:p w14:paraId="57E91874" w14:textId="3EDC3D85" w:rsidR="009312E7" w:rsidRPr="00A3306E" w:rsidRDefault="009312E7" w:rsidP="004D0A9C">
      <w:pPr>
        <w:widowControl/>
        <w:shd w:val="clear" w:color="auto" w:fill="FFFFFF"/>
        <w:adjustRightInd w:val="0"/>
        <w:snapToGrid w:val="0"/>
        <w:spacing w:line="270" w:lineRule="atLeast"/>
        <w:ind w:leftChars="200" w:left="420" w:rightChars="100" w:right="210" w:firstLineChars="1000" w:firstLine="1600"/>
        <w:jc w:val="left"/>
        <w:rPr>
          <w:rFonts w:ascii="Times New Roman" w:eastAsia="宋体" w:hAnsi="Times New Roman" w:cs="Times New Roman"/>
          <w:color w:val="000000"/>
          <w:kern w:val="0"/>
          <w:sz w:val="16"/>
          <w:szCs w:val="16"/>
        </w:rPr>
      </w:pPr>
      <w:r w:rsidRPr="00A3306E">
        <w:rPr>
          <w:rFonts w:ascii="Times New Roman" w:eastAsia="宋体" w:hAnsi="Times New Roman" w:cs="Times New Roman"/>
          <w:color w:val="000000"/>
          <w:kern w:val="0"/>
          <w:sz w:val="16"/>
          <w:szCs w:val="16"/>
        </w:rPr>
        <w:t xml:space="preserve">6 </w:t>
      </w:r>
      <w:r w:rsidRPr="00A3306E">
        <w:rPr>
          <w:rFonts w:ascii="Times New Roman" w:eastAsia="宋体" w:hAnsi="Times New Roman" w:cs="Times New Roman" w:hint="eastAsia"/>
          <w:color w:val="000000"/>
          <w:kern w:val="0"/>
          <w:sz w:val="16"/>
          <w:szCs w:val="16"/>
        </w:rPr>
        <w:t>中国科学院精密测量科学与技术创新研究院，武汉</w:t>
      </w:r>
      <w:r w:rsidRPr="00A3306E">
        <w:rPr>
          <w:rFonts w:ascii="Times New Roman" w:eastAsia="宋体" w:hAnsi="Times New Roman" w:cs="Times New Roman"/>
          <w:color w:val="000000"/>
          <w:kern w:val="0"/>
          <w:sz w:val="16"/>
          <w:szCs w:val="16"/>
        </w:rPr>
        <w:t xml:space="preserve"> 430071</w:t>
      </w:r>
    </w:p>
    <w:p w14:paraId="0867046E" w14:textId="372913FB" w:rsidR="00CB320B" w:rsidRPr="00A3306E" w:rsidRDefault="00CB320B">
      <w:pPr>
        <w:widowControl/>
        <w:shd w:val="clear" w:color="auto" w:fill="FFFFFF"/>
        <w:adjustRightInd w:val="0"/>
        <w:snapToGrid w:val="0"/>
        <w:spacing w:line="270" w:lineRule="atLeast"/>
        <w:ind w:leftChars="200" w:left="420" w:rightChars="100" w:right="210" w:firstLineChars="1000" w:firstLine="1600"/>
        <w:jc w:val="left"/>
        <w:rPr>
          <w:rFonts w:ascii="Times New Roman" w:eastAsia="宋体" w:hAnsi="Times New Roman" w:cs="Times New Roman"/>
          <w:color w:val="000000"/>
          <w:kern w:val="0"/>
          <w:sz w:val="16"/>
          <w:szCs w:val="16"/>
        </w:rPr>
      </w:pPr>
      <w:r w:rsidRPr="00A3306E">
        <w:rPr>
          <w:rFonts w:ascii="Times New Roman" w:eastAsia="宋体" w:hAnsi="Times New Roman" w:cs="Times New Roman" w:hint="eastAsia"/>
          <w:color w:val="000000"/>
          <w:kern w:val="0"/>
          <w:sz w:val="16"/>
          <w:szCs w:val="16"/>
        </w:rPr>
        <w:t>7</w:t>
      </w:r>
      <w:r w:rsidRPr="00A3306E">
        <w:rPr>
          <w:rFonts w:ascii="Times New Roman" w:eastAsia="宋体" w:hAnsi="Times New Roman" w:cs="Times New Roman"/>
          <w:color w:val="000000"/>
          <w:kern w:val="0"/>
          <w:sz w:val="16"/>
          <w:szCs w:val="16"/>
        </w:rPr>
        <w:t xml:space="preserve"> </w:t>
      </w:r>
      <w:r w:rsidRPr="00A3306E">
        <w:rPr>
          <w:rFonts w:ascii="Times New Roman" w:eastAsia="宋体" w:hAnsi="Times New Roman" w:cs="Times New Roman" w:hint="eastAsia"/>
          <w:color w:val="000000"/>
          <w:kern w:val="0"/>
          <w:sz w:val="16"/>
          <w:szCs w:val="16"/>
        </w:rPr>
        <w:t>中山大学天琴中心，广州</w:t>
      </w:r>
      <w:r w:rsidRPr="00A3306E">
        <w:rPr>
          <w:rFonts w:ascii="Times New Roman" w:eastAsia="宋体" w:hAnsi="Times New Roman" w:cs="Times New Roman" w:hint="eastAsia"/>
          <w:color w:val="000000"/>
          <w:kern w:val="0"/>
          <w:sz w:val="16"/>
          <w:szCs w:val="16"/>
        </w:rPr>
        <w:t xml:space="preserve"> </w:t>
      </w:r>
      <w:r w:rsidRPr="00A3306E">
        <w:rPr>
          <w:rFonts w:ascii="Times New Roman" w:eastAsia="宋体" w:hAnsi="Times New Roman" w:cs="Times New Roman"/>
          <w:color w:val="000000"/>
          <w:kern w:val="0"/>
          <w:sz w:val="16"/>
          <w:szCs w:val="16"/>
        </w:rPr>
        <w:t>510275</w:t>
      </w:r>
    </w:p>
    <w:p w14:paraId="388E9350" w14:textId="13BE2F66" w:rsidR="009312E7" w:rsidRPr="00A3306E" w:rsidRDefault="00CB320B" w:rsidP="004D0A9C">
      <w:pPr>
        <w:widowControl/>
        <w:shd w:val="clear" w:color="auto" w:fill="FFFFFF"/>
        <w:adjustRightInd w:val="0"/>
        <w:snapToGrid w:val="0"/>
        <w:spacing w:line="270" w:lineRule="atLeast"/>
        <w:ind w:leftChars="200" w:left="420" w:rightChars="100" w:right="210" w:firstLineChars="1000" w:firstLine="1600"/>
        <w:jc w:val="left"/>
        <w:rPr>
          <w:rFonts w:ascii="Times New Roman" w:eastAsia="宋体" w:hAnsi="Times New Roman" w:cs="Times New Roman"/>
          <w:color w:val="000000"/>
          <w:kern w:val="0"/>
          <w:sz w:val="16"/>
          <w:szCs w:val="16"/>
        </w:rPr>
      </w:pPr>
      <w:r w:rsidRPr="00A3306E">
        <w:rPr>
          <w:rFonts w:ascii="Times New Roman" w:eastAsia="宋体" w:hAnsi="Times New Roman" w:cs="Times New Roman"/>
          <w:color w:val="000000"/>
          <w:kern w:val="0"/>
          <w:sz w:val="16"/>
          <w:szCs w:val="16"/>
        </w:rPr>
        <w:t>8</w:t>
      </w:r>
      <w:r w:rsidR="009E19DC" w:rsidRPr="00A3306E">
        <w:rPr>
          <w:rFonts w:ascii="Times New Roman" w:eastAsia="宋体" w:hAnsi="Times New Roman" w:cs="Times New Roman"/>
          <w:color w:val="000000"/>
          <w:kern w:val="0"/>
          <w:sz w:val="16"/>
          <w:szCs w:val="16"/>
        </w:rPr>
        <w:t xml:space="preserve"> </w:t>
      </w:r>
      <w:r w:rsidR="009312E7" w:rsidRPr="00A3306E">
        <w:rPr>
          <w:rFonts w:ascii="Times New Roman" w:eastAsia="宋体" w:hAnsi="Times New Roman" w:cs="Times New Roman" w:hint="eastAsia"/>
          <w:color w:val="000000"/>
          <w:kern w:val="0"/>
          <w:sz w:val="16"/>
          <w:szCs w:val="16"/>
        </w:rPr>
        <w:t>西安测绘</w:t>
      </w:r>
      <w:r w:rsidR="00A93AAC" w:rsidRPr="00A3306E">
        <w:rPr>
          <w:rFonts w:ascii="Times New Roman" w:eastAsia="宋体" w:hAnsi="Times New Roman" w:cs="Times New Roman" w:hint="eastAsia"/>
          <w:color w:val="000000"/>
          <w:kern w:val="0"/>
          <w:sz w:val="16"/>
          <w:szCs w:val="16"/>
        </w:rPr>
        <w:t>研究所</w:t>
      </w:r>
      <w:r w:rsidR="009312E7" w:rsidRPr="00A3306E">
        <w:rPr>
          <w:rFonts w:ascii="Times New Roman" w:eastAsia="宋体" w:hAnsi="Times New Roman" w:cs="Times New Roman" w:hint="eastAsia"/>
          <w:color w:val="000000"/>
          <w:kern w:val="0"/>
          <w:sz w:val="16"/>
          <w:szCs w:val="16"/>
        </w:rPr>
        <w:t>，西安</w:t>
      </w:r>
      <w:r w:rsidR="009312E7" w:rsidRPr="00A3306E">
        <w:rPr>
          <w:rFonts w:ascii="Times New Roman" w:eastAsia="宋体" w:hAnsi="Times New Roman" w:cs="Times New Roman"/>
          <w:color w:val="000000"/>
          <w:kern w:val="0"/>
          <w:sz w:val="16"/>
          <w:szCs w:val="16"/>
        </w:rPr>
        <w:t xml:space="preserve"> 710054</w:t>
      </w:r>
    </w:p>
    <w:p w14:paraId="0F4DD91B" w14:textId="77777777" w:rsidR="009312E7" w:rsidRPr="00A3306E" w:rsidRDefault="009312E7" w:rsidP="00544E64">
      <w:pPr>
        <w:widowControl/>
        <w:shd w:val="clear" w:color="auto" w:fill="FFFFFF"/>
        <w:adjustRightInd w:val="0"/>
        <w:snapToGrid w:val="0"/>
        <w:spacing w:line="270" w:lineRule="atLeast"/>
        <w:ind w:right="210" w:firstLineChars="1000" w:firstLine="1800"/>
        <w:jc w:val="left"/>
        <w:rPr>
          <w:rFonts w:ascii="Times New Roman" w:eastAsia="宋体" w:hAnsi="Times New Roman" w:cs="Times New Roman"/>
          <w:color w:val="000000"/>
          <w:kern w:val="0"/>
          <w:sz w:val="18"/>
          <w:szCs w:val="18"/>
        </w:rPr>
      </w:pPr>
    </w:p>
    <w:p w14:paraId="796E7F21" w14:textId="5F906959" w:rsidR="00542921" w:rsidRPr="00A3306E" w:rsidRDefault="00542921" w:rsidP="004A0345">
      <w:pPr>
        <w:widowControl/>
        <w:shd w:val="clear" w:color="auto" w:fill="FFFFFF"/>
        <w:adjustRightInd w:val="0"/>
        <w:snapToGrid w:val="0"/>
        <w:spacing w:line="270" w:lineRule="atLeast"/>
        <w:ind w:right="210"/>
        <w:jc w:val="left"/>
        <w:rPr>
          <w:rFonts w:ascii="Times New Roman" w:eastAsia="宋体" w:hAnsi="Times New Roman" w:cs="Times New Roman"/>
          <w:b/>
          <w:bCs/>
          <w:color w:val="000000"/>
          <w:kern w:val="0"/>
          <w:sz w:val="18"/>
          <w:szCs w:val="18"/>
        </w:rPr>
      </w:pPr>
      <w:r w:rsidRPr="00A3306E">
        <w:rPr>
          <w:rFonts w:ascii="Times New Roman" w:eastAsia="宋体" w:hAnsi="Times New Roman" w:cs="Times New Roman"/>
          <w:b/>
          <w:bCs/>
          <w:color w:val="000000"/>
          <w:kern w:val="0"/>
          <w:sz w:val="18"/>
          <w:szCs w:val="18"/>
        </w:rPr>
        <w:t>摘要</w:t>
      </w:r>
      <w:r w:rsidR="004A0345" w:rsidRPr="00A3306E">
        <w:rPr>
          <w:rFonts w:ascii="Times New Roman" w:eastAsia="宋体" w:hAnsi="Times New Roman" w:cs="Times New Roman" w:hint="eastAsia"/>
          <w:b/>
          <w:bCs/>
          <w:color w:val="000000"/>
          <w:kern w:val="0"/>
          <w:sz w:val="18"/>
          <w:szCs w:val="18"/>
        </w:rPr>
        <w:t xml:space="preserve"> </w:t>
      </w:r>
    </w:p>
    <w:p w14:paraId="1F1003A9" w14:textId="77777777" w:rsidR="00542921" w:rsidRPr="00A3306E" w:rsidRDefault="00542921" w:rsidP="00544E64">
      <w:pPr>
        <w:widowControl/>
        <w:shd w:val="clear" w:color="auto" w:fill="FFFFFF"/>
        <w:adjustRightInd w:val="0"/>
        <w:snapToGrid w:val="0"/>
        <w:spacing w:line="270" w:lineRule="atLeast"/>
        <w:ind w:left="210" w:right="210" w:firstLineChars="200" w:firstLine="360"/>
        <w:jc w:val="left"/>
        <w:rPr>
          <w:rFonts w:ascii="Times New Roman" w:eastAsia="宋体" w:hAnsi="Times New Roman" w:cs="Times New Roman"/>
          <w:color w:val="000000"/>
          <w:kern w:val="0"/>
          <w:sz w:val="18"/>
          <w:szCs w:val="18"/>
        </w:rPr>
      </w:pPr>
    </w:p>
    <w:p w14:paraId="446928CF" w14:textId="659DEB2E" w:rsidR="00542921" w:rsidRPr="00A3306E" w:rsidRDefault="00542921" w:rsidP="004A0345">
      <w:pPr>
        <w:widowControl/>
        <w:shd w:val="clear" w:color="auto" w:fill="FFFFFF"/>
        <w:adjustRightInd w:val="0"/>
        <w:snapToGrid w:val="0"/>
        <w:spacing w:line="270" w:lineRule="atLeast"/>
        <w:ind w:right="210"/>
        <w:jc w:val="left"/>
        <w:rPr>
          <w:rFonts w:ascii="Times New Roman" w:eastAsia="宋体" w:hAnsi="Times New Roman" w:cs="Times New Roman"/>
          <w:color w:val="000000"/>
          <w:kern w:val="0"/>
          <w:sz w:val="16"/>
          <w:szCs w:val="16"/>
        </w:rPr>
      </w:pPr>
      <w:r w:rsidRPr="00A3306E">
        <w:rPr>
          <w:rFonts w:ascii="Times New Roman" w:eastAsia="宋体" w:hAnsi="Times New Roman" w:cs="Times New Roman"/>
          <w:b/>
          <w:bCs/>
          <w:color w:val="000000"/>
          <w:kern w:val="0"/>
          <w:sz w:val="18"/>
          <w:szCs w:val="18"/>
        </w:rPr>
        <w:t>关键词</w:t>
      </w:r>
      <w:r w:rsidR="004A0345" w:rsidRPr="00A3306E">
        <w:rPr>
          <w:rFonts w:ascii="Times New Roman" w:eastAsia="宋体" w:hAnsi="Times New Roman" w:cs="Times New Roman" w:hint="eastAsia"/>
          <w:b/>
          <w:bCs/>
          <w:color w:val="000000"/>
          <w:kern w:val="0"/>
          <w:sz w:val="18"/>
          <w:szCs w:val="18"/>
        </w:rPr>
        <w:t xml:space="preserve"> </w:t>
      </w:r>
      <w:r w:rsidR="001E6302" w:rsidRPr="00A3306E">
        <w:rPr>
          <w:rFonts w:ascii="Times New Roman" w:eastAsia="宋体" w:hAnsi="Times New Roman" w:cs="Times New Roman" w:hint="eastAsia"/>
          <w:color w:val="000000"/>
          <w:kern w:val="0"/>
          <w:sz w:val="18"/>
          <w:szCs w:val="18"/>
        </w:rPr>
        <w:t>重力卫星</w:t>
      </w:r>
      <w:r w:rsidR="009E19DC" w:rsidRPr="00A3306E">
        <w:rPr>
          <w:rFonts w:ascii="Times New Roman" w:eastAsia="宋体" w:hAnsi="Times New Roman" w:cs="Times New Roman" w:hint="eastAsia"/>
          <w:color w:val="000000"/>
          <w:kern w:val="0"/>
          <w:sz w:val="18"/>
          <w:szCs w:val="18"/>
        </w:rPr>
        <w:t>；</w:t>
      </w:r>
      <w:r w:rsidRPr="00A3306E">
        <w:rPr>
          <w:rFonts w:ascii="Times New Roman" w:eastAsia="宋体" w:hAnsi="Times New Roman" w:cs="Times New Roman"/>
          <w:color w:val="000000"/>
          <w:kern w:val="0"/>
          <w:sz w:val="18"/>
          <w:szCs w:val="18"/>
        </w:rPr>
        <w:t>星间微波测距</w:t>
      </w:r>
      <w:r w:rsidR="009E19DC" w:rsidRPr="00A3306E">
        <w:rPr>
          <w:rFonts w:ascii="Times New Roman" w:eastAsia="宋体" w:hAnsi="Times New Roman" w:cs="Times New Roman" w:hint="eastAsia"/>
          <w:color w:val="000000"/>
          <w:kern w:val="0"/>
          <w:sz w:val="18"/>
          <w:szCs w:val="18"/>
        </w:rPr>
        <w:t>；</w:t>
      </w:r>
      <w:r w:rsidRPr="00A3306E">
        <w:rPr>
          <w:rFonts w:ascii="Times New Roman" w:eastAsia="宋体" w:hAnsi="Times New Roman" w:cs="Times New Roman"/>
          <w:color w:val="000000"/>
          <w:kern w:val="0"/>
          <w:sz w:val="18"/>
          <w:szCs w:val="18"/>
        </w:rPr>
        <w:t>预处理</w:t>
      </w:r>
      <w:r w:rsidR="009E19DC" w:rsidRPr="00A3306E">
        <w:rPr>
          <w:rFonts w:ascii="Times New Roman" w:eastAsia="宋体" w:hAnsi="Times New Roman" w:cs="Times New Roman" w:hint="eastAsia"/>
          <w:color w:val="000000"/>
          <w:kern w:val="0"/>
          <w:sz w:val="18"/>
          <w:szCs w:val="18"/>
        </w:rPr>
        <w:t>；</w:t>
      </w:r>
      <w:r w:rsidRPr="00A3306E">
        <w:rPr>
          <w:rFonts w:ascii="Times New Roman" w:eastAsia="宋体" w:hAnsi="Times New Roman" w:cs="Times New Roman"/>
          <w:color w:val="000000"/>
          <w:kern w:val="0"/>
          <w:sz w:val="18"/>
          <w:szCs w:val="18"/>
        </w:rPr>
        <w:t>噪声分析</w:t>
      </w:r>
      <w:r w:rsidR="009E19DC" w:rsidRPr="00A3306E">
        <w:rPr>
          <w:rFonts w:ascii="Times New Roman" w:eastAsia="宋体" w:hAnsi="Times New Roman" w:cs="Times New Roman" w:hint="eastAsia"/>
          <w:color w:val="000000"/>
          <w:kern w:val="0"/>
          <w:sz w:val="18"/>
          <w:szCs w:val="18"/>
        </w:rPr>
        <w:t>；电离层</w:t>
      </w:r>
    </w:p>
    <w:p w14:paraId="114F72CE" w14:textId="77777777" w:rsidR="00542921" w:rsidRPr="00A3306E" w:rsidRDefault="00542921" w:rsidP="00544E64">
      <w:pPr>
        <w:widowControl/>
        <w:shd w:val="clear" w:color="auto" w:fill="FFFFFF"/>
        <w:adjustRightInd w:val="0"/>
        <w:snapToGrid w:val="0"/>
        <w:spacing w:line="270" w:lineRule="atLeast"/>
        <w:ind w:left="210" w:right="210" w:firstLineChars="200" w:firstLine="360"/>
        <w:jc w:val="left"/>
        <w:rPr>
          <w:rFonts w:ascii="Times New Roman" w:eastAsia="宋体" w:hAnsi="Times New Roman" w:cs="Times New Roman"/>
          <w:color w:val="000000"/>
          <w:kern w:val="0"/>
          <w:sz w:val="18"/>
          <w:szCs w:val="18"/>
        </w:rPr>
      </w:pPr>
    </w:p>
    <w:p w14:paraId="2FF40800" w14:textId="1C3DE2E0" w:rsidR="00542921" w:rsidRPr="00A3306E" w:rsidRDefault="00542921" w:rsidP="004A0345">
      <w:pPr>
        <w:widowControl/>
        <w:shd w:val="clear" w:color="auto" w:fill="FFFFFF"/>
        <w:adjustRightInd w:val="0"/>
        <w:snapToGrid w:val="0"/>
        <w:spacing w:line="270" w:lineRule="atLeast"/>
        <w:ind w:right="210"/>
        <w:jc w:val="left"/>
        <w:rPr>
          <w:rFonts w:ascii="Times New Roman" w:eastAsia="宋体" w:hAnsi="Times New Roman" w:cs="Times New Roman"/>
          <w:color w:val="000000"/>
          <w:kern w:val="0"/>
          <w:sz w:val="18"/>
          <w:szCs w:val="18"/>
        </w:rPr>
      </w:pPr>
      <w:r w:rsidRPr="00A3306E">
        <w:rPr>
          <w:rFonts w:ascii="Times New Roman" w:eastAsia="宋体" w:hAnsi="Times New Roman" w:cs="Times New Roman"/>
          <w:b/>
          <w:bCs/>
          <w:kern w:val="0"/>
          <w:sz w:val="20"/>
          <w:szCs w:val="20"/>
        </w:rPr>
        <w:t>doi:10.6038/</w:t>
      </w:r>
      <w:proofErr w:type="spellStart"/>
      <w:r w:rsidRPr="00A3306E">
        <w:rPr>
          <w:rFonts w:ascii="Times New Roman" w:eastAsia="宋体" w:hAnsi="Times New Roman" w:cs="Times New Roman"/>
          <w:b/>
          <w:bCs/>
          <w:kern w:val="0"/>
          <w:sz w:val="20"/>
          <w:szCs w:val="20"/>
        </w:rPr>
        <w:t>cjg</w:t>
      </w:r>
      <w:proofErr w:type="spellEnd"/>
      <w:r w:rsidRPr="00A3306E">
        <w:rPr>
          <w:rFonts w:ascii="Times New Roman" w:eastAsia="宋体" w:hAnsi="Times New Roman" w:cs="Times New Roman"/>
          <w:kern w:val="0"/>
          <w:sz w:val="18"/>
          <w:szCs w:val="18"/>
        </w:rPr>
        <w:t> +++</w:t>
      </w:r>
      <w:proofErr w:type="gramStart"/>
      <w:r w:rsidRPr="00A3306E">
        <w:rPr>
          <w:rFonts w:ascii="Times New Roman" w:eastAsia="宋体" w:hAnsi="Times New Roman" w:cs="Times New Roman"/>
          <w:kern w:val="0"/>
          <w:sz w:val="18"/>
          <w:szCs w:val="18"/>
        </w:rPr>
        <w:t>+.+</w:t>
      </w:r>
      <w:proofErr w:type="gramEnd"/>
      <w:r w:rsidRPr="00A3306E">
        <w:rPr>
          <w:rFonts w:ascii="Times New Roman" w:eastAsia="宋体" w:hAnsi="Times New Roman" w:cs="Times New Roman"/>
          <w:kern w:val="0"/>
          <w:sz w:val="18"/>
          <w:szCs w:val="18"/>
        </w:rPr>
        <w:t>+.+++</w:t>
      </w:r>
      <w:r w:rsidR="004A0345" w:rsidRPr="00A3306E">
        <w:rPr>
          <w:rFonts w:ascii="Times New Roman" w:eastAsia="宋体" w:hAnsi="Times New Roman" w:cs="Times New Roman"/>
          <w:kern w:val="0"/>
          <w:sz w:val="18"/>
          <w:szCs w:val="18"/>
        </w:rPr>
        <w:t xml:space="preserve"> </w:t>
      </w:r>
      <w:r w:rsidR="004A0345" w:rsidRPr="00A3306E">
        <w:rPr>
          <w:rFonts w:ascii="Times New Roman" w:eastAsia="宋体" w:hAnsi="Times New Roman" w:cs="Times New Roman"/>
          <w:color w:val="993366"/>
          <w:kern w:val="0"/>
          <w:sz w:val="18"/>
          <w:szCs w:val="18"/>
        </w:rPr>
        <w:t xml:space="preserve">         </w:t>
      </w:r>
      <w:r w:rsidRPr="00A3306E">
        <w:rPr>
          <w:rFonts w:ascii="Times New Roman" w:eastAsia="宋体" w:hAnsi="Times New Roman" w:cs="Times New Roman"/>
          <w:color w:val="000000"/>
          <w:kern w:val="0"/>
          <w:sz w:val="18"/>
          <w:szCs w:val="18"/>
        </w:rPr>
        <w:t>中图分类号</w:t>
      </w:r>
      <w:r w:rsidRPr="00A3306E">
        <w:rPr>
          <w:rFonts w:ascii="Times New Roman" w:eastAsia="宋体" w:hAnsi="Times New Roman" w:cs="Times New Roman"/>
          <w:color w:val="000000"/>
          <w:kern w:val="0"/>
          <w:sz w:val="18"/>
          <w:szCs w:val="18"/>
        </w:rPr>
        <w:t xml:space="preserve">P </w:t>
      </w:r>
      <w:r w:rsidR="004A0345" w:rsidRPr="00A3306E">
        <w:rPr>
          <w:rFonts w:ascii="Times New Roman" w:eastAsia="宋体" w:hAnsi="Times New Roman" w:cs="Times New Roman"/>
          <w:color w:val="000000"/>
          <w:kern w:val="0"/>
          <w:sz w:val="18"/>
          <w:szCs w:val="18"/>
        </w:rPr>
        <w:t xml:space="preserve">                     </w:t>
      </w:r>
      <w:r w:rsidRPr="00A3306E">
        <w:rPr>
          <w:rFonts w:ascii="Times New Roman" w:eastAsia="宋体" w:hAnsi="Times New Roman" w:cs="Times New Roman"/>
          <w:color w:val="000000"/>
          <w:kern w:val="0"/>
          <w:sz w:val="18"/>
          <w:szCs w:val="18"/>
        </w:rPr>
        <w:t>收稿日期</w:t>
      </w:r>
      <w:r w:rsidRPr="00A3306E">
        <w:rPr>
          <w:rFonts w:ascii="Times New Roman" w:eastAsia="宋体" w:hAnsi="Times New Roman" w:cs="Times New Roman"/>
          <w:color w:val="000000"/>
          <w:kern w:val="0"/>
          <w:sz w:val="18"/>
          <w:szCs w:val="18"/>
        </w:rPr>
        <w:t xml:space="preserve"> </w:t>
      </w:r>
      <w:r w:rsidRPr="00A3306E">
        <w:rPr>
          <w:rFonts w:ascii="Times New Roman" w:eastAsia="宋体" w:hAnsi="Times New Roman" w:cs="Times New Roman"/>
          <w:color w:val="000000"/>
          <w:kern w:val="0"/>
          <w:sz w:val="18"/>
          <w:szCs w:val="18"/>
        </w:rPr>
        <w:t>收修定稿</w:t>
      </w:r>
    </w:p>
    <w:p w14:paraId="3FE3C68F" w14:textId="77777777" w:rsidR="00542921" w:rsidRPr="00A3306E" w:rsidRDefault="00542921" w:rsidP="00544E64">
      <w:pPr>
        <w:widowControl/>
        <w:shd w:val="clear" w:color="auto" w:fill="FFFFFF"/>
        <w:adjustRightInd w:val="0"/>
        <w:snapToGrid w:val="0"/>
        <w:spacing w:line="270" w:lineRule="atLeast"/>
        <w:ind w:left="210" w:right="210" w:firstLineChars="200" w:firstLine="360"/>
        <w:jc w:val="left"/>
        <w:rPr>
          <w:rFonts w:ascii="Times New Roman" w:eastAsia="宋体" w:hAnsi="Times New Roman" w:cs="Times New Roman"/>
          <w:color w:val="000000"/>
          <w:kern w:val="0"/>
          <w:sz w:val="18"/>
          <w:szCs w:val="18"/>
        </w:rPr>
      </w:pPr>
    </w:p>
    <w:p w14:paraId="20453EA2" w14:textId="77777777" w:rsidR="00542921" w:rsidRPr="00A3306E" w:rsidRDefault="00542921" w:rsidP="00544E64">
      <w:pPr>
        <w:widowControl/>
        <w:shd w:val="clear" w:color="auto" w:fill="FFFFFF"/>
        <w:adjustRightInd w:val="0"/>
        <w:snapToGrid w:val="0"/>
        <w:spacing w:line="360" w:lineRule="auto"/>
        <w:ind w:left="210" w:right="210" w:firstLineChars="200" w:firstLine="602"/>
        <w:jc w:val="center"/>
        <w:rPr>
          <w:rFonts w:ascii="Times New Roman" w:eastAsia="宋体" w:hAnsi="Times New Roman" w:cs="Times New Roman"/>
          <w:kern w:val="0"/>
          <w:sz w:val="18"/>
          <w:szCs w:val="18"/>
        </w:rPr>
      </w:pPr>
      <w:r w:rsidRPr="00A3306E">
        <w:rPr>
          <w:rFonts w:ascii="Times New Roman" w:eastAsia="宋体" w:hAnsi="Times New Roman" w:cs="Times New Roman"/>
          <w:b/>
          <w:bCs/>
          <w:kern w:val="0"/>
          <w:sz w:val="30"/>
          <w:szCs w:val="30"/>
        </w:rPr>
        <w:t>Title</w:t>
      </w:r>
    </w:p>
    <w:p w14:paraId="1B8088CC" w14:textId="77777777" w:rsidR="00542921" w:rsidRPr="00A3306E" w:rsidRDefault="00542921" w:rsidP="00544E64">
      <w:pPr>
        <w:widowControl/>
        <w:shd w:val="clear" w:color="auto" w:fill="FFFFFF"/>
        <w:adjustRightInd w:val="0"/>
        <w:snapToGrid w:val="0"/>
        <w:spacing w:line="270" w:lineRule="atLeast"/>
        <w:ind w:left="210" w:right="210" w:firstLineChars="200" w:firstLine="360"/>
        <w:jc w:val="center"/>
        <w:rPr>
          <w:rFonts w:ascii="Times New Roman" w:eastAsia="宋体" w:hAnsi="Times New Roman" w:cs="Times New Roman"/>
          <w:color w:val="000000"/>
          <w:kern w:val="0"/>
          <w:sz w:val="18"/>
          <w:szCs w:val="18"/>
        </w:rPr>
      </w:pPr>
      <w:r w:rsidRPr="00A3306E">
        <w:rPr>
          <w:rFonts w:ascii="Times New Roman" w:eastAsia="宋体" w:hAnsi="Times New Roman" w:cs="Times New Roman"/>
          <w:color w:val="000000"/>
          <w:kern w:val="0"/>
          <w:sz w:val="18"/>
          <w:szCs w:val="18"/>
        </w:rPr>
        <w:t>Li Haosi</w:t>
      </w:r>
      <w:r w:rsidRPr="00A3306E">
        <w:rPr>
          <w:rFonts w:ascii="Times New Roman" w:eastAsia="宋体" w:hAnsi="Times New Roman" w:cs="Times New Roman"/>
          <w:color w:val="000000"/>
          <w:kern w:val="0"/>
          <w:sz w:val="18"/>
          <w:szCs w:val="18"/>
          <w:vertAlign w:val="superscript"/>
        </w:rPr>
        <w:t>1</w:t>
      </w:r>
    </w:p>
    <w:p w14:paraId="2D0CB993" w14:textId="77777777" w:rsidR="00542921" w:rsidRPr="00A3306E" w:rsidRDefault="00542921" w:rsidP="00544E64">
      <w:pPr>
        <w:widowControl/>
        <w:shd w:val="clear" w:color="auto" w:fill="FFFFFF"/>
        <w:adjustRightInd w:val="0"/>
        <w:snapToGrid w:val="0"/>
        <w:spacing w:line="270" w:lineRule="atLeast"/>
        <w:ind w:left="210" w:right="210" w:firstLineChars="200" w:firstLine="360"/>
        <w:jc w:val="left"/>
        <w:rPr>
          <w:rFonts w:ascii="Times New Roman" w:eastAsia="宋体" w:hAnsi="Times New Roman" w:cs="Times New Roman"/>
          <w:color w:val="000000"/>
          <w:kern w:val="0"/>
          <w:sz w:val="18"/>
          <w:szCs w:val="18"/>
        </w:rPr>
      </w:pPr>
    </w:p>
    <w:p w14:paraId="5C381078" w14:textId="77777777" w:rsidR="00542921" w:rsidRPr="00A3306E" w:rsidRDefault="00542921" w:rsidP="00544E64">
      <w:pPr>
        <w:widowControl/>
        <w:shd w:val="clear" w:color="auto" w:fill="FFFFFF"/>
        <w:adjustRightInd w:val="0"/>
        <w:snapToGrid w:val="0"/>
        <w:spacing w:line="270" w:lineRule="atLeast"/>
        <w:ind w:left="210" w:right="210" w:firstLineChars="200" w:firstLine="360"/>
        <w:jc w:val="left"/>
        <w:rPr>
          <w:rFonts w:ascii="Times New Roman" w:eastAsia="宋体" w:hAnsi="Times New Roman" w:cs="Times New Roman"/>
          <w:i/>
          <w:iCs/>
          <w:color w:val="000000"/>
          <w:kern w:val="0"/>
          <w:sz w:val="18"/>
          <w:szCs w:val="18"/>
        </w:rPr>
      </w:pPr>
      <w:r w:rsidRPr="00A3306E">
        <w:rPr>
          <w:rFonts w:ascii="Times New Roman" w:eastAsia="宋体" w:hAnsi="Times New Roman" w:cs="Times New Roman"/>
          <w:color w:val="000000"/>
          <w:kern w:val="0"/>
          <w:sz w:val="18"/>
          <w:szCs w:val="18"/>
        </w:rPr>
        <w:t xml:space="preserve">1 </w:t>
      </w:r>
      <w:r w:rsidRPr="00A3306E">
        <w:rPr>
          <w:rFonts w:ascii="Times New Roman" w:eastAsia="宋体" w:hAnsi="Times New Roman" w:cs="Times New Roman"/>
          <w:i/>
          <w:iCs/>
          <w:color w:val="000000"/>
          <w:kern w:val="0"/>
          <w:sz w:val="18"/>
          <w:szCs w:val="18"/>
        </w:rPr>
        <w:t xml:space="preserve">School of Geological Engineering and Surveying, Chang’ </w:t>
      </w:r>
      <w:proofErr w:type="gramStart"/>
      <w:r w:rsidRPr="00A3306E">
        <w:rPr>
          <w:rFonts w:ascii="Times New Roman" w:eastAsia="宋体" w:hAnsi="Times New Roman" w:cs="Times New Roman"/>
          <w:i/>
          <w:iCs/>
          <w:color w:val="000000"/>
          <w:kern w:val="0"/>
          <w:sz w:val="18"/>
          <w:szCs w:val="18"/>
        </w:rPr>
        <w:t>an</w:t>
      </w:r>
      <w:proofErr w:type="gramEnd"/>
      <w:r w:rsidRPr="00A3306E">
        <w:rPr>
          <w:rFonts w:ascii="Times New Roman" w:eastAsia="宋体" w:hAnsi="Times New Roman" w:cs="Times New Roman"/>
          <w:i/>
          <w:iCs/>
          <w:color w:val="000000"/>
          <w:kern w:val="0"/>
          <w:sz w:val="18"/>
          <w:szCs w:val="18"/>
        </w:rPr>
        <w:t xml:space="preserve"> University, Shaanxi, 710001, China</w:t>
      </w:r>
    </w:p>
    <w:p w14:paraId="6DDCC427" w14:textId="77777777" w:rsidR="00542921" w:rsidRPr="00A3306E" w:rsidRDefault="00542921" w:rsidP="00544E64">
      <w:pPr>
        <w:widowControl/>
        <w:shd w:val="clear" w:color="auto" w:fill="FFFFFF"/>
        <w:adjustRightInd w:val="0"/>
        <w:snapToGrid w:val="0"/>
        <w:spacing w:line="270" w:lineRule="atLeast"/>
        <w:ind w:left="210" w:right="210" w:firstLineChars="200" w:firstLine="360"/>
        <w:jc w:val="left"/>
        <w:rPr>
          <w:rFonts w:ascii="Times New Roman" w:eastAsia="宋体" w:hAnsi="Times New Roman" w:cs="Times New Roman"/>
          <w:color w:val="000000"/>
          <w:kern w:val="0"/>
          <w:sz w:val="18"/>
          <w:szCs w:val="18"/>
        </w:rPr>
      </w:pPr>
      <w:r w:rsidRPr="00A3306E">
        <w:rPr>
          <w:rFonts w:ascii="Times New Roman" w:eastAsia="宋体" w:hAnsi="Times New Roman" w:cs="Times New Roman"/>
          <w:color w:val="000000"/>
          <w:kern w:val="0"/>
          <w:sz w:val="18"/>
          <w:szCs w:val="18"/>
        </w:rPr>
        <w:t>2</w:t>
      </w:r>
      <w:r w:rsidRPr="00A3306E">
        <w:rPr>
          <w:rFonts w:ascii="Times New Roman" w:eastAsia="宋体" w:hAnsi="Times New Roman" w:cs="Times New Roman"/>
          <w:i/>
          <w:iCs/>
          <w:color w:val="000000"/>
          <w:kern w:val="0"/>
          <w:sz w:val="18"/>
          <w:szCs w:val="18"/>
        </w:rPr>
        <w:t xml:space="preserve"> </w:t>
      </w:r>
    </w:p>
    <w:p w14:paraId="495DEFF9" w14:textId="77777777" w:rsidR="00542921" w:rsidRPr="00A3306E" w:rsidRDefault="00542921" w:rsidP="00544E64">
      <w:pPr>
        <w:widowControl/>
        <w:shd w:val="clear" w:color="auto" w:fill="FFFFFF"/>
        <w:adjustRightInd w:val="0"/>
        <w:snapToGrid w:val="0"/>
        <w:spacing w:line="270" w:lineRule="atLeast"/>
        <w:ind w:left="210" w:right="210" w:firstLineChars="200" w:firstLine="360"/>
        <w:jc w:val="left"/>
        <w:rPr>
          <w:rFonts w:ascii="Times New Roman" w:eastAsia="宋体" w:hAnsi="Times New Roman" w:cs="Times New Roman"/>
          <w:i/>
          <w:iCs/>
          <w:color w:val="000000"/>
          <w:kern w:val="0"/>
          <w:sz w:val="18"/>
          <w:szCs w:val="18"/>
        </w:rPr>
      </w:pPr>
      <w:r w:rsidRPr="00A3306E">
        <w:rPr>
          <w:rFonts w:ascii="Times New Roman" w:eastAsia="宋体" w:hAnsi="Times New Roman" w:cs="Times New Roman"/>
          <w:color w:val="000000"/>
          <w:kern w:val="0"/>
          <w:sz w:val="18"/>
          <w:szCs w:val="18"/>
        </w:rPr>
        <w:t>3</w:t>
      </w:r>
      <w:r w:rsidRPr="00A3306E">
        <w:rPr>
          <w:rFonts w:ascii="Times New Roman" w:eastAsia="宋体" w:hAnsi="Times New Roman" w:cs="Times New Roman"/>
          <w:i/>
          <w:iCs/>
          <w:color w:val="000000"/>
          <w:kern w:val="0"/>
          <w:sz w:val="18"/>
          <w:szCs w:val="18"/>
        </w:rPr>
        <w:t xml:space="preserve"> </w:t>
      </w:r>
    </w:p>
    <w:p w14:paraId="33CBFB33" w14:textId="77777777" w:rsidR="00542921" w:rsidRPr="00A3306E" w:rsidRDefault="00542921" w:rsidP="00544E64">
      <w:pPr>
        <w:widowControl/>
        <w:shd w:val="clear" w:color="auto" w:fill="FFFFFF"/>
        <w:adjustRightInd w:val="0"/>
        <w:snapToGrid w:val="0"/>
        <w:spacing w:line="270" w:lineRule="atLeast"/>
        <w:ind w:left="210" w:right="210" w:firstLineChars="200" w:firstLine="360"/>
        <w:jc w:val="left"/>
        <w:rPr>
          <w:rFonts w:ascii="Times New Roman" w:eastAsia="宋体" w:hAnsi="Times New Roman" w:cs="Times New Roman"/>
          <w:color w:val="000000"/>
          <w:kern w:val="0"/>
          <w:sz w:val="18"/>
          <w:szCs w:val="18"/>
        </w:rPr>
      </w:pPr>
    </w:p>
    <w:p w14:paraId="3370A1E7" w14:textId="77777777" w:rsidR="00542921" w:rsidRPr="00A3306E" w:rsidRDefault="00542921" w:rsidP="00544E64">
      <w:pPr>
        <w:widowControl/>
        <w:shd w:val="clear" w:color="auto" w:fill="FFFFFF"/>
        <w:adjustRightInd w:val="0"/>
        <w:snapToGrid w:val="0"/>
        <w:spacing w:line="270" w:lineRule="atLeast"/>
        <w:ind w:left="210" w:right="210" w:firstLineChars="200" w:firstLine="402"/>
        <w:jc w:val="left"/>
        <w:rPr>
          <w:rFonts w:ascii="Times New Roman" w:eastAsia="宋体" w:hAnsi="Times New Roman" w:cs="Times New Roman"/>
          <w:color w:val="000000"/>
          <w:kern w:val="0"/>
          <w:sz w:val="18"/>
          <w:szCs w:val="18"/>
        </w:rPr>
      </w:pPr>
      <w:r w:rsidRPr="00A3306E">
        <w:rPr>
          <w:rFonts w:ascii="Times New Roman" w:eastAsia="宋体" w:hAnsi="Times New Roman" w:cs="Times New Roman"/>
          <w:b/>
          <w:bCs/>
          <w:color w:val="000000"/>
          <w:kern w:val="0"/>
          <w:sz w:val="20"/>
          <w:szCs w:val="20"/>
        </w:rPr>
        <w:t>Abstract</w:t>
      </w:r>
    </w:p>
    <w:p w14:paraId="02FFF49C" w14:textId="77777777" w:rsidR="00542921" w:rsidRPr="00A3306E" w:rsidRDefault="00542921" w:rsidP="00544E64">
      <w:pPr>
        <w:widowControl/>
        <w:shd w:val="clear" w:color="auto" w:fill="FFFFFF"/>
        <w:adjustRightInd w:val="0"/>
        <w:snapToGrid w:val="0"/>
        <w:spacing w:line="270" w:lineRule="atLeast"/>
        <w:ind w:left="210" w:right="210" w:firstLineChars="200" w:firstLine="361"/>
        <w:jc w:val="left"/>
        <w:rPr>
          <w:rFonts w:ascii="Times New Roman" w:eastAsia="宋体" w:hAnsi="Times New Roman" w:cs="Times New Roman"/>
          <w:color w:val="000000"/>
          <w:kern w:val="0"/>
          <w:sz w:val="18"/>
          <w:szCs w:val="18"/>
        </w:rPr>
      </w:pPr>
      <w:r w:rsidRPr="00A3306E">
        <w:rPr>
          <w:rFonts w:ascii="Times New Roman" w:eastAsia="宋体" w:hAnsi="Times New Roman" w:cs="Times New Roman"/>
          <w:b/>
          <w:bCs/>
          <w:color w:val="000000"/>
          <w:kern w:val="0"/>
          <w:sz w:val="18"/>
          <w:szCs w:val="18"/>
        </w:rPr>
        <w:t>Keywords</w:t>
      </w:r>
    </w:p>
    <w:p w14:paraId="3057C869" w14:textId="77777777" w:rsidR="00542921" w:rsidRPr="00A3306E" w:rsidRDefault="00542921" w:rsidP="00544E64">
      <w:pPr>
        <w:widowControl/>
        <w:shd w:val="clear" w:color="auto" w:fill="FFFFFF"/>
        <w:adjustRightInd w:val="0"/>
        <w:snapToGrid w:val="0"/>
        <w:spacing w:line="270" w:lineRule="atLeast"/>
        <w:ind w:left="210" w:right="210" w:firstLineChars="200" w:firstLine="360"/>
        <w:jc w:val="left"/>
        <w:rPr>
          <w:rFonts w:ascii="Times New Roman" w:eastAsia="宋体" w:hAnsi="Times New Roman" w:cs="Times New Roman"/>
          <w:color w:val="000000"/>
          <w:kern w:val="0"/>
          <w:sz w:val="18"/>
          <w:szCs w:val="18"/>
        </w:rPr>
      </w:pPr>
    </w:p>
    <w:p w14:paraId="32B01F6B" w14:textId="77777777" w:rsidR="00542921" w:rsidRPr="00A3306E" w:rsidRDefault="00542921" w:rsidP="00544E64">
      <w:pPr>
        <w:widowControl/>
        <w:shd w:val="clear" w:color="auto" w:fill="FFFFFF"/>
        <w:adjustRightInd w:val="0"/>
        <w:snapToGrid w:val="0"/>
        <w:spacing w:line="270" w:lineRule="atLeast"/>
        <w:ind w:left="210" w:right="210" w:firstLineChars="200" w:firstLine="361"/>
        <w:jc w:val="left"/>
        <w:rPr>
          <w:rFonts w:ascii="Times New Roman" w:eastAsia="宋体" w:hAnsi="Times New Roman" w:cs="Times New Roman"/>
          <w:b/>
          <w:bCs/>
          <w:kern w:val="0"/>
          <w:sz w:val="18"/>
          <w:szCs w:val="18"/>
        </w:rPr>
      </w:pPr>
      <w:r w:rsidRPr="00A3306E">
        <w:rPr>
          <w:rFonts w:ascii="Times New Roman" w:eastAsia="宋体" w:hAnsi="Times New Roman" w:cs="Times New Roman" w:hint="eastAsia"/>
          <w:b/>
          <w:bCs/>
          <w:kern w:val="0"/>
          <w:sz w:val="18"/>
          <w:szCs w:val="18"/>
        </w:rPr>
        <w:t>首页脚注：</w:t>
      </w:r>
    </w:p>
    <w:p w14:paraId="29B209FD" w14:textId="77777777" w:rsidR="00542921" w:rsidRPr="00A3306E" w:rsidRDefault="00542921" w:rsidP="00544E64">
      <w:pPr>
        <w:widowControl/>
        <w:shd w:val="clear" w:color="auto" w:fill="FFFFFF"/>
        <w:adjustRightInd w:val="0"/>
        <w:snapToGrid w:val="0"/>
        <w:spacing w:line="270" w:lineRule="atLeast"/>
        <w:ind w:right="210"/>
        <w:jc w:val="left"/>
        <w:rPr>
          <w:rFonts w:ascii="Times New Roman" w:eastAsia="宋体" w:hAnsi="Times New Roman" w:cs="Times New Roman"/>
          <w:sz w:val="16"/>
        </w:rPr>
      </w:pPr>
      <w:r w:rsidRPr="00A3306E">
        <w:rPr>
          <w:rFonts w:ascii="Times New Roman" w:eastAsia="宋体" w:hAnsi="Times New Roman" w:cs="Times New Roman" w:hint="eastAsia"/>
          <w:sz w:val="16"/>
        </w:rPr>
        <w:t>基金项目：</w:t>
      </w:r>
    </w:p>
    <w:p w14:paraId="2E35F8A4" w14:textId="4EB9697D" w:rsidR="00542921" w:rsidRPr="00A3306E" w:rsidRDefault="00854CB7" w:rsidP="00544E64">
      <w:pPr>
        <w:widowControl/>
        <w:shd w:val="clear" w:color="auto" w:fill="FFFFFF"/>
        <w:adjustRightInd w:val="0"/>
        <w:snapToGrid w:val="0"/>
        <w:spacing w:line="270" w:lineRule="atLeast"/>
        <w:ind w:right="210" w:firstLineChars="200" w:firstLine="320"/>
        <w:rPr>
          <w:rFonts w:ascii="Times New Roman" w:eastAsia="宋体" w:hAnsi="Times New Roman" w:cs="Times New Roman"/>
          <w:sz w:val="20"/>
        </w:rPr>
      </w:pPr>
      <w:r w:rsidRPr="00A3306E">
        <w:rPr>
          <w:rFonts w:ascii="Times New Roman" w:eastAsia="宋体" w:hAnsi="Times New Roman" w:cs="Times New Roman" w:hint="eastAsia"/>
          <w:sz w:val="16"/>
        </w:rPr>
        <w:t>国家重点研发计划（</w:t>
      </w:r>
      <w:r w:rsidR="003E0116" w:rsidRPr="00A3306E">
        <w:rPr>
          <w:rFonts w:ascii="Times New Roman" w:eastAsia="宋体" w:hAnsi="Times New Roman" w:cs="Times New Roman"/>
          <w:sz w:val="16"/>
        </w:rPr>
        <w:t>2021YFC2201901</w:t>
      </w:r>
      <w:r w:rsidRPr="00A3306E">
        <w:rPr>
          <w:rFonts w:ascii="Times New Roman" w:eastAsia="宋体" w:hAnsi="Times New Roman" w:cs="Times New Roman" w:hint="eastAsia"/>
          <w:sz w:val="16"/>
        </w:rPr>
        <w:t>），</w:t>
      </w:r>
      <w:r w:rsidR="00542921" w:rsidRPr="00A3306E">
        <w:rPr>
          <w:rFonts w:ascii="Times New Roman" w:eastAsia="宋体" w:hAnsi="Times New Roman" w:cs="Times New Roman" w:hint="eastAsia"/>
          <w:sz w:val="16"/>
        </w:rPr>
        <w:t>国家自然科学基金</w:t>
      </w:r>
      <w:r w:rsidR="003E0116" w:rsidRPr="00A3306E">
        <w:rPr>
          <w:rFonts w:ascii="Times New Roman" w:eastAsia="宋体" w:hAnsi="Times New Roman" w:cs="Times New Roman" w:hint="eastAsia"/>
          <w:sz w:val="16"/>
        </w:rPr>
        <w:t>项目</w:t>
      </w:r>
      <w:r w:rsidR="00542921" w:rsidRPr="00A3306E">
        <w:rPr>
          <w:rFonts w:ascii="Times New Roman" w:eastAsia="宋体" w:hAnsi="Times New Roman" w:cs="Times New Roman" w:hint="eastAsia"/>
          <w:sz w:val="16"/>
        </w:rPr>
        <w:t>（</w:t>
      </w:r>
      <w:r w:rsidR="00542921" w:rsidRPr="00A3306E">
        <w:rPr>
          <w:rFonts w:ascii="Times New Roman" w:eastAsia="宋体" w:hAnsi="Times New Roman" w:cs="Times New Roman"/>
          <w:sz w:val="16"/>
        </w:rPr>
        <w:t>11905017</w:t>
      </w:r>
      <w:r w:rsidR="00542921" w:rsidRPr="00A3306E">
        <w:rPr>
          <w:rFonts w:ascii="Times New Roman" w:eastAsia="宋体" w:hAnsi="Times New Roman" w:cs="Times New Roman" w:hint="eastAsia"/>
          <w:sz w:val="16"/>
        </w:rPr>
        <w:t>），中国科学院战略性先导科技专项（</w:t>
      </w:r>
      <w:r w:rsidR="008E2698" w:rsidRPr="00A3306E">
        <w:rPr>
          <w:rFonts w:ascii="Times New Roman" w:eastAsia="宋体" w:hAnsi="Times New Roman" w:cs="Times New Roman"/>
          <w:sz w:val="16"/>
        </w:rPr>
        <w:t>XDA1502110202-02</w:t>
      </w:r>
      <w:r w:rsidR="00542921" w:rsidRPr="00A3306E">
        <w:rPr>
          <w:rFonts w:ascii="Times New Roman" w:eastAsia="宋体" w:hAnsi="Times New Roman" w:cs="Times New Roman" w:hint="eastAsia"/>
          <w:sz w:val="16"/>
        </w:rPr>
        <w:t>）</w:t>
      </w:r>
      <w:r w:rsidRPr="00A3306E">
        <w:rPr>
          <w:rFonts w:ascii="Times New Roman" w:eastAsia="宋体" w:hAnsi="Times New Roman" w:cs="Times New Roman" w:hint="eastAsia"/>
          <w:sz w:val="16"/>
        </w:rPr>
        <w:t>。</w:t>
      </w:r>
      <w:r w:rsidR="002D79DE" w:rsidRPr="00A3306E">
        <w:rPr>
          <w:rFonts w:ascii="Times New Roman" w:eastAsia="宋体" w:hAnsi="Times New Roman" w:cs="Times New Roman"/>
          <w:color w:val="C00000"/>
          <w:sz w:val="16"/>
        </w:rPr>
        <w:t>XXXXXXXX</w:t>
      </w:r>
      <w:r w:rsidR="002D79DE" w:rsidRPr="00A3306E">
        <w:rPr>
          <w:rFonts w:ascii="Times New Roman" w:eastAsia="宋体" w:hAnsi="Times New Roman" w:cs="Times New Roman" w:hint="eastAsia"/>
          <w:color w:val="C00000"/>
          <w:sz w:val="16"/>
        </w:rPr>
        <w:t>。</w:t>
      </w:r>
    </w:p>
    <w:p w14:paraId="67907B3A" w14:textId="77777777" w:rsidR="00542921" w:rsidRPr="00A3306E" w:rsidRDefault="00542921" w:rsidP="00544E64">
      <w:pPr>
        <w:tabs>
          <w:tab w:val="center" w:pos="4153"/>
          <w:tab w:val="right" w:pos="8306"/>
        </w:tabs>
        <w:adjustRightInd w:val="0"/>
        <w:snapToGrid w:val="0"/>
        <w:jc w:val="left"/>
        <w:rPr>
          <w:rFonts w:ascii="Times New Roman" w:eastAsia="宋体" w:hAnsi="Times New Roman" w:cs="Times New Roman"/>
          <w:sz w:val="16"/>
          <w:szCs w:val="18"/>
        </w:rPr>
      </w:pPr>
      <w:r w:rsidRPr="00A3306E">
        <w:rPr>
          <w:rFonts w:ascii="Times New Roman" w:eastAsia="宋体" w:hAnsi="Times New Roman" w:cs="Times New Roman" w:hint="eastAsia"/>
          <w:sz w:val="16"/>
          <w:szCs w:val="18"/>
        </w:rPr>
        <w:t>作者简介：</w:t>
      </w:r>
    </w:p>
    <w:p w14:paraId="2CD43D22" w14:textId="3C3DEA01" w:rsidR="00542921" w:rsidRPr="00A3306E" w:rsidRDefault="00542921" w:rsidP="00544E64">
      <w:pPr>
        <w:tabs>
          <w:tab w:val="center" w:pos="4153"/>
          <w:tab w:val="right" w:pos="8306"/>
        </w:tabs>
        <w:adjustRightInd w:val="0"/>
        <w:snapToGrid w:val="0"/>
        <w:ind w:firstLineChars="200" w:firstLine="320"/>
        <w:jc w:val="left"/>
        <w:rPr>
          <w:rFonts w:ascii="Times New Roman" w:eastAsia="宋体" w:hAnsi="Times New Roman" w:cs="Times New Roman"/>
          <w:sz w:val="16"/>
          <w:szCs w:val="18"/>
        </w:rPr>
      </w:pPr>
      <w:r w:rsidRPr="00A3306E">
        <w:rPr>
          <w:rFonts w:ascii="Times New Roman" w:eastAsia="宋体" w:hAnsi="Times New Roman" w:cs="Times New Roman" w:hint="eastAsia"/>
          <w:sz w:val="16"/>
          <w:szCs w:val="18"/>
        </w:rPr>
        <w:t>第一作者，李浩思，</w:t>
      </w:r>
      <w:r w:rsidR="00854CB7" w:rsidRPr="00A3306E">
        <w:rPr>
          <w:rFonts w:ascii="Times New Roman" w:eastAsia="宋体" w:hAnsi="Times New Roman" w:cs="Times New Roman" w:hint="eastAsia"/>
          <w:sz w:val="16"/>
          <w:szCs w:val="18"/>
        </w:rPr>
        <w:t>研究方向为重力卫星、</w:t>
      </w:r>
      <w:r w:rsidRPr="00A3306E">
        <w:rPr>
          <w:rFonts w:ascii="Times New Roman" w:eastAsia="宋体" w:hAnsi="Times New Roman" w:cs="Times New Roman" w:hint="eastAsia"/>
          <w:sz w:val="16"/>
          <w:szCs w:val="18"/>
        </w:rPr>
        <w:t>空间引力波探测数据</w:t>
      </w:r>
      <w:r w:rsidR="00854CB7" w:rsidRPr="00A3306E">
        <w:rPr>
          <w:rFonts w:ascii="Times New Roman" w:eastAsia="宋体" w:hAnsi="Times New Roman" w:cs="Times New Roman" w:hint="eastAsia"/>
          <w:sz w:val="16"/>
          <w:szCs w:val="18"/>
        </w:rPr>
        <w:t>分析</w:t>
      </w:r>
      <w:r w:rsidRPr="00A3306E">
        <w:rPr>
          <w:rFonts w:ascii="Times New Roman" w:eastAsia="宋体" w:hAnsi="Times New Roman" w:cs="Times New Roman" w:hint="eastAsia"/>
          <w:sz w:val="16"/>
          <w:szCs w:val="18"/>
        </w:rPr>
        <w:t>。</w:t>
      </w:r>
    </w:p>
    <w:p w14:paraId="653A0BC1" w14:textId="2D2BD306" w:rsidR="00542921" w:rsidRPr="00A3306E" w:rsidRDefault="00255491" w:rsidP="00544E64">
      <w:pPr>
        <w:tabs>
          <w:tab w:val="center" w:pos="4153"/>
          <w:tab w:val="right" w:pos="8306"/>
        </w:tabs>
        <w:adjustRightInd w:val="0"/>
        <w:snapToGrid w:val="0"/>
        <w:ind w:firstLineChars="200" w:firstLine="320"/>
        <w:jc w:val="left"/>
        <w:rPr>
          <w:rFonts w:ascii="Times New Roman" w:eastAsia="宋体" w:hAnsi="Times New Roman" w:cs="Times New Roman"/>
          <w:sz w:val="16"/>
          <w:szCs w:val="18"/>
        </w:rPr>
      </w:pPr>
      <w:r w:rsidRPr="00A3306E">
        <w:rPr>
          <w:rFonts w:ascii="Times New Roman" w:eastAsia="宋体" w:hAnsi="Times New Roman" w:cs="Times New Roman"/>
          <w:sz w:val="16"/>
          <w:szCs w:val="18"/>
        </w:rPr>
        <w:t xml:space="preserve">* </w:t>
      </w:r>
      <w:r w:rsidR="00542921" w:rsidRPr="00A3306E">
        <w:rPr>
          <w:rFonts w:ascii="Times New Roman" w:eastAsia="宋体" w:hAnsi="Times New Roman" w:cs="Times New Roman" w:hint="eastAsia"/>
          <w:sz w:val="16"/>
          <w:szCs w:val="18"/>
        </w:rPr>
        <w:t>通讯作者，徐鹏，博士，</w:t>
      </w:r>
      <w:r w:rsidR="00854CB7" w:rsidRPr="00A3306E">
        <w:rPr>
          <w:rFonts w:ascii="Times New Roman" w:eastAsia="宋体" w:hAnsi="Times New Roman" w:cs="Times New Roman" w:hint="eastAsia"/>
          <w:sz w:val="16"/>
          <w:szCs w:val="18"/>
        </w:rPr>
        <w:t>研究员</w:t>
      </w:r>
      <w:r w:rsidR="00542921" w:rsidRPr="00A3306E">
        <w:rPr>
          <w:rFonts w:ascii="Times New Roman" w:eastAsia="宋体" w:hAnsi="Times New Roman" w:cs="Times New Roman" w:hint="eastAsia"/>
          <w:sz w:val="16"/>
          <w:szCs w:val="18"/>
        </w:rPr>
        <w:t>，</w:t>
      </w:r>
      <w:r w:rsidR="00854CB7" w:rsidRPr="00A3306E">
        <w:rPr>
          <w:rFonts w:ascii="Times New Roman" w:eastAsia="宋体" w:hAnsi="Times New Roman" w:cs="Times New Roman" w:hint="eastAsia"/>
          <w:sz w:val="16"/>
          <w:szCs w:val="18"/>
        </w:rPr>
        <w:t>研究方向</w:t>
      </w:r>
      <w:r w:rsidR="00542921" w:rsidRPr="00A3306E">
        <w:rPr>
          <w:rFonts w:ascii="Times New Roman" w:eastAsia="宋体" w:hAnsi="Times New Roman" w:cs="Times New Roman" w:hint="eastAsia"/>
          <w:sz w:val="16"/>
          <w:szCs w:val="18"/>
        </w:rPr>
        <w:t>重力卫星</w:t>
      </w:r>
      <w:r w:rsidR="00854CB7" w:rsidRPr="00A3306E">
        <w:rPr>
          <w:rFonts w:ascii="Times New Roman" w:eastAsia="宋体" w:hAnsi="Times New Roman" w:cs="Times New Roman" w:hint="eastAsia"/>
          <w:sz w:val="16"/>
          <w:szCs w:val="18"/>
        </w:rPr>
        <w:t>、</w:t>
      </w:r>
      <w:r w:rsidR="00542921" w:rsidRPr="00A3306E">
        <w:rPr>
          <w:rFonts w:ascii="Times New Roman" w:eastAsia="宋体" w:hAnsi="Times New Roman" w:cs="Times New Roman" w:hint="eastAsia"/>
          <w:sz w:val="16"/>
          <w:szCs w:val="18"/>
        </w:rPr>
        <w:t>空间引力波探测</w:t>
      </w:r>
      <w:r w:rsidR="00854CB7" w:rsidRPr="00A3306E">
        <w:rPr>
          <w:rFonts w:ascii="Times New Roman" w:eastAsia="宋体" w:hAnsi="Times New Roman" w:cs="Times New Roman" w:hint="eastAsia"/>
          <w:sz w:val="16"/>
          <w:szCs w:val="18"/>
        </w:rPr>
        <w:t>数据分析</w:t>
      </w:r>
      <w:r w:rsidR="00542921" w:rsidRPr="00A3306E">
        <w:rPr>
          <w:rFonts w:ascii="Times New Roman" w:eastAsia="宋体" w:hAnsi="Times New Roman" w:cs="Times New Roman" w:hint="eastAsia"/>
          <w:sz w:val="16"/>
          <w:szCs w:val="18"/>
        </w:rPr>
        <w:t>，引力波物理。</w:t>
      </w:r>
      <w:r w:rsidR="00542921" w:rsidRPr="00A3306E">
        <w:rPr>
          <w:rFonts w:ascii="Times New Roman" w:eastAsia="宋体" w:hAnsi="Times New Roman" w:cs="Times New Roman"/>
          <w:sz w:val="16"/>
          <w:szCs w:val="18"/>
        </w:rPr>
        <w:t xml:space="preserve">Email: </w:t>
      </w:r>
      <w:hyperlink r:id="rId8" w:history="1">
        <w:r w:rsidRPr="00A3306E">
          <w:rPr>
            <w:rStyle w:val="a8"/>
            <w:rFonts w:ascii="Times New Roman" w:eastAsia="宋体" w:hAnsi="Times New Roman" w:cs="Times New Roman"/>
            <w:sz w:val="16"/>
            <w:szCs w:val="18"/>
          </w:rPr>
          <w:t>xupeng@imech.ac.cn</w:t>
        </w:r>
      </w:hyperlink>
      <w:r w:rsidRPr="00A3306E">
        <w:rPr>
          <w:rFonts w:ascii="Times New Roman" w:eastAsia="宋体" w:hAnsi="Times New Roman" w:cs="Times New Roman"/>
          <w:sz w:val="16"/>
          <w:szCs w:val="18"/>
        </w:rPr>
        <w:t xml:space="preserve"> </w:t>
      </w:r>
    </w:p>
    <w:p w14:paraId="10930EC0" w14:textId="77777777" w:rsidR="00245D8F" w:rsidRPr="00A3306E" w:rsidDel="00CD6ED1" w:rsidRDefault="00255491" w:rsidP="00544E64">
      <w:pPr>
        <w:tabs>
          <w:tab w:val="center" w:pos="4153"/>
          <w:tab w:val="right" w:pos="8306"/>
        </w:tabs>
        <w:adjustRightInd w:val="0"/>
        <w:snapToGrid w:val="0"/>
        <w:ind w:firstLineChars="200" w:firstLine="320"/>
        <w:jc w:val="left"/>
        <w:rPr>
          <w:del w:id="44" w:author="Reuben" w:date="2022-03-15T21:08:00Z"/>
          <w:rFonts w:ascii="Times New Roman" w:eastAsia="宋体" w:hAnsi="Times New Roman" w:cs="Times New Roman"/>
          <w:sz w:val="16"/>
          <w:szCs w:val="18"/>
        </w:rPr>
      </w:pPr>
      <w:r w:rsidRPr="00A3306E">
        <w:rPr>
          <w:rFonts w:ascii="Times New Roman" w:eastAsia="宋体" w:hAnsi="Times New Roman" w:cs="Times New Roman"/>
          <w:sz w:val="16"/>
          <w:szCs w:val="18"/>
        </w:rPr>
        <w:t xml:space="preserve"># </w:t>
      </w:r>
      <w:r w:rsidR="00542921" w:rsidRPr="00A3306E">
        <w:rPr>
          <w:rFonts w:ascii="Times New Roman" w:eastAsia="宋体" w:hAnsi="Times New Roman" w:cs="Times New Roman" w:hint="eastAsia"/>
          <w:sz w:val="16"/>
          <w:szCs w:val="18"/>
        </w:rPr>
        <w:t>通讯作者，肖云，</w:t>
      </w:r>
      <w:r w:rsidRPr="00A3306E">
        <w:rPr>
          <w:rFonts w:ascii="Times New Roman" w:eastAsia="宋体" w:hAnsi="Times New Roman" w:cs="Times New Roman" w:hint="eastAsia"/>
          <w:sz w:val="16"/>
          <w:szCs w:val="18"/>
        </w:rPr>
        <w:t>博士，研究员，研究方向为卫星重力测量理论与方法</w:t>
      </w:r>
      <w:del w:id="45" w:author="Reuben" w:date="2022-03-15T21:08:00Z">
        <w:r w:rsidRPr="00A3306E" w:rsidDel="00CD6ED1">
          <w:rPr>
            <w:rFonts w:ascii="Times New Roman" w:eastAsia="宋体" w:hAnsi="Times New Roman" w:cs="Times New Roman" w:hint="eastAsia"/>
            <w:sz w:val="16"/>
            <w:szCs w:val="18"/>
          </w:rPr>
          <w:delText>。</w:delText>
        </w:r>
      </w:del>
    </w:p>
    <w:p w14:paraId="7EE1D31C" w14:textId="054B47ED" w:rsidR="00542921" w:rsidRPr="00A3306E" w:rsidRDefault="00255491" w:rsidP="00CD6ED1">
      <w:pPr>
        <w:tabs>
          <w:tab w:val="center" w:pos="4153"/>
          <w:tab w:val="right" w:pos="8306"/>
        </w:tabs>
        <w:adjustRightInd w:val="0"/>
        <w:snapToGrid w:val="0"/>
        <w:ind w:firstLineChars="200" w:firstLine="320"/>
        <w:jc w:val="left"/>
        <w:rPr>
          <w:rFonts w:ascii="Times New Roman" w:eastAsia="宋体" w:hAnsi="Times New Roman" w:cs="Times New Roman"/>
          <w:sz w:val="16"/>
          <w:szCs w:val="18"/>
        </w:rPr>
        <w:pPrChange w:id="46" w:author="Reuben" w:date="2022-03-15T21:08:00Z">
          <w:pPr>
            <w:tabs>
              <w:tab w:val="center" w:pos="4153"/>
              <w:tab w:val="right" w:pos="8306"/>
            </w:tabs>
            <w:adjustRightInd w:val="0"/>
            <w:snapToGrid w:val="0"/>
            <w:jc w:val="left"/>
          </w:pPr>
        </w:pPrChange>
      </w:pPr>
      <w:r w:rsidRPr="00A3306E">
        <w:rPr>
          <w:rFonts w:ascii="Times New Roman" w:eastAsia="宋体" w:hAnsi="Times New Roman" w:cs="Times New Roman"/>
          <w:sz w:val="16"/>
          <w:szCs w:val="18"/>
        </w:rPr>
        <w:t xml:space="preserve">Email: </w:t>
      </w:r>
      <w:r w:rsidR="00A50F1D" w:rsidRPr="00A3306E">
        <w:rPr>
          <w:rStyle w:val="a8"/>
          <w:rFonts w:ascii="Times New Roman" w:eastAsia="宋体" w:hAnsi="Times New Roman" w:cs="Times New Roman"/>
          <w:sz w:val="16"/>
          <w:szCs w:val="18"/>
        </w:rPr>
        <w:fldChar w:fldCharType="begin"/>
      </w:r>
      <w:r w:rsidR="00A50F1D" w:rsidRPr="00A3306E">
        <w:rPr>
          <w:rStyle w:val="a8"/>
          <w:rFonts w:ascii="Times New Roman" w:eastAsia="宋体" w:hAnsi="Times New Roman" w:cs="Times New Roman"/>
          <w:sz w:val="16"/>
          <w:szCs w:val="18"/>
        </w:rPr>
        <w:instrText xml:space="preserve"> HYPERLINK "mailto:powaterssg@qq.com" </w:instrText>
      </w:r>
      <w:r w:rsidR="00A50F1D" w:rsidRPr="00A3306E">
        <w:rPr>
          <w:rStyle w:val="a8"/>
          <w:rFonts w:ascii="Times New Roman" w:eastAsia="宋体" w:hAnsi="Times New Roman" w:cs="Times New Roman"/>
          <w:sz w:val="16"/>
          <w:szCs w:val="18"/>
        </w:rPr>
        <w:fldChar w:fldCharType="separate"/>
      </w:r>
      <w:r w:rsidRPr="00A3306E">
        <w:rPr>
          <w:rStyle w:val="a8"/>
          <w:rFonts w:ascii="Times New Roman" w:eastAsia="宋体" w:hAnsi="Times New Roman" w:cs="Times New Roman"/>
          <w:sz w:val="16"/>
          <w:szCs w:val="18"/>
        </w:rPr>
        <w:t>powaterssg@qq.com</w:t>
      </w:r>
      <w:r w:rsidR="00A50F1D" w:rsidRPr="00A3306E">
        <w:rPr>
          <w:rStyle w:val="a8"/>
          <w:rFonts w:ascii="Times New Roman" w:eastAsia="宋体" w:hAnsi="Times New Roman" w:cs="Times New Roman"/>
          <w:sz w:val="16"/>
          <w:szCs w:val="18"/>
        </w:rPr>
        <w:fldChar w:fldCharType="end"/>
      </w:r>
      <w:r w:rsidRPr="00A3306E">
        <w:rPr>
          <w:rFonts w:ascii="Times New Roman" w:eastAsia="宋体" w:hAnsi="Times New Roman" w:cs="Times New Roman"/>
          <w:sz w:val="16"/>
          <w:szCs w:val="18"/>
        </w:rPr>
        <w:t xml:space="preserve">  </w:t>
      </w:r>
    </w:p>
    <w:p w14:paraId="1A8E4C4A" w14:textId="1E1B97A9" w:rsidR="00544E64" w:rsidRPr="00A3306E" w:rsidRDefault="00544E64" w:rsidP="00544E64">
      <w:pPr>
        <w:adjustRightInd w:val="0"/>
        <w:snapToGrid w:val="0"/>
        <w:spacing w:beforeLines="50" w:before="156" w:afterLines="50" w:after="156" w:line="360" w:lineRule="auto"/>
        <w:ind w:right="210"/>
        <w:rPr>
          <w:rFonts w:ascii="Times New Roman" w:eastAsia="宋体" w:hAnsi="Times New Roman" w:cs="Times New Roman"/>
          <w:sz w:val="32"/>
          <w:szCs w:val="32"/>
        </w:rPr>
      </w:pPr>
      <w:r w:rsidRPr="00A3306E">
        <w:rPr>
          <w:rFonts w:ascii="Times New Roman" w:eastAsia="宋体" w:hAnsi="Times New Roman" w:cs="Times New Roman"/>
          <w:sz w:val="32"/>
          <w:szCs w:val="32"/>
        </w:rPr>
        <w:br w:type="page"/>
      </w:r>
    </w:p>
    <w:p w14:paraId="27649132" w14:textId="022D09B1" w:rsidR="00A50F1D" w:rsidRPr="00A3306E" w:rsidRDefault="007B1577" w:rsidP="004D0A9C">
      <w:pPr>
        <w:adjustRightInd w:val="0"/>
        <w:snapToGrid w:val="0"/>
        <w:spacing w:line="360" w:lineRule="auto"/>
        <w:rPr>
          <w:rFonts w:ascii="Times New Roman" w:eastAsia="宋体" w:hAnsi="Times New Roman"/>
          <w:kern w:val="0"/>
        </w:rPr>
      </w:pPr>
      <w:r w:rsidRPr="00A3306E">
        <w:rPr>
          <w:rFonts w:ascii="Times New Roman" w:eastAsia="宋体" w:hAnsi="Times New Roman" w:cs="Times New Roman"/>
          <w:sz w:val="32"/>
          <w:szCs w:val="32"/>
        </w:rPr>
        <w:lastRenderedPageBreak/>
        <w:t xml:space="preserve">0 </w:t>
      </w:r>
      <w:r w:rsidRPr="00A3306E">
        <w:rPr>
          <w:rFonts w:ascii="Times New Roman" w:eastAsia="宋体" w:hAnsi="Times New Roman" w:cs="Times New Roman"/>
          <w:sz w:val="32"/>
          <w:szCs w:val="32"/>
        </w:rPr>
        <w:t>引言</w:t>
      </w:r>
    </w:p>
    <w:p w14:paraId="5AB81BD5" w14:textId="6A112BF8" w:rsidR="00306787" w:rsidRPr="00A3306E" w:rsidRDefault="00544E64" w:rsidP="00306787">
      <w:pPr>
        <w:adjustRightInd w:val="0"/>
        <w:snapToGrid w:val="0"/>
        <w:spacing w:line="360" w:lineRule="auto"/>
        <w:ind w:firstLineChars="200" w:firstLine="420"/>
        <w:rPr>
          <w:rFonts w:ascii="Times New Roman" w:eastAsia="宋体" w:hAnsi="Times New Roman"/>
          <w:kern w:val="0"/>
        </w:rPr>
      </w:pPr>
      <w:r w:rsidRPr="00A3306E">
        <w:rPr>
          <w:rFonts w:ascii="Times New Roman" w:eastAsia="宋体" w:hAnsi="Times New Roman" w:hint="eastAsia"/>
          <w:kern w:val="0"/>
        </w:rPr>
        <w:t>重力场是地球的基本物理场，</w:t>
      </w:r>
      <w:r w:rsidR="005B1F25" w:rsidRPr="00A3306E">
        <w:rPr>
          <w:rFonts w:ascii="Times New Roman" w:eastAsia="宋体" w:hAnsi="Times New Roman" w:hint="eastAsia"/>
          <w:kern w:val="0"/>
        </w:rPr>
        <w:t>其</w:t>
      </w:r>
      <w:r w:rsidRPr="00A3306E">
        <w:rPr>
          <w:rFonts w:ascii="Times New Roman" w:eastAsia="宋体" w:hAnsi="Times New Roman" w:hint="eastAsia"/>
          <w:kern w:val="0"/>
        </w:rPr>
        <w:t>空间分布与时间演化</w:t>
      </w:r>
      <w:r w:rsidR="00D15457" w:rsidRPr="00A3306E">
        <w:rPr>
          <w:rFonts w:ascii="Times New Roman" w:eastAsia="宋体" w:hAnsi="Times New Roman" w:hint="eastAsia"/>
          <w:kern w:val="0"/>
        </w:rPr>
        <w:t>反映</w:t>
      </w:r>
      <w:r w:rsidRPr="00A3306E">
        <w:rPr>
          <w:rFonts w:ascii="Times New Roman" w:eastAsia="宋体" w:hAnsi="Times New Roman" w:hint="eastAsia"/>
          <w:kern w:val="0"/>
        </w:rPr>
        <w:t>了地球</w:t>
      </w:r>
      <w:r w:rsidR="00D15457" w:rsidRPr="00A3306E">
        <w:rPr>
          <w:rFonts w:ascii="Times New Roman" w:eastAsia="宋体" w:hAnsi="Times New Roman" w:hint="eastAsia"/>
          <w:kern w:val="0"/>
        </w:rPr>
        <w:t>系统</w:t>
      </w:r>
      <w:r w:rsidRPr="00A3306E">
        <w:rPr>
          <w:rFonts w:ascii="Times New Roman" w:eastAsia="宋体" w:hAnsi="Times New Roman" w:hint="eastAsia"/>
          <w:kern w:val="0"/>
        </w:rPr>
        <w:t>质量</w:t>
      </w:r>
      <w:r w:rsidR="005B1F25" w:rsidRPr="00A3306E">
        <w:rPr>
          <w:rFonts w:ascii="Times New Roman" w:eastAsia="宋体" w:hAnsi="Times New Roman" w:hint="eastAsia"/>
          <w:kern w:val="0"/>
        </w:rPr>
        <w:t>的</w:t>
      </w:r>
      <w:r w:rsidRPr="00A3306E">
        <w:rPr>
          <w:rFonts w:ascii="Times New Roman" w:eastAsia="宋体" w:hAnsi="Times New Roman" w:hint="eastAsia"/>
          <w:kern w:val="0"/>
        </w:rPr>
        <w:t>分布</w:t>
      </w:r>
      <w:r w:rsidR="005B1F25" w:rsidRPr="00A3306E">
        <w:rPr>
          <w:rFonts w:ascii="Times New Roman" w:eastAsia="宋体" w:hAnsi="Times New Roman" w:hint="eastAsia"/>
          <w:kern w:val="0"/>
        </w:rPr>
        <w:t>、</w:t>
      </w:r>
      <w:r w:rsidR="00D15457" w:rsidRPr="00A3306E">
        <w:rPr>
          <w:rFonts w:ascii="Times New Roman" w:eastAsia="宋体" w:hAnsi="Times New Roman" w:hint="eastAsia"/>
          <w:kern w:val="0"/>
        </w:rPr>
        <w:t>结构</w:t>
      </w:r>
      <w:r w:rsidR="005B1F25" w:rsidRPr="00A3306E">
        <w:rPr>
          <w:rFonts w:ascii="Times New Roman" w:eastAsia="宋体" w:hAnsi="Times New Roman" w:hint="eastAsia"/>
          <w:kern w:val="0"/>
        </w:rPr>
        <w:t>、</w:t>
      </w:r>
      <w:r w:rsidR="00D15457" w:rsidRPr="00A3306E">
        <w:rPr>
          <w:rFonts w:ascii="Times New Roman" w:eastAsia="宋体" w:hAnsi="Times New Roman" w:hint="eastAsia"/>
          <w:kern w:val="0"/>
        </w:rPr>
        <w:t>以及</w:t>
      </w:r>
      <w:r w:rsidRPr="00A3306E">
        <w:rPr>
          <w:rFonts w:ascii="Times New Roman" w:eastAsia="宋体" w:hAnsi="Times New Roman" w:hint="eastAsia"/>
          <w:kern w:val="0"/>
        </w:rPr>
        <w:t>迁移的</w:t>
      </w:r>
      <w:r w:rsidR="00D15457" w:rsidRPr="00A3306E">
        <w:rPr>
          <w:rFonts w:ascii="Times New Roman" w:eastAsia="宋体" w:hAnsi="Times New Roman" w:hint="eastAsia"/>
          <w:kern w:val="0"/>
        </w:rPr>
        <w:t>重要信息</w:t>
      </w:r>
      <w:r w:rsidRPr="00A3306E">
        <w:rPr>
          <w:rFonts w:ascii="Times New Roman" w:eastAsia="宋体" w:hAnsi="Times New Roman" w:hint="eastAsia"/>
          <w:kern w:val="0"/>
        </w:rPr>
        <w:t>，</w:t>
      </w:r>
      <w:r w:rsidR="00C42B15" w:rsidRPr="00A3306E">
        <w:rPr>
          <w:rFonts w:ascii="Times New Roman" w:eastAsia="宋体" w:hAnsi="Times New Roman" w:hint="eastAsia"/>
          <w:kern w:val="0"/>
        </w:rPr>
        <w:t>同时</w:t>
      </w:r>
      <w:r w:rsidR="00FD1266" w:rsidRPr="00A3306E">
        <w:rPr>
          <w:rFonts w:ascii="Times New Roman" w:eastAsia="宋体" w:hAnsi="Times New Roman" w:hint="eastAsia"/>
          <w:kern w:val="0"/>
        </w:rPr>
        <w:t>重力场</w:t>
      </w:r>
      <w:r w:rsidR="00C42B15" w:rsidRPr="00A3306E">
        <w:rPr>
          <w:rFonts w:ascii="Times New Roman" w:eastAsia="宋体" w:hAnsi="Times New Roman" w:hint="eastAsia"/>
          <w:kern w:val="0"/>
        </w:rPr>
        <w:t>制约了地球外部空间物体的</w:t>
      </w:r>
      <w:r w:rsidR="00FD1266" w:rsidRPr="00A3306E">
        <w:rPr>
          <w:rFonts w:ascii="Times New Roman" w:eastAsia="宋体" w:hAnsi="Times New Roman" w:hint="eastAsia"/>
          <w:kern w:val="0"/>
        </w:rPr>
        <w:t>飞行</w:t>
      </w:r>
      <w:r w:rsidR="00C42B15" w:rsidRPr="00A3306E">
        <w:rPr>
          <w:rFonts w:ascii="Times New Roman" w:eastAsia="宋体" w:hAnsi="Times New Roman" w:hint="eastAsia"/>
          <w:kern w:val="0"/>
        </w:rPr>
        <w:t>运动</w:t>
      </w:r>
      <w:r w:rsidRPr="00A3306E">
        <w:rPr>
          <w:rFonts w:ascii="Times New Roman" w:eastAsia="宋体" w:hAnsi="Times New Roman" w:hint="eastAsia"/>
          <w:kern w:val="0"/>
        </w:rPr>
        <w:t>。</w:t>
      </w:r>
      <w:r w:rsidR="00052E84" w:rsidRPr="00A3306E">
        <w:rPr>
          <w:rFonts w:ascii="Times New Roman" w:eastAsia="宋体" w:hAnsi="Times New Roman" w:hint="eastAsia"/>
          <w:kern w:val="0"/>
        </w:rPr>
        <w:t>因此，</w:t>
      </w:r>
      <w:r w:rsidR="005B1F25" w:rsidRPr="00A3306E">
        <w:rPr>
          <w:rFonts w:ascii="Times New Roman" w:eastAsia="宋体" w:hAnsi="Times New Roman" w:hint="eastAsia"/>
          <w:kern w:val="0"/>
        </w:rPr>
        <w:t>全球重力场的精密测量对地球物理、水文、海洋、气候与环境等领域的研究具有重要的意义，同时也为航空和水下导航、飞行器发射、制导与返回等提供</w:t>
      </w:r>
      <w:r w:rsidR="00C42B15" w:rsidRPr="00A3306E">
        <w:rPr>
          <w:rFonts w:ascii="Times New Roman" w:eastAsia="宋体" w:hAnsi="Times New Roman" w:hint="eastAsia"/>
          <w:kern w:val="0"/>
        </w:rPr>
        <w:t>了</w:t>
      </w:r>
      <w:r w:rsidR="005B1F25" w:rsidRPr="00A3306E">
        <w:rPr>
          <w:rFonts w:ascii="Times New Roman" w:eastAsia="宋体" w:hAnsi="Times New Roman" w:hint="eastAsia"/>
          <w:kern w:val="0"/>
        </w:rPr>
        <w:t>基础性支撑保障。</w:t>
      </w:r>
      <w:r w:rsidR="00052E84" w:rsidRPr="00A3306E">
        <w:rPr>
          <w:rFonts w:ascii="Times New Roman" w:eastAsia="宋体" w:hAnsi="Times New Roman" w:hint="eastAsia"/>
          <w:kern w:val="0"/>
        </w:rPr>
        <w:t>自上世纪</w:t>
      </w:r>
      <w:r w:rsidR="00052E84" w:rsidRPr="00A3306E">
        <w:rPr>
          <w:rFonts w:ascii="Times New Roman" w:eastAsia="宋体" w:hAnsi="Times New Roman"/>
          <w:kern w:val="0"/>
        </w:rPr>
        <w:t>70</w:t>
      </w:r>
      <w:r w:rsidR="00052E84" w:rsidRPr="00A3306E">
        <w:rPr>
          <w:rFonts w:ascii="Times New Roman" w:eastAsia="宋体" w:hAnsi="Times New Roman"/>
          <w:kern w:val="0"/>
        </w:rPr>
        <w:t>年起</w:t>
      </w:r>
      <w:r w:rsidR="00C42B15" w:rsidRPr="00A3306E">
        <w:rPr>
          <w:rFonts w:ascii="Times New Roman" w:eastAsia="宋体" w:hAnsi="Times New Roman" w:hint="eastAsia"/>
          <w:kern w:val="0"/>
        </w:rPr>
        <w:t>，为获得全球范围高精度高一致性</w:t>
      </w:r>
      <w:r w:rsidR="00FD1266" w:rsidRPr="00A3306E">
        <w:rPr>
          <w:rFonts w:ascii="Times New Roman" w:eastAsia="宋体" w:hAnsi="Times New Roman" w:hint="eastAsia"/>
          <w:kern w:val="0"/>
        </w:rPr>
        <w:t>以及均匀分布</w:t>
      </w:r>
      <w:r w:rsidR="00C42B15" w:rsidRPr="00A3306E">
        <w:rPr>
          <w:rFonts w:ascii="Times New Roman" w:eastAsia="宋体" w:hAnsi="Times New Roman" w:hint="eastAsia"/>
          <w:kern w:val="0"/>
        </w:rPr>
        <w:t>的</w:t>
      </w:r>
      <w:r w:rsidR="00FD1266" w:rsidRPr="00A3306E">
        <w:rPr>
          <w:rFonts w:ascii="Times New Roman" w:eastAsia="宋体" w:hAnsi="Times New Roman" w:hint="eastAsia"/>
          <w:kern w:val="0"/>
        </w:rPr>
        <w:t>重力场测量数据，</w:t>
      </w:r>
      <w:r w:rsidR="00052E84" w:rsidRPr="00A3306E">
        <w:rPr>
          <w:rFonts w:ascii="Times New Roman" w:eastAsia="宋体" w:hAnsi="Times New Roman" w:hint="eastAsia"/>
          <w:kern w:val="0"/>
        </w:rPr>
        <w:t>国际研究团队</w:t>
      </w:r>
      <w:r w:rsidR="00C42B15" w:rsidRPr="00A3306E">
        <w:rPr>
          <w:rFonts w:ascii="Times New Roman" w:eastAsia="宋体" w:hAnsi="Times New Roman"/>
          <w:kern w:val="0"/>
        </w:rPr>
        <w:t>投入</w:t>
      </w:r>
      <w:r w:rsidR="0002103A" w:rsidRPr="00A3306E">
        <w:rPr>
          <w:rFonts w:ascii="Times New Roman" w:eastAsia="宋体" w:hAnsi="Times New Roman" w:hint="eastAsia"/>
          <w:kern w:val="0"/>
        </w:rPr>
        <w:t>了</w:t>
      </w:r>
      <w:r w:rsidR="00C42B15" w:rsidRPr="00A3306E">
        <w:rPr>
          <w:rFonts w:ascii="Times New Roman" w:eastAsia="宋体" w:hAnsi="Times New Roman"/>
          <w:kern w:val="0"/>
        </w:rPr>
        <w:t>巨大的人力物力开展地球重力卫星任务的</w:t>
      </w:r>
      <w:r w:rsidR="00052E84" w:rsidRPr="00A3306E">
        <w:rPr>
          <w:rFonts w:ascii="Times New Roman" w:eastAsia="宋体" w:hAnsi="Times New Roman" w:hint="eastAsia"/>
          <w:kern w:val="0"/>
        </w:rPr>
        <w:t>研发</w:t>
      </w:r>
      <w:r w:rsidR="00C42B15" w:rsidRPr="00A3306E">
        <w:rPr>
          <w:rFonts w:ascii="Times New Roman" w:eastAsia="宋体" w:hAnsi="Times New Roman"/>
          <w:kern w:val="0"/>
        </w:rPr>
        <w:t>。</w:t>
      </w:r>
      <w:r w:rsidR="00052E84" w:rsidRPr="00A3306E">
        <w:rPr>
          <w:rFonts w:ascii="Times New Roman" w:eastAsia="宋体" w:hAnsi="Times New Roman" w:hint="eastAsia"/>
          <w:kern w:val="0"/>
        </w:rPr>
        <w:t>随着技术的</w:t>
      </w:r>
      <w:r w:rsidR="0002103A" w:rsidRPr="00A3306E">
        <w:rPr>
          <w:rFonts w:ascii="Times New Roman" w:eastAsia="宋体" w:hAnsi="Times New Roman" w:hint="eastAsia"/>
          <w:kern w:val="0"/>
        </w:rPr>
        <w:t>逐步成熟</w:t>
      </w:r>
      <w:r w:rsidR="00052E84" w:rsidRPr="00A3306E">
        <w:rPr>
          <w:rFonts w:ascii="Times New Roman" w:eastAsia="宋体" w:hAnsi="Times New Roman" w:hint="eastAsia"/>
          <w:kern w:val="0"/>
        </w:rPr>
        <w:t>，</w:t>
      </w:r>
      <w:r w:rsidRPr="00A3306E">
        <w:rPr>
          <w:rFonts w:ascii="Times New Roman" w:eastAsia="宋体" w:hAnsi="Times New Roman" w:hint="eastAsia"/>
          <w:kern w:val="0"/>
        </w:rPr>
        <w:t>本世纪以来，国际上先后发射了</w:t>
      </w:r>
      <w:r w:rsidR="00052E84" w:rsidRPr="00A3306E">
        <w:rPr>
          <w:rFonts w:ascii="Times New Roman" w:eastAsia="宋体" w:hAnsi="Times New Roman" w:hint="eastAsia"/>
          <w:kern w:val="0"/>
        </w:rPr>
        <w:t>高低跟踪</w:t>
      </w:r>
      <w:r w:rsidR="00196250" w:rsidRPr="00A3306E">
        <w:rPr>
          <w:rFonts w:ascii="Times New Roman" w:eastAsia="宋体" w:hAnsi="Times New Roman" w:hint="eastAsia"/>
          <w:kern w:val="0"/>
        </w:rPr>
        <w:t>的</w:t>
      </w:r>
      <w:r w:rsidRPr="00A3306E">
        <w:rPr>
          <w:rFonts w:ascii="Times New Roman" w:eastAsia="宋体" w:hAnsi="Times New Roman"/>
          <w:kern w:val="0"/>
        </w:rPr>
        <w:t>CHAMP</w:t>
      </w:r>
      <w:r w:rsidR="00052E84" w:rsidRPr="00A3306E">
        <w:rPr>
          <w:rFonts w:ascii="Times New Roman" w:eastAsia="宋体" w:hAnsi="Times New Roman" w:hint="eastAsia"/>
          <w:kern w:val="0"/>
        </w:rPr>
        <w:t>任务</w:t>
      </w:r>
      <w:r w:rsidR="00052E84" w:rsidRPr="00A3306E">
        <w:rPr>
          <w:rFonts w:ascii="Times New Roman" w:eastAsia="宋体" w:hAnsi="Times New Roman" w:hint="eastAsia"/>
          <w:kern w:val="0"/>
        </w:rPr>
        <w:t xml:space="preserve"> </w:t>
      </w:r>
      <w:r w:rsidRPr="00A3306E">
        <w:rPr>
          <w:rFonts w:ascii="Times New Roman" w:eastAsia="宋体" w:hAnsi="Times New Roman"/>
          <w:kern w:val="0"/>
        </w:rPr>
        <w:fldChar w:fldCharType="begin"/>
      </w:r>
      <w:r w:rsidRPr="00A3306E">
        <w:rPr>
          <w:rFonts w:ascii="Times New Roman" w:eastAsia="宋体" w:hAnsi="Times New Roman"/>
          <w:kern w:val="0"/>
        </w:rPr>
        <w:instrText xml:space="preserve"> ADDIN ZOTERO_ITEM CSL_CITATION {"citationID":"33agiwAl","properties":{"formattedCitation":"(REIGBER\\uc0\\u160{}\\uc0\\u31561{}, 2002)","plainCitation":"(REIGBER </w:instrText>
      </w:r>
      <w:r w:rsidRPr="00A3306E">
        <w:rPr>
          <w:rFonts w:ascii="Times New Roman" w:eastAsia="宋体" w:hAnsi="Times New Roman"/>
          <w:kern w:val="0"/>
        </w:rPr>
        <w:instrText>等</w:instrText>
      </w:r>
      <w:r w:rsidRPr="00A3306E">
        <w:rPr>
          <w:rFonts w:ascii="Times New Roman" w:eastAsia="宋体" w:hAnsi="Times New Roman"/>
          <w:kern w:val="0"/>
        </w:rPr>
        <w:instrText xml:space="preserve">, 2002)","noteIndex":0},"citationItems":[{"id":295,"uris":["http://zotero.org/users/6467040/items/RTN4ZSUV"],"uri":["http://zotero.org/users/6467040/items/RTN4ZSUV"],"itemData":{"id":295,"type":"article-journal","abstract":"The German small satellite CHAMP is on the final track for launch on July 15, 2000 into a circular, nearpolar and 460 km altitude orbit. The satellite carries a number of instruments, partly provided by NASA, CNES and USAF, with synergetic use for precise orbit determination, global gravity and magnetic field recovery, and GPS atmosphere and ionosphere profiling. The mission is projected for a five years' lifetime while the orbit slowly decays to below 300 km altitude. The ground segment is run by DLR for mission operations and by GFZ for mission/science interaction, science data processing, archiving and distribution. Ionosphere profiling is a task of DLR. CHAMP's commissioning phase for system verification, payload data and software calibration/validation is supposed to last nine months, followed by the nominal exploitation phase.","container-title":"Advances in Space Research","DOI":"10.1016/S0273-1177(02)00276-4","ISSN":"0273-1177","issue":"2","journalAbbreviation":"Advances in Space Research","language":"en","page":"129-134","source":"ScienceDirect","title":"CHAMP mission status","URL":"https://www.sciencedirect.com/science/article/pii/S0273117702002764","volume":"30","author":[{"family":"Reigber","given":"Ch."},{"family":"Lühr","given":"H."},{"family":"Schwintzer","given":"P."}],"accessed":{"date-parts":[["2022",2,28]]},"issued":{"date-parts":[["2002",7,1]]}}}],"schema":"https://github.com/citation-style-language/schema/raw/master/csl-citation.json"} </w:instrText>
      </w:r>
      <w:r w:rsidRPr="00A3306E">
        <w:rPr>
          <w:rFonts w:ascii="Times New Roman" w:eastAsia="宋体" w:hAnsi="Times New Roman"/>
          <w:kern w:val="0"/>
        </w:rPr>
        <w:fldChar w:fldCharType="separate"/>
      </w:r>
      <w:r w:rsidRPr="00A3306E">
        <w:rPr>
          <w:rFonts w:ascii="Times New Roman" w:eastAsia="宋体" w:hAnsi="Times New Roman" w:cs="Times New Roman"/>
          <w:kern w:val="0"/>
          <w:szCs w:val="24"/>
        </w:rPr>
        <w:t>(REIGBER </w:t>
      </w:r>
      <w:r w:rsidRPr="00A3306E">
        <w:rPr>
          <w:rFonts w:ascii="Times New Roman" w:eastAsia="宋体" w:hAnsi="Times New Roman" w:cs="Times New Roman"/>
          <w:kern w:val="0"/>
          <w:szCs w:val="24"/>
        </w:rPr>
        <w:t>等</w:t>
      </w:r>
      <w:r w:rsidRPr="00A3306E">
        <w:rPr>
          <w:rFonts w:ascii="Times New Roman" w:eastAsia="宋体" w:hAnsi="Times New Roman" w:cs="Times New Roman"/>
          <w:kern w:val="0"/>
          <w:szCs w:val="24"/>
        </w:rPr>
        <w:t>, 2002)</w:t>
      </w:r>
      <w:r w:rsidRPr="00A3306E">
        <w:rPr>
          <w:rFonts w:ascii="Times New Roman" w:eastAsia="宋体" w:hAnsi="Times New Roman"/>
          <w:kern w:val="0"/>
        </w:rPr>
        <w:fldChar w:fldCharType="end"/>
      </w:r>
      <w:r w:rsidRPr="00A3306E">
        <w:rPr>
          <w:rFonts w:ascii="Times New Roman" w:eastAsia="宋体" w:hAnsi="Times New Roman"/>
          <w:kern w:val="0"/>
        </w:rPr>
        <w:t>、</w:t>
      </w:r>
      <w:r w:rsidR="00052E84" w:rsidRPr="00A3306E">
        <w:rPr>
          <w:rFonts w:ascii="Times New Roman" w:eastAsia="宋体" w:hAnsi="Times New Roman" w:hint="eastAsia"/>
          <w:kern w:val="0"/>
        </w:rPr>
        <w:t>低低跟踪</w:t>
      </w:r>
      <w:r w:rsidR="00196250" w:rsidRPr="00A3306E">
        <w:rPr>
          <w:rFonts w:ascii="Times New Roman" w:eastAsia="宋体" w:hAnsi="Times New Roman" w:hint="eastAsia"/>
          <w:kern w:val="0"/>
        </w:rPr>
        <w:t>的</w:t>
      </w:r>
      <w:r w:rsidRPr="00A3306E">
        <w:rPr>
          <w:rFonts w:ascii="Times New Roman" w:eastAsia="宋体" w:hAnsi="Times New Roman"/>
          <w:kern w:val="0"/>
        </w:rPr>
        <w:t>GRACE</w:t>
      </w:r>
      <w:r w:rsidR="00052E84" w:rsidRPr="00A3306E">
        <w:rPr>
          <w:rFonts w:ascii="Times New Roman" w:eastAsia="宋体" w:hAnsi="Times New Roman" w:hint="eastAsia"/>
          <w:kern w:val="0"/>
        </w:rPr>
        <w:t>任务</w:t>
      </w:r>
      <w:r w:rsidR="00052E84" w:rsidRPr="00A3306E">
        <w:rPr>
          <w:rFonts w:ascii="Times New Roman" w:eastAsia="宋体" w:hAnsi="Times New Roman"/>
          <w:kern w:val="0"/>
        </w:rPr>
        <w:t xml:space="preserve"> </w:t>
      </w:r>
      <w:r w:rsidRPr="00A3306E">
        <w:rPr>
          <w:rFonts w:ascii="Times New Roman" w:eastAsia="宋体" w:hAnsi="Times New Roman"/>
          <w:kern w:val="0"/>
        </w:rPr>
        <w:fldChar w:fldCharType="begin"/>
      </w:r>
      <w:r w:rsidRPr="00A3306E">
        <w:rPr>
          <w:rFonts w:ascii="Times New Roman" w:eastAsia="宋体" w:hAnsi="Times New Roman"/>
          <w:kern w:val="0"/>
        </w:rPr>
        <w:instrText xml:space="preserve"> ADDIN ZOTERO_ITEM CSL_CITATION {"citationID":"rtiYFTTb","properties":{"formattedCitation":"(TAPLEY\\uc0\\u160{}\\uc0\\u31561{}, 2004)","plainCitation":"(TAPLEY </w:instrText>
      </w:r>
      <w:r w:rsidRPr="00A3306E">
        <w:rPr>
          <w:rFonts w:ascii="Times New Roman" w:eastAsia="宋体" w:hAnsi="Times New Roman"/>
          <w:kern w:val="0"/>
        </w:rPr>
        <w:instrText>等</w:instrText>
      </w:r>
      <w:r w:rsidRPr="00A3306E">
        <w:rPr>
          <w:rFonts w:ascii="Times New Roman" w:eastAsia="宋体" w:hAnsi="Times New Roman"/>
          <w:kern w:val="0"/>
        </w:rPr>
        <w:instrText xml:space="preserve">, 2004)","noteIndex":0},"citationItems":[{"id":297,"uris":["http://zotero.org/users/6467040/items/X75YZFUI"],"uri":["http://zotero.org/users/6467040/items/X75YZFUI"],"itemData":{"id":297,"type":"article-journal","abstract":"The GRACE mission is designed to track changes in the Earth's gravity field for a period of five years. Launched in March 2002, the two GRACE satellites have collected nearly two years of data. A span of data available during the Commissioning Phase was used to obtain initial gravity models. The gravity models developed with this data are more than an order of magnitude better at the long and mid wavelengths than previous models. The error estimates indicate a 2-cm accuracy uniformly over the land and ocean regions, a consequence of the highly accurate, global and homogenous nature of the GRACE data. These early results are a strong affirmation of the GRACE mission concept.","container-title":"Geophysical Research Letters","DOI":"10.1029/2004GL019920","ISSN":"1944-8007","issue":"9","language":"en","note":"_eprint: https://onlinelibrary.wiley.com/doi/pdf/10.1029/2004GL019920","source":"Wiley Online Library","title":"The gravity recovery and climate experiment: Mission overview and early results","title-short":"The gravity recovery and climate experiment","URL":"https://onlinelibrary.wiley.com/doi/abs/10.1029/2004GL019920","volume":"31","author":[{"family":"Tapley","given":"B. D."},{"family":"Bettadpur","given":"S."},{"family":"Watkins","given":"M."},{"family":"Reigber","given":"C."}],"accessed":{"date-parts":[["2022",2,28]]},"issued":{"date-parts":[["2004"]]}}}],"schema":"https://github.com/citation-style-language/schema/raw/master/csl-citation.json"} </w:instrText>
      </w:r>
      <w:r w:rsidRPr="00A3306E">
        <w:rPr>
          <w:rFonts w:ascii="Times New Roman" w:eastAsia="宋体" w:hAnsi="Times New Roman"/>
          <w:kern w:val="0"/>
        </w:rPr>
        <w:fldChar w:fldCharType="separate"/>
      </w:r>
      <w:r w:rsidRPr="00A3306E">
        <w:rPr>
          <w:rFonts w:ascii="Times New Roman" w:eastAsia="宋体" w:hAnsi="Times New Roman" w:cs="Times New Roman"/>
          <w:kern w:val="0"/>
          <w:szCs w:val="24"/>
        </w:rPr>
        <w:t>(TAPLEY </w:t>
      </w:r>
      <w:r w:rsidRPr="00A3306E">
        <w:rPr>
          <w:rFonts w:ascii="Times New Roman" w:eastAsia="宋体" w:hAnsi="Times New Roman" w:cs="Times New Roman"/>
          <w:kern w:val="0"/>
          <w:szCs w:val="24"/>
        </w:rPr>
        <w:t>等</w:t>
      </w:r>
      <w:r w:rsidRPr="00A3306E">
        <w:rPr>
          <w:rFonts w:ascii="Times New Roman" w:eastAsia="宋体" w:hAnsi="Times New Roman" w:cs="Times New Roman"/>
          <w:kern w:val="0"/>
          <w:szCs w:val="24"/>
        </w:rPr>
        <w:t>, 2004)</w:t>
      </w:r>
      <w:r w:rsidRPr="00A3306E">
        <w:rPr>
          <w:rFonts w:ascii="Times New Roman" w:eastAsia="宋体" w:hAnsi="Times New Roman"/>
          <w:kern w:val="0"/>
        </w:rPr>
        <w:fldChar w:fldCharType="end"/>
      </w:r>
      <w:r w:rsidR="00052E84" w:rsidRPr="00A3306E">
        <w:rPr>
          <w:rFonts w:ascii="Times New Roman" w:eastAsia="宋体" w:hAnsi="Times New Roman" w:hint="eastAsia"/>
          <w:kern w:val="0"/>
        </w:rPr>
        <w:t>、以及</w:t>
      </w:r>
      <w:r w:rsidR="00196250" w:rsidRPr="00A3306E">
        <w:rPr>
          <w:rFonts w:ascii="Times New Roman" w:eastAsia="宋体" w:hAnsi="Times New Roman" w:hint="eastAsia"/>
          <w:kern w:val="0"/>
        </w:rPr>
        <w:t>高低跟踪结合</w:t>
      </w:r>
      <w:r w:rsidR="00052E84" w:rsidRPr="00A3306E">
        <w:rPr>
          <w:rFonts w:ascii="Times New Roman" w:eastAsia="宋体" w:hAnsi="Times New Roman" w:hint="eastAsia"/>
          <w:kern w:val="0"/>
        </w:rPr>
        <w:t>梯度测量</w:t>
      </w:r>
      <w:r w:rsidR="00196250" w:rsidRPr="00A3306E">
        <w:rPr>
          <w:rFonts w:ascii="Times New Roman" w:eastAsia="宋体" w:hAnsi="Times New Roman" w:hint="eastAsia"/>
          <w:kern w:val="0"/>
        </w:rPr>
        <w:t>的</w:t>
      </w:r>
      <w:r w:rsidRPr="00A3306E">
        <w:rPr>
          <w:rFonts w:ascii="Times New Roman" w:eastAsia="宋体" w:hAnsi="Times New Roman"/>
          <w:kern w:val="0"/>
        </w:rPr>
        <w:t>GOCE</w:t>
      </w:r>
      <w:r w:rsidR="00196250" w:rsidRPr="00A3306E">
        <w:rPr>
          <w:rFonts w:ascii="Times New Roman" w:eastAsia="宋体" w:hAnsi="Times New Roman" w:hint="eastAsia"/>
          <w:kern w:val="0"/>
        </w:rPr>
        <w:t>任务</w:t>
      </w:r>
      <w:r w:rsidR="00052E84" w:rsidRPr="00A3306E">
        <w:rPr>
          <w:rFonts w:ascii="Times New Roman" w:eastAsia="宋体" w:hAnsi="Times New Roman"/>
          <w:kern w:val="0"/>
        </w:rPr>
        <w:t xml:space="preserve"> </w:t>
      </w:r>
      <w:r w:rsidRPr="00A3306E">
        <w:rPr>
          <w:rFonts w:ascii="Times New Roman" w:eastAsia="宋体" w:hAnsi="Times New Roman"/>
          <w:kern w:val="0"/>
        </w:rPr>
        <w:fldChar w:fldCharType="begin"/>
      </w:r>
      <w:r w:rsidRPr="00A3306E">
        <w:rPr>
          <w:rFonts w:ascii="Times New Roman" w:eastAsia="宋体" w:hAnsi="Times New Roman"/>
          <w:kern w:val="0"/>
        </w:rPr>
        <w:instrText xml:space="preserve"> ADDIN ZOTERO_ITEM CSL_CITATION {"citationID":"VRpwau5y","properties":{"formattedCitation":"(RUMMEL\\uc0\\u160{}\\uc0\\u31561{}, 2010)","plainCitation":"(RUMMEL </w:instrText>
      </w:r>
      <w:r w:rsidRPr="00A3306E">
        <w:rPr>
          <w:rFonts w:ascii="Times New Roman" w:eastAsia="宋体" w:hAnsi="Times New Roman"/>
          <w:kern w:val="0"/>
        </w:rPr>
        <w:instrText>等</w:instrText>
      </w:r>
      <w:r w:rsidRPr="00A3306E">
        <w:rPr>
          <w:rFonts w:ascii="Times New Roman" w:eastAsia="宋体" w:hAnsi="Times New Roman"/>
          <w:kern w:val="0"/>
        </w:rPr>
        <w:instrText xml:space="preserve">, 2010)","noteIndex":0},"citationItems":[{"id":299,"uris":["http://zotero.org/users/6467040/items/VHR8LMV7"],"uri":["http://zotero.org/users/6467040/items/VHR8LMV7"],"itemData":{"id":299,"type":"chapter","abstract":"GOCE has been launched on March 17, 2009. It is the first satellite of ESA’s Living Planet Programme. It is aiming at a better\nunderstanding of the Earth system. The mission objective of GOCE is the determination of the Earth’s gravity field and geoid\nwith high accuracy and maximum spatial resolution. The geoid, combined with the actual mean ocean surface as derived from\ntwenty years of satellite radar altimetry, will yield global dynamic ocean topography. It will serve ocean circulation and\nocean transport studies and sea level research. GOCE geoid heights will allow conversion of GPS heights to high precision\nheights above sea level. Gravity anomalies from GOCE will be used for gravity-to-density inversion and in particular for studies\nof the Earth’s lithosphere and upper mantle.\n\nGOCE is the first satellite carrying a gravitational gradiometer. In essence the spacecraft together with all its sensors\ncan be regarded as a satellite gravimeter. The mission is unique and novel in several ways. Precise GPS-tracking with a newly\ndeveloped European receiver is providing the orbit with cm-precision. Orbit analysis will give the long wavelength part of\nthe gravity field and be complementary to the high resolution gravimetric data of the gradiometer. The spacecraft, in an extremely\nlow orbit of only 255km, is kept free of drag influence by ion-thrusters and is guided smoothly around the Earth by magneto\ntorquers. The gradiometer and star sensors deliver the data necessary for drag-free and angular control. The high demand on\nthe purity of the gravimetric signal is achieved via extreme levels of thermal control and material stiffness.\n\nIn the context of the German Geotechnology-Programme methods have been developed for optimal sensor and data analysis, for\ncombination with complementary data sets and for calibration and validation.\n\nKeywordsGOCE-Gravitational gradiometry","ISBN":"978-3-642-10227-1","note":"DOI: 10.1007/978-3-642-10228-8_16","page":"203-212","source":"ResearchGate","title":"Gravity and Steady-State Ocean Circulation Explorer GOCE","author":[{"family":"Rummel","given":"R."},{"family":"Gruber","given":"Thomas"}],"issued":{"date-parts":[["2010",4,9]]}}}],"schema":"https://github.com/citation-style-language/schema/raw/master/csl-citation.json"} </w:instrText>
      </w:r>
      <w:r w:rsidRPr="00A3306E">
        <w:rPr>
          <w:rFonts w:ascii="Times New Roman" w:eastAsia="宋体" w:hAnsi="Times New Roman"/>
          <w:kern w:val="0"/>
        </w:rPr>
        <w:fldChar w:fldCharType="separate"/>
      </w:r>
      <w:r w:rsidRPr="00A3306E">
        <w:rPr>
          <w:rFonts w:ascii="Times New Roman" w:eastAsia="宋体" w:hAnsi="Times New Roman" w:cs="Times New Roman"/>
          <w:kern w:val="0"/>
          <w:szCs w:val="24"/>
        </w:rPr>
        <w:t>(RUMMEL </w:t>
      </w:r>
      <w:r w:rsidRPr="00A3306E">
        <w:rPr>
          <w:rFonts w:ascii="Times New Roman" w:eastAsia="宋体" w:hAnsi="Times New Roman" w:cs="Times New Roman"/>
          <w:kern w:val="0"/>
          <w:szCs w:val="24"/>
        </w:rPr>
        <w:t>等</w:t>
      </w:r>
      <w:r w:rsidRPr="00A3306E">
        <w:rPr>
          <w:rFonts w:ascii="Times New Roman" w:eastAsia="宋体" w:hAnsi="Times New Roman" w:cs="Times New Roman"/>
          <w:kern w:val="0"/>
          <w:szCs w:val="24"/>
        </w:rPr>
        <w:t>, 2010)</w:t>
      </w:r>
      <w:r w:rsidRPr="00A3306E">
        <w:rPr>
          <w:rFonts w:ascii="Times New Roman" w:eastAsia="宋体" w:hAnsi="Times New Roman"/>
          <w:kern w:val="0"/>
        </w:rPr>
        <w:fldChar w:fldCharType="end"/>
      </w:r>
      <w:r w:rsidR="00052E84" w:rsidRPr="00A3306E">
        <w:rPr>
          <w:rFonts w:ascii="Times New Roman" w:eastAsia="宋体" w:hAnsi="Times New Roman"/>
          <w:kern w:val="0"/>
        </w:rPr>
        <w:t xml:space="preserve"> </w:t>
      </w:r>
      <w:r w:rsidRPr="00A3306E">
        <w:rPr>
          <w:rFonts w:ascii="Times New Roman" w:eastAsia="宋体" w:hAnsi="Times New Roman" w:hint="eastAsia"/>
          <w:kern w:val="0"/>
        </w:rPr>
        <w:t>等基于不同测量</w:t>
      </w:r>
      <w:r w:rsidR="00F16151" w:rsidRPr="00A3306E">
        <w:rPr>
          <w:rFonts w:ascii="Times New Roman" w:eastAsia="宋体" w:hAnsi="Times New Roman" w:hint="eastAsia"/>
          <w:kern w:val="0"/>
        </w:rPr>
        <w:t>模式</w:t>
      </w:r>
      <w:r w:rsidRPr="00A3306E">
        <w:rPr>
          <w:rFonts w:ascii="Times New Roman" w:eastAsia="宋体" w:hAnsi="Times New Roman" w:hint="eastAsia"/>
          <w:kern w:val="0"/>
        </w:rPr>
        <w:t>的重力卫星</w:t>
      </w:r>
      <w:r w:rsidR="00196250" w:rsidRPr="00A3306E">
        <w:rPr>
          <w:rFonts w:ascii="Times New Roman" w:eastAsia="宋体" w:hAnsi="Times New Roman" w:hint="eastAsia"/>
          <w:kern w:val="0"/>
        </w:rPr>
        <w:t>任务。</w:t>
      </w:r>
      <w:r w:rsidR="00F16151" w:rsidRPr="00A3306E">
        <w:rPr>
          <w:rFonts w:ascii="Times New Roman" w:eastAsia="宋体" w:hAnsi="Times New Roman" w:hint="eastAsia"/>
          <w:kern w:val="0"/>
        </w:rPr>
        <w:t>相比于传统</w:t>
      </w:r>
      <w:r w:rsidR="0002103A" w:rsidRPr="00A3306E">
        <w:rPr>
          <w:rFonts w:ascii="Times New Roman" w:eastAsia="宋体" w:hAnsi="Times New Roman" w:hint="eastAsia"/>
          <w:kern w:val="0"/>
        </w:rPr>
        <w:t>地面重力勘探以及卫星雷达测高</w:t>
      </w:r>
      <w:r w:rsidR="00F16151" w:rsidRPr="00A3306E">
        <w:rPr>
          <w:rFonts w:ascii="Times New Roman" w:eastAsia="宋体" w:hAnsi="Times New Roman" w:hint="eastAsia"/>
          <w:kern w:val="0"/>
        </w:rPr>
        <w:t>反演</w:t>
      </w:r>
      <w:r w:rsidR="0002103A" w:rsidRPr="00A3306E">
        <w:rPr>
          <w:rFonts w:ascii="Times New Roman" w:eastAsia="宋体" w:hAnsi="Times New Roman" w:hint="eastAsia"/>
          <w:kern w:val="0"/>
        </w:rPr>
        <w:t>等</w:t>
      </w:r>
      <w:r w:rsidR="00F16151" w:rsidRPr="00A3306E">
        <w:rPr>
          <w:rFonts w:ascii="Times New Roman" w:eastAsia="宋体" w:hAnsi="Times New Roman" w:hint="eastAsia"/>
          <w:kern w:val="0"/>
        </w:rPr>
        <w:t>手段</w:t>
      </w:r>
      <w:r w:rsidR="0002103A" w:rsidRPr="00A3306E">
        <w:rPr>
          <w:rFonts w:ascii="Times New Roman" w:eastAsia="宋体" w:hAnsi="Times New Roman" w:hint="eastAsia"/>
          <w:kern w:val="0"/>
        </w:rPr>
        <w:t>，重力卫星</w:t>
      </w:r>
      <w:r w:rsidR="00F16151" w:rsidRPr="00A3306E">
        <w:rPr>
          <w:rFonts w:ascii="Times New Roman" w:eastAsia="宋体" w:hAnsi="Times New Roman" w:hint="eastAsia"/>
          <w:kern w:val="0"/>
        </w:rPr>
        <w:t>任务提供了不可替代的互补性的探测手段</w:t>
      </w:r>
      <w:r w:rsidR="00196250" w:rsidRPr="00A3306E">
        <w:rPr>
          <w:rFonts w:ascii="Times New Roman" w:eastAsia="宋体" w:hAnsi="Times New Roman" w:hint="eastAsia"/>
          <w:kern w:val="0"/>
        </w:rPr>
        <w:t>。</w:t>
      </w:r>
    </w:p>
    <w:p w14:paraId="19469131" w14:textId="62AF7320" w:rsidR="008A5A74" w:rsidRPr="00A3306E" w:rsidRDefault="00F16151" w:rsidP="00A3306E">
      <w:pPr>
        <w:autoSpaceDE w:val="0"/>
        <w:autoSpaceDN w:val="0"/>
        <w:adjustRightInd w:val="0"/>
        <w:snapToGrid w:val="0"/>
        <w:spacing w:line="360" w:lineRule="auto"/>
        <w:ind w:firstLineChars="200" w:firstLine="420"/>
        <w:rPr>
          <w:rFonts w:ascii="Times New Roman" w:eastAsia="宋体" w:hAnsi="Times New Roman"/>
          <w:kern w:val="0"/>
        </w:rPr>
      </w:pPr>
      <w:r w:rsidRPr="00A3306E">
        <w:rPr>
          <w:rFonts w:ascii="Times New Roman" w:eastAsia="宋体" w:hAnsi="Times New Roman" w:hint="eastAsia"/>
          <w:kern w:val="0"/>
        </w:rPr>
        <w:t>采用低低跟踪的测量模式的</w:t>
      </w:r>
      <w:r w:rsidR="00544E64" w:rsidRPr="00A3306E">
        <w:rPr>
          <w:rFonts w:ascii="Times New Roman" w:eastAsia="宋体" w:hAnsi="Times New Roman"/>
          <w:kern w:val="0"/>
        </w:rPr>
        <w:t>GRACE</w:t>
      </w:r>
      <w:r w:rsidR="00FF4464" w:rsidRPr="00A3306E">
        <w:rPr>
          <w:rFonts w:ascii="Times New Roman" w:eastAsia="宋体" w:hAnsi="Times New Roman" w:hint="eastAsia"/>
          <w:kern w:val="0"/>
        </w:rPr>
        <w:t>为近地双星任务</w:t>
      </w:r>
      <w:r w:rsidR="00544E64" w:rsidRPr="00A3306E">
        <w:rPr>
          <w:rFonts w:ascii="Times New Roman" w:eastAsia="宋体" w:hAnsi="Times New Roman" w:hint="eastAsia"/>
          <w:kern w:val="0"/>
        </w:rPr>
        <w:t>，</w:t>
      </w:r>
      <w:r w:rsidRPr="00A3306E">
        <w:rPr>
          <w:rFonts w:ascii="Times New Roman" w:eastAsia="宋体" w:hAnsi="Times New Roman" w:hint="eastAsia"/>
          <w:kern w:val="0"/>
        </w:rPr>
        <w:t>基于其</w:t>
      </w:r>
      <w:r w:rsidR="000C4F8A" w:rsidRPr="00A3306E">
        <w:rPr>
          <w:rFonts w:ascii="Times New Roman" w:eastAsia="宋体" w:hAnsi="Times New Roman" w:hint="eastAsia"/>
          <w:kern w:val="0"/>
        </w:rPr>
        <w:t>核心</w:t>
      </w:r>
      <w:r w:rsidRPr="00A3306E">
        <w:rPr>
          <w:rFonts w:ascii="Times New Roman" w:eastAsia="宋体" w:hAnsi="Times New Roman" w:hint="eastAsia"/>
          <w:kern w:val="0"/>
        </w:rPr>
        <w:t>高精度</w:t>
      </w:r>
      <w:r w:rsidR="00A61674" w:rsidRPr="00A3306E">
        <w:rPr>
          <w:rFonts w:ascii="Times New Roman" w:eastAsia="宋体" w:hAnsi="Times New Roman" w:hint="eastAsia"/>
          <w:kern w:val="0"/>
        </w:rPr>
        <w:t>K</w:t>
      </w:r>
      <w:r w:rsidR="00A61674" w:rsidRPr="00A3306E">
        <w:rPr>
          <w:rFonts w:ascii="Times New Roman" w:eastAsia="宋体" w:hAnsi="Times New Roman" w:hint="eastAsia"/>
          <w:kern w:val="0"/>
        </w:rPr>
        <w:t>波段微波</w:t>
      </w:r>
      <w:r w:rsidRPr="00A3306E">
        <w:rPr>
          <w:rFonts w:ascii="Times New Roman" w:eastAsia="宋体" w:hAnsi="Times New Roman" w:hint="eastAsia"/>
          <w:kern w:val="0"/>
        </w:rPr>
        <w:t>星间距测量</w:t>
      </w:r>
      <w:r w:rsidR="00A61674" w:rsidRPr="00A3306E">
        <w:rPr>
          <w:rFonts w:ascii="Times New Roman" w:eastAsia="宋体" w:hAnsi="Times New Roman" w:hint="eastAsia"/>
          <w:kern w:val="0"/>
        </w:rPr>
        <w:t>（</w:t>
      </w:r>
      <w:r w:rsidR="00A61674" w:rsidRPr="00A3306E">
        <w:rPr>
          <w:rFonts w:ascii="Times New Roman" w:eastAsia="宋体" w:hAnsi="Times New Roman" w:hint="eastAsia"/>
          <w:kern w:val="0"/>
        </w:rPr>
        <w:t>KBR</w:t>
      </w:r>
      <w:r w:rsidR="00A61674" w:rsidRPr="00A3306E">
        <w:rPr>
          <w:rFonts w:ascii="Times New Roman" w:eastAsia="宋体" w:hAnsi="Times New Roman" w:hint="eastAsia"/>
          <w:kern w:val="0"/>
        </w:rPr>
        <w:t>）</w:t>
      </w:r>
      <w:r w:rsidRPr="00A3306E">
        <w:rPr>
          <w:rFonts w:ascii="Times New Roman" w:eastAsia="宋体" w:hAnsi="Times New Roman" w:hint="eastAsia"/>
          <w:kern w:val="0"/>
        </w:rPr>
        <w:t>数据</w:t>
      </w:r>
      <w:r w:rsidR="000C4F8A" w:rsidRPr="00A3306E">
        <w:rPr>
          <w:rFonts w:ascii="Times New Roman" w:eastAsia="宋体" w:hAnsi="Times New Roman" w:hint="eastAsia"/>
          <w:kern w:val="0"/>
        </w:rPr>
        <w:t>产品</w:t>
      </w:r>
      <w:r w:rsidRPr="00A3306E">
        <w:rPr>
          <w:rFonts w:ascii="Times New Roman" w:eastAsia="宋体" w:hAnsi="Times New Roman" w:hint="eastAsia"/>
          <w:kern w:val="0"/>
        </w:rPr>
        <w:t>以及卫星非保守力扰动测量数据</w:t>
      </w:r>
      <w:r w:rsidR="000C4F8A" w:rsidRPr="00A3306E">
        <w:rPr>
          <w:rFonts w:ascii="Times New Roman" w:eastAsia="宋体" w:hAnsi="Times New Roman" w:hint="eastAsia"/>
          <w:kern w:val="0"/>
        </w:rPr>
        <w:t>产品</w:t>
      </w:r>
      <w:r w:rsidRPr="00A3306E">
        <w:rPr>
          <w:rFonts w:ascii="Times New Roman" w:eastAsia="宋体" w:hAnsi="Times New Roman" w:hint="eastAsia"/>
          <w:kern w:val="0"/>
        </w:rPr>
        <w:t>，在重力场测量的精度和时效性</w:t>
      </w:r>
      <w:r w:rsidR="000C4F8A" w:rsidRPr="00A3306E">
        <w:rPr>
          <w:rFonts w:ascii="Times New Roman" w:eastAsia="宋体" w:hAnsi="Times New Roman" w:hint="eastAsia"/>
          <w:kern w:val="0"/>
        </w:rPr>
        <w:t>上均衡兼顾，</w:t>
      </w:r>
      <w:r w:rsidR="00306787" w:rsidRPr="00A3306E">
        <w:rPr>
          <w:rFonts w:ascii="Times New Roman" w:eastAsia="宋体" w:hAnsi="Times New Roman" w:hint="eastAsia"/>
          <w:kern w:val="0"/>
        </w:rPr>
        <w:t>由此</w:t>
      </w:r>
      <w:r w:rsidR="00544E64" w:rsidRPr="00A3306E">
        <w:rPr>
          <w:rFonts w:ascii="Times New Roman" w:eastAsia="宋体" w:hAnsi="Times New Roman" w:hint="eastAsia"/>
          <w:kern w:val="0"/>
        </w:rPr>
        <w:t>在</w:t>
      </w:r>
      <w:r w:rsidR="000C4F8A" w:rsidRPr="00A3306E">
        <w:rPr>
          <w:rFonts w:ascii="Times New Roman" w:eastAsia="宋体" w:hAnsi="Times New Roman" w:hint="eastAsia"/>
          <w:kern w:val="0"/>
        </w:rPr>
        <w:t>全球时变</w:t>
      </w:r>
      <w:r w:rsidR="00544E64" w:rsidRPr="00A3306E">
        <w:rPr>
          <w:rFonts w:ascii="Times New Roman" w:eastAsia="宋体" w:hAnsi="Times New Roman" w:hint="eastAsia"/>
          <w:kern w:val="0"/>
        </w:rPr>
        <w:t>重力场</w:t>
      </w:r>
      <w:r w:rsidR="000C4F8A" w:rsidRPr="00A3306E">
        <w:rPr>
          <w:rFonts w:ascii="Times New Roman" w:eastAsia="宋体" w:hAnsi="Times New Roman" w:hint="eastAsia"/>
          <w:kern w:val="0"/>
        </w:rPr>
        <w:t>反演中展现</w:t>
      </w:r>
      <w:r w:rsidR="00544E64" w:rsidRPr="00A3306E">
        <w:rPr>
          <w:rFonts w:ascii="Times New Roman" w:eastAsia="宋体" w:hAnsi="Times New Roman" w:hint="eastAsia"/>
          <w:kern w:val="0"/>
        </w:rPr>
        <w:t>出</w:t>
      </w:r>
      <w:r w:rsidR="000C4F8A" w:rsidRPr="00A3306E">
        <w:rPr>
          <w:rFonts w:ascii="Times New Roman" w:eastAsia="宋体" w:hAnsi="Times New Roman" w:hint="eastAsia"/>
          <w:kern w:val="0"/>
        </w:rPr>
        <w:t>巨大</w:t>
      </w:r>
      <w:r w:rsidR="00544E64" w:rsidRPr="00A3306E">
        <w:rPr>
          <w:rFonts w:ascii="Times New Roman" w:eastAsia="宋体" w:hAnsi="Times New Roman" w:hint="eastAsia"/>
          <w:kern w:val="0"/>
        </w:rPr>
        <w:t>的优势。</w:t>
      </w:r>
      <w:r w:rsidR="000C4F8A" w:rsidRPr="00A3306E">
        <w:rPr>
          <w:rFonts w:ascii="Times New Roman" w:eastAsia="宋体" w:hAnsi="Times New Roman" w:hint="eastAsia"/>
          <w:kern w:val="0"/>
        </w:rPr>
        <w:t>GRACE</w:t>
      </w:r>
      <w:r w:rsidR="000C4F8A" w:rsidRPr="00A3306E">
        <w:rPr>
          <w:rFonts w:ascii="Times New Roman" w:eastAsia="宋体" w:hAnsi="Times New Roman" w:hint="eastAsia"/>
          <w:kern w:val="0"/>
        </w:rPr>
        <w:t>卫星自</w:t>
      </w:r>
      <w:r w:rsidR="000C4F8A" w:rsidRPr="00A3306E">
        <w:rPr>
          <w:rFonts w:ascii="Times New Roman" w:eastAsia="宋体" w:hAnsi="Times New Roman" w:hint="eastAsia"/>
          <w:kern w:val="0"/>
        </w:rPr>
        <w:t>2</w:t>
      </w:r>
      <w:r w:rsidR="000C4F8A" w:rsidRPr="00A3306E">
        <w:rPr>
          <w:rFonts w:ascii="Times New Roman" w:eastAsia="宋体" w:hAnsi="Times New Roman"/>
          <w:kern w:val="0"/>
        </w:rPr>
        <w:t>002</w:t>
      </w:r>
      <w:r w:rsidR="000C4F8A" w:rsidRPr="00A3306E">
        <w:rPr>
          <w:rFonts w:ascii="Times New Roman" w:eastAsia="宋体" w:hAnsi="Times New Roman" w:hint="eastAsia"/>
          <w:kern w:val="0"/>
        </w:rPr>
        <w:t>年发射直至</w:t>
      </w:r>
      <w:r w:rsidR="000C4F8A" w:rsidRPr="00A3306E">
        <w:rPr>
          <w:rFonts w:ascii="Times New Roman" w:eastAsia="宋体" w:hAnsi="Times New Roman" w:hint="eastAsia"/>
          <w:kern w:val="0"/>
        </w:rPr>
        <w:t>2</w:t>
      </w:r>
      <w:r w:rsidR="000C4F8A" w:rsidRPr="00A3306E">
        <w:rPr>
          <w:rFonts w:ascii="Times New Roman" w:eastAsia="宋体" w:hAnsi="Times New Roman"/>
          <w:kern w:val="0"/>
        </w:rPr>
        <w:t>017</w:t>
      </w:r>
      <w:r w:rsidR="000C4F8A" w:rsidRPr="00A3306E">
        <w:rPr>
          <w:rFonts w:ascii="Times New Roman" w:eastAsia="宋体" w:hAnsi="Times New Roman" w:hint="eastAsia"/>
          <w:kern w:val="0"/>
        </w:rPr>
        <w:t>年任务</w:t>
      </w:r>
      <w:r w:rsidR="000C69C0" w:rsidRPr="00A3306E">
        <w:rPr>
          <w:rFonts w:ascii="Times New Roman" w:eastAsia="宋体" w:hAnsi="Times New Roman" w:hint="eastAsia"/>
          <w:kern w:val="0"/>
        </w:rPr>
        <w:t>结束</w:t>
      </w:r>
      <w:r w:rsidR="00D527FE" w:rsidRPr="00A3306E">
        <w:rPr>
          <w:rFonts w:ascii="Times New Roman" w:eastAsia="宋体" w:hAnsi="Times New Roman" w:hint="eastAsia"/>
          <w:kern w:val="0"/>
        </w:rPr>
        <w:t>的</w:t>
      </w:r>
      <w:r w:rsidR="00D527FE" w:rsidRPr="00A3306E">
        <w:rPr>
          <w:rFonts w:ascii="Times New Roman" w:eastAsia="宋体" w:hAnsi="Times New Roman" w:hint="eastAsia"/>
          <w:kern w:val="0"/>
        </w:rPr>
        <w:t>1</w:t>
      </w:r>
      <w:r w:rsidR="00D527FE" w:rsidRPr="00A3306E">
        <w:rPr>
          <w:rFonts w:ascii="Times New Roman" w:eastAsia="宋体" w:hAnsi="Times New Roman"/>
          <w:kern w:val="0"/>
        </w:rPr>
        <w:t>5</w:t>
      </w:r>
      <w:r w:rsidR="00D527FE" w:rsidRPr="00A3306E">
        <w:rPr>
          <w:rFonts w:ascii="Times New Roman" w:eastAsia="宋体" w:hAnsi="Times New Roman" w:hint="eastAsia"/>
          <w:kern w:val="0"/>
        </w:rPr>
        <w:t>年间</w:t>
      </w:r>
      <w:r w:rsidR="000C4F8A" w:rsidRPr="00A3306E">
        <w:rPr>
          <w:rFonts w:ascii="Times New Roman" w:eastAsia="宋体" w:hAnsi="Times New Roman" w:hint="eastAsia"/>
          <w:kern w:val="0"/>
        </w:rPr>
        <w:t>，</w:t>
      </w:r>
      <w:r w:rsidR="000C69C0" w:rsidRPr="00A3306E">
        <w:rPr>
          <w:rFonts w:ascii="Times New Roman" w:eastAsia="宋体" w:hAnsi="Times New Roman" w:hint="eastAsia"/>
          <w:kern w:val="0"/>
        </w:rPr>
        <w:t>持续</w:t>
      </w:r>
      <w:r w:rsidR="00D527FE" w:rsidRPr="00A3306E">
        <w:rPr>
          <w:rFonts w:ascii="Times New Roman" w:eastAsia="宋体" w:hAnsi="Times New Roman" w:hint="eastAsia"/>
          <w:kern w:val="0"/>
        </w:rPr>
        <w:t>的</w:t>
      </w:r>
      <w:r w:rsidR="000C69C0" w:rsidRPr="00A3306E">
        <w:rPr>
          <w:rFonts w:ascii="Times New Roman" w:eastAsia="宋体" w:hAnsi="Times New Roman" w:hint="eastAsia"/>
          <w:kern w:val="0"/>
        </w:rPr>
        <w:t>发布月平均</w:t>
      </w:r>
      <w:r w:rsidR="000C69C0" w:rsidRPr="00A3306E">
        <w:rPr>
          <w:rFonts w:ascii="Times New Roman" w:eastAsia="宋体" w:hAnsi="Times New Roman" w:hint="eastAsia"/>
          <w:kern w:val="0"/>
        </w:rPr>
        <w:t>6</w:t>
      </w:r>
      <w:r w:rsidR="000C69C0" w:rsidRPr="00A3306E">
        <w:rPr>
          <w:rFonts w:ascii="Times New Roman" w:eastAsia="宋体" w:hAnsi="Times New Roman"/>
          <w:kern w:val="0"/>
        </w:rPr>
        <w:t>0</w:t>
      </w:r>
      <w:r w:rsidR="000C69C0" w:rsidRPr="00A3306E">
        <w:rPr>
          <w:rFonts w:ascii="Times New Roman" w:eastAsia="宋体" w:hAnsi="Times New Roman" w:hint="eastAsia"/>
          <w:kern w:val="0"/>
        </w:rPr>
        <w:t>阶全球时变重力场数据产品，支撑了大量的地球科学研究。为延续地球时变重力场监测的宝贵数据，同时验证下一代重力卫星任务以及空间引力波探测任务关键技术星间激光干涉技术，</w:t>
      </w:r>
      <w:r w:rsidR="000C69C0" w:rsidRPr="00A3306E">
        <w:rPr>
          <w:rFonts w:ascii="Times New Roman" w:eastAsia="宋体" w:hAnsi="Times New Roman"/>
          <w:kern w:val="0"/>
        </w:rPr>
        <w:t>GRACE</w:t>
      </w:r>
      <w:r w:rsidR="000C69C0" w:rsidRPr="00A3306E">
        <w:rPr>
          <w:rFonts w:ascii="Times New Roman" w:eastAsia="宋体" w:hAnsi="Times New Roman"/>
          <w:kern w:val="0"/>
        </w:rPr>
        <w:t>卫星的</w:t>
      </w:r>
      <w:proofErr w:type="gramStart"/>
      <w:r w:rsidR="000C69C0" w:rsidRPr="00A3306E">
        <w:rPr>
          <w:rFonts w:ascii="Times New Roman" w:eastAsia="宋体" w:hAnsi="Times New Roman"/>
          <w:kern w:val="0"/>
        </w:rPr>
        <w:t>重飞型后续</w:t>
      </w:r>
      <w:proofErr w:type="gramEnd"/>
      <w:r w:rsidR="000C69C0" w:rsidRPr="00A3306E">
        <w:rPr>
          <w:rFonts w:ascii="Times New Roman" w:eastAsia="宋体" w:hAnsi="Times New Roman"/>
          <w:kern w:val="0"/>
        </w:rPr>
        <w:t>任务</w:t>
      </w:r>
      <w:r w:rsidR="000C69C0" w:rsidRPr="00A3306E">
        <w:rPr>
          <w:rFonts w:ascii="Times New Roman" w:eastAsia="宋体" w:hAnsi="Times New Roman"/>
          <w:kern w:val="0"/>
        </w:rPr>
        <w:t>GRACE Follow</w:t>
      </w:r>
      <w:r w:rsidR="007D7F4D" w:rsidRPr="00A3306E">
        <w:rPr>
          <w:rFonts w:ascii="Times New Roman" w:eastAsia="宋体" w:hAnsi="Times New Roman" w:hint="eastAsia"/>
          <w:kern w:val="0"/>
        </w:rPr>
        <w:t>-</w:t>
      </w:r>
      <w:r w:rsidR="000C69C0" w:rsidRPr="00A3306E">
        <w:rPr>
          <w:rFonts w:ascii="Times New Roman" w:eastAsia="宋体" w:hAnsi="Times New Roman"/>
          <w:kern w:val="0"/>
        </w:rPr>
        <w:t xml:space="preserve">On </w:t>
      </w:r>
      <w:r w:rsidR="000C69C0" w:rsidRPr="00A3306E">
        <w:rPr>
          <w:rFonts w:ascii="Times New Roman" w:eastAsia="宋体" w:hAnsi="Times New Roman" w:hint="eastAsia"/>
          <w:kern w:val="0"/>
        </w:rPr>
        <w:t>(GF</w:t>
      </w:r>
      <w:r w:rsidR="000C69C0" w:rsidRPr="00A3306E">
        <w:rPr>
          <w:rFonts w:ascii="Times New Roman" w:eastAsia="宋体" w:hAnsi="Times New Roman"/>
          <w:kern w:val="0"/>
        </w:rPr>
        <w:t>O)</w:t>
      </w:r>
      <w:r w:rsidR="000C69C0" w:rsidRPr="00A3306E">
        <w:rPr>
          <w:rFonts w:ascii="Times New Roman" w:eastAsia="宋体" w:hAnsi="Times New Roman"/>
          <w:kern w:val="0"/>
        </w:rPr>
        <w:t>任务于</w:t>
      </w:r>
      <w:r w:rsidR="000C69C0" w:rsidRPr="00A3306E">
        <w:rPr>
          <w:rFonts w:ascii="Times New Roman" w:eastAsia="宋体" w:hAnsi="Times New Roman"/>
          <w:kern w:val="0"/>
        </w:rPr>
        <w:t>2018</w:t>
      </w:r>
      <w:r w:rsidR="000C69C0" w:rsidRPr="00A3306E">
        <w:rPr>
          <w:rFonts w:ascii="Times New Roman" w:eastAsia="宋体" w:hAnsi="Times New Roman"/>
          <w:kern w:val="0"/>
        </w:rPr>
        <w:t>年</w:t>
      </w:r>
      <w:r w:rsidR="000C69C0" w:rsidRPr="00A3306E">
        <w:rPr>
          <w:rFonts w:ascii="Times New Roman" w:eastAsia="宋体" w:hAnsi="Times New Roman" w:hint="eastAsia"/>
          <w:kern w:val="0"/>
        </w:rPr>
        <w:t>成功</w:t>
      </w:r>
      <w:r w:rsidR="000C69C0" w:rsidRPr="00A3306E">
        <w:rPr>
          <w:rFonts w:ascii="Times New Roman" w:eastAsia="宋体" w:hAnsi="Times New Roman"/>
          <w:kern w:val="0"/>
        </w:rPr>
        <w:t>发射</w:t>
      </w:r>
      <w:r w:rsidR="007D7F4D" w:rsidRPr="00A3306E">
        <w:rPr>
          <w:rFonts w:ascii="Times New Roman" w:eastAsia="宋体" w:hAnsi="Times New Roman"/>
          <w:kern w:val="0"/>
        </w:rPr>
        <w:fldChar w:fldCharType="begin"/>
      </w:r>
      <w:r w:rsidR="007D7F4D" w:rsidRPr="00A3306E">
        <w:rPr>
          <w:rFonts w:ascii="Times New Roman" w:eastAsia="宋体" w:hAnsi="Times New Roman" w:hint="eastAsia"/>
          <w:kern w:val="0"/>
        </w:rPr>
        <w:instrText xml:space="preserve"> ADDIN ZOTERO_ITEM CSL_CITATION {"citationID":"vaE90Sxi","properties":{"formattedCitation":"(KORNFELD\\uc0\\u160{}\\uc0\\u31561{}, 2019)","plainCitation":"(KORNFELD </w:instrText>
      </w:r>
      <w:r w:rsidR="007D7F4D" w:rsidRPr="00A3306E">
        <w:rPr>
          <w:rFonts w:ascii="Times New Roman" w:eastAsia="宋体" w:hAnsi="Times New Roman" w:hint="eastAsia"/>
          <w:kern w:val="0"/>
        </w:rPr>
        <w:instrText>等</w:instrText>
      </w:r>
      <w:r w:rsidR="007D7F4D" w:rsidRPr="00A3306E">
        <w:rPr>
          <w:rFonts w:ascii="Times New Roman" w:eastAsia="宋体" w:hAnsi="Times New Roman" w:hint="eastAsia"/>
          <w:kern w:val="0"/>
        </w:rPr>
        <w:instrText>, 2019)","noteIndex":0},"citationItems":[{"id":130,"uris":["http://zotero.org/users/64670</w:instrText>
      </w:r>
      <w:r w:rsidR="007D7F4D" w:rsidRPr="00A3306E">
        <w:rPr>
          <w:rFonts w:ascii="Times New Roman" w:eastAsia="宋体" w:hAnsi="Times New Roman"/>
          <w:kern w:val="0"/>
        </w:rPr>
        <w:instrText xml:space="preserve">40/items/FDXGQYJ5"],"uri":["http://zotero.org/users/6467040/items/FDXGQYJ5"],"itemData":{"id":130,"type":"article-journal","container-title":"Journal of Spacecraft and Rockets","DOI":"10.2514/1.A34326","ISSN":"0022-4650, 1533-6794","issue":"3","language":"en","page":"931–951","title":"GRACE-FO: The Gravity Recovery and Climate Experiment Follow-On Mission","title-short":"GRACE-FO","URL":"https://arc.aiaa.org/doi/10.2514/1.A34326","volume":"56","author":[{"family":"Kornfeld","given":"Richard P."},{"family":"Arnold","given":"Bradford W."},{"family":"Gross","given":"Michael A."},{"family":"Dahya","given":"Neil T."},{"family":"Klipstein","given":"William M."},{"family":"Gath","given":"Peter F."},{"family":"Bettadpur","given":"Srinivas"}],"accessed":{"date-parts":[["2020",11,23]]},"issued":{"date-parts":[["2019"]]}}}],"schema":"https://github.com/citation-style-language/schema/raw/master/csl-citation.json"} </w:instrText>
      </w:r>
      <w:r w:rsidR="007D7F4D" w:rsidRPr="00A3306E">
        <w:rPr>
          <w:rFonts w:ascii="Times New Roman" w:eastAsia="宋体" w:hAnsi="Times New Roman"/>
          <w:kern w:val="0"/>
        </w:rPr>
        <w:fldChar w:fldCharType="separate"/>
      </w:r>
      <w:r w:rsidR="007D7F4D" w:rsidRPr="00A3306E">
        <w:rPr>
          <w:rFonts w:ascii="Times New Roman" w:eastAsia="宋体" w:hAnsi="Times New Roman" w:cs="Times New Roman"/>
          <w:kern w:val="0"/>
          <w:szCs w:val="24"/>
        </w:rPr>
        <w:t>(KORNFELD </w:t>
      </w:r>
      <w:r w:rsidR="007D7F4D" w:rsidRPr="00A3306E">
        <w:rPr>
          <w:rFonts w:ascii="Times New Roman" w:eastAsia="宋体" w:hAnsi="Times New Roman" w:cs="Times New Roman"/>
          <w:kern w:val="0"/>
          <w:szCs w:val="24"/>
        </w:rPr>
        <w:t>等</w:t>
      </w:r>
      <w:r w:rsidR="007D7F4D" w:rsidRPr="00A3306E">
        <w:rPr>
          <w:rFonts w:ascii="Times New Roman" w:eastAsia="宋体" w:hAnsi="Times New Roman" w:cs="Times New Roman"/>
          <w:kern w:val="0"/>
          <w:szCs w:val="24"/>
        </w:rPr>
        <w:t>, 2019)</w:t>
      </w:r>
      <w:r w:rsidR="007D7F4D" w:rsidRPr="00A3306E">
        <w:rPr>
          <w:rFonts w:ascii="Times New Roman" w:eastAsia="宋体" w:hAnsi="Times New Roman"/>
          <w:kern w:val="0"/>
        </w:rPr>
        <w:fldChar w:fldCharType="end"/>
      </w:r>
      <w:r w:rsidR="00D527FE" w:rsidRPr="00A3306E">
        <w:rPr>
          <w:rFonts w:ascii="Times New Roman" w:eastAsia="宋体" w:hAnsi="Times New Roman" w:hint="eastAsia"/>
          <w:kern w:val="0"/>
        </w:rPr>
        <w:t>，目前处于在</w:t>
      </w:r>
      <w:proofErr w:type="gramStart"/>
      <w:r w:rsidR="00D527FE" w:rsidRPr="00A3306E">
        <w:rPr>
          <w:rFonts w:ascii="Times New Roman" w:eastAsia="宋体" w:hAnsi="Times New Roman" w:hint="eastAsia"/>
          <w:kern w:val="0"/>
        </w:rPr>
        <w:t>轨科学</w:t>
      </w:r>
      <w:proofErr w:type="gramEnd"/>
      <w:r w:rsidR="00D527FE" w:rsidRPr="00A3306E">
        <w:rPr>
          <w:rFonts w:ascii="Times New Roman" w:eastAsia="宋体" w:hAnsi="Times New Roman" w:hint="eastAsia"/>
          <w:kern w:val="0"/>
        </w:rPr>
        <w:t>运行阶段</w:t>
      </w:r>
      <w:r w:rsidR="000C69C0" w:rsidRPr="00A3306E">
        <w:rPr>
          <w:rFonts w:ascii="Times New Roman" w:eastAsia="宋体" w:hAnsi="Times New Roman" w:hint="eastAsia"/>
          <w:kern w:val="0"/>
        </w:rPr>
        <w:t>。</w:t>
      </w:r>
      <w:r w:rsidR="00C51C14" w:rsidRPr="00A3306E">
        <w:rPr>
          <w:rFonts w:ascii="Times New Roman" w:eastAsia="宋体" w:hAnsi="Times New Roman" w:hint="eastAsia"/>
          <w:kern w:val="0"/>
        </w:rPr>
        <w:t>美国</w:t>
      </w:r>
      <w:r w:rsidR="00C51C14" w:rsidRPr="00A3306E">
        <w:rPr>
          <w:rFonts w:ascii="Times New Roman" w:eastAsia="宋体" w:hAnsi="Times New Roman" w:hint="eastAsia"/>
          <w:kern w:val="0"/>
        </w:rPr>
        <w:t>NASA</w:t>
      </w:r>
      <w:r w:rsidR="00C51C14" w:rsidRPr="00A3306E">
        <w:rPr>
          <w:rFonts w:ascii="Times New Roman" w:eastAsia="宋体" w:hAnsi="Times New Roman" w:hint="eastAsia"/>
          <w:kern w:val="0"/>
        </w:rPr>
        <w:t>的</w:t>
      </w:r>
      <w:r w:rsidR="00083DC8" w:rsidRPr="00A3306E">
        <w:rPr>
          <w:rFonts w:ascii="Times New Roman" w:eastAsia="宋体" w:hAnsi="Times New Roman" w:hint="eastAsia"/>
          <w:kern w:val="0"/>
        </w:rPr>
        <w:t>喷气推进实验室（</w:t>
      </w:r>
      <w:r w:rsidR="00C51C14" w:rsidRPr="00A3306E">
        <w:rPr>
          <w:rFonts w:ascii="Times New Roman" w:eastAsia="宋体" w:hAnsi="Times New Roman" w:hint="eastAsia"/>
          <w:kern w:val="0"/>
        </w:rPr>
        <w:t>JPL</w:t>
      </w:r>
      <w:r w:rsidR="00083DC8" w:rsidRPr="00A3306E">
        <w:rPr>
          <w:rFonts w:ascii="Times New Roman" w:eastAsia="宋体" w:hAnsi="Times New Roman" w:hint="eastAsia"/>
          <w:kern w:val="0"/>
        </w:rPr>
        <w:t>）</w:t>
      </w:r>
      <w:r w:rsidR="00C51C14" w:rsidRPr="00A3306E">
        <w:rPr>
          <w:rFonts w:ascii="Times New Roman" w:eastAsia="宋体" w:hAnsi="Times New Roman" w:hint="eastAsia"/>
          <w:kern w:val="0"/>
        </w:rPr>
        <w:t>实验室和德国</w:t>
      </w:r>
      <w:r w:rsidR="00083DC8" w:rsidRPr="00A3306E">
        <w:rPr>
          <w:rFonts w:ascii="Times New Roman" w:eastAsia="宋体" w:hAnsi="Times New Roman" w:hint="eastAsia"/>
          <w:kern w:val="0"/>
        </w:rPr>
        <w:t>地学中心（</w:t>
      </w:r>
      <w:r w:rsidR="00C51C14" w:rsidRPr="00A3306E">
        <w:rPr>
          <w:rFonts w:ascii="Times New Roman" w:eastAsia="宋体" w:hAnsi="Times New Roman" w:hint="eastAsia"/>
          <w:kern w:val="0"/>
        </w:rPr>
        <w:t>GFZ</w:t>
      </w:r>
      <w:r w:rsidR="00083DC8" w:rsidRPr="00A3306E">
        <w:rPr>
          <w:rFonts w:ascii="Times New Roman" w:eastAsia="宋体" w:hAnsi="Times New Roman" w:hint="eastAsia"/>
          <w:kern w:val="0"/>
        </w:rPr>
        <w:t>）</w:t>
      </w:r>
      <w:r w:rsidR="00544E64" w:rsidRPr="00A3306E">
        <w:rPr>
          <w:rFonts w:ascii="Times New Roman" w:eastAsia="宋体" w:hAnsi="Times New Roman" w:hint="eastAsia"/>
          <w:kern w:val="0"/>
        </w:rPr>
        <w:t>基于</w:t>
      </w:r>
      <w:r w:rsidR="00306787" w:rsidRPr="00A3306E">
        <w:rPr>
          <w:rFonts w:ascii="Times New Roman" w:eastAsia="宋体" w:hAnsi="Times New Roman" w:hint="eastAsia"/>
          <w:kern w:val="0"/>
        </w:rPr>
        <w:t>科学高效</w:t>
      </w:r>
      <w:r w:rsidR="00544E64" w:rsidRPr="00A3306E">
        <w:rPr>
          <w:rFonts w:ascii="Times New Roman" w:eastAsia="宋体" w:hAnsi="Times New Roman" w:hint="eastAsia"/>
          <w:kern w:val="0"/>
        </w:rPr>
        <w:t>数据处理</w:t>
      </w:r>
      <w:r w:rsidR="00306787" w:rsidRPr="00A3306E">
        <w:rPr>
          <w:rFonts w:ascii="Times New Roman" w:eastAsia="宋体" w:hAnsi="Times New Roman" w:hint="eastAsia"/>
          <w:kern w:val="0"/>
        </w:rPr>
        <w:t>流程和成熟的数据产品管理模式</w:t>
      </w:r>
      <w:r w:rsidR="00544E64" w:rsidRPr="00A3306E">
        <w:rPr>
          <w:rFonts w:ascii="Times New Roman" w:eastAsia="宋体" w:hAnsi="Times New Roman" w:hint="eastAsia"/>
          <w:kern w:val="0"/>
        </w:rPr>
        <w:t>，在过去的十几年里以固定的周期发布</w:t>
      </w:r>
      <w:r w:rsidR="00544E64" w:rsidRPr="00A3306E">
        <w:rPr>
          <w:rFonts w:ascii="Times New Roman" w:eastAsia="宋体" w:hAnsi="Times New Roman"/>
          <w:kern w:val="0"/>
        </w:rPr>
        <w:t>GRACE</w:t>
      </w:r>
      <w:r w:rsidR="00C51C14" w:rsidRPr="00A3306E">
        <w:rPr>
          <w:rFonts w:ascii="Times New Roman" w:eastAsia="宋体" w:hAnsi="Times New Roman" w:hint="eastAsia"/>
          <w:kern w:val="0"/>
        </w:rPr>
        <w:t>以及后续</w:t>
      </w:r>
      <w:r w:rsidR="00544E64" w:rsidRPr="00A3306E">
        <w:rPr>
          <w:rFonts w:ascii="Times New Roman" w:eastAsia="宋体" w:hAnsi="Times New Roman"/>
          <w:kern w:val="0"/>
        </w:rPr>
        <w:t>G</w:t>
      </w:r>
      <w:r w:rsidR="00544E64" w:rsidRPr="00A3306E">
        <w:rPr>
          <w:rFonts w:ascii="Times New Roman" w:eastAsia="宋体" w:hAnsi="Times New Roman" w:hint="eastAsia"/>
          <w:kern w:val="0"/>
        </w:rPr>
        <w:t>FO</w:t>
      </w:r>
      <w:r w:rsidR="00544E64" w:rsidRPr="00A3306E">
        <w:rPr>
          <w:rFonts w:ascii="Times New Roman" w:eastAsia="宋体" w:hAnsi="Times New Roman" w:hint="eastAsia"/>
          <w:kern w:val="0"/>
        </w:rPr>
        <w:t>的</w:t>
      </w:r>
      <w:r w:rsidR="00C51C14" w:rsidRPr="00A3306E">
        <w:rPr>
          <w:rFonts w:ascii="Times New Roman" w:eastAsia="宋体" w:hAnsi="Times New Roman" w:hint="eastAsia"/>
          <w:kern w:val="0"/>
        </w:rPr>
        <w:t>1</w:t>
      </w:r>
      <w:r w:rsidR="00C51C14" w:rsidRPr="00A3306E">
        <w:rPr>
          <w:rFonts w:ascii="Times New Roman" w:eastAsia="宋体" w:hAnsi="Times New Roman" w:hint="eastAsia"/>
          <w:kern w:val="0"/>
        </w:rPr>
        <w:t>级载荷预处理数据产品和</w:t>
      </w:r>
      <w:r w:rsidR="00C51C14" w:rsidRPr="00A3306E">
        <w:rPr>
          <w:rFonts w:ascii="Times New Roman" w:eastAsia="宋体" w:hAnsi="Times New Roman" w:hint="eastAsia"/>
          <w:kern w:val="0"/>
        </w:rPr>
        <w:t>2</w:t>
      </w:r>
      <w:r w:rsidR="00C51C14" w:rsidRPr="00A3306E">
        <w:rPr>
          <w:rFonts w:ascii="Times New Roman" w:eastAsia="宋体" w:hAnsi="Times New Roman" w:hint="eastAsia"/>
          <w:kern w:val="0"/>
        </w:rPr>
        <w:t>级科学</w:t>
      </w:r>
      <w:r w:rsidR="00544E64" w:rsidRPr="00A3306E">
        <w:rPr>
          <w:rFonts w:ascii="Times New Roman" w:eastAsia="宋体" w:hAnsi="Times New Roman" w:hint="eastAsia"/>
          <w:kern w:val="0"/>
        </w:rPr>
        <w:t>数据产品</w:t>
      </w:r>
      <w:r w:rsidR="00EE2BDA" w:rsidRPr="00A3306E">
        <w:rPr>
          <w:rFonts w:ascii="Times New Roman" w:eastAsia="宋体" w:hAnsi="Times New Roman"/>
          <w:kern w:val="0"/>
        </w:rPr>
        <w:fldChar w:fldCharType="begin"/>
      </w:r>
      <w:r w:rsidR="00EE2BDA" w:rsidRPr="00A3306E">
        <w:rPr>
          <w:rFonts w:ascii="Times New Roman" w:eastAsia="宋体" w:hAnsi="Times New Roman" w:hint="eastAsia"/>
          <w:kern w:val="0"/>
        </w:rPr>
        <w:instrText xml:space="preserve"> ADDIN ZOTERO_ITEM CSL_CITATION {"citationID":"1PVJ4onB","properties":{"formattedCitation":"(INCE\\uc0\\u160{}\\uc0\\u31561{}, 2019)","plainCitation":"(INCE </w:instrText>
      </w:r>
      <w:r w:rsidR="00EE2BDA" w:rsidRPr="00A3306E">
        <w:rPr>
          <w:rFonts w:ascii="Times New Roman" w:eastAsia="宋体" w:hAnsi="Times New Roman" w:hint="eastAsia"/>
          <w:kern w:val="0"/>
        </w:rPr>
        <w:instrText>等</w:instrText>
      </w:r>
      <w:r w:rsidR="00EE2BDA" w:rsidRPr="00A3306E">
        <w:rPr>
          <w:rFonts w:ascii="Times New Roman" w:eastAsia="宋体" w:hAnsi="Times New Roman" w:hint="eastAsia"/>
          <w:kern w:val="0"/>
        </w:rPr>
        <w:instrText>, 2019)","noteIndex":0},"citationItems":[{"id":313,"uris":["http://zotero.org/users/6467040/items</w:instrText>
      </w:r>
      <w:r w:rsidR="00EE2BDA" w:rsidRPr="00A3306E">
        <w:rPr>
          <w:rFonts w:ascii="Times New Roman" w:eastAsia="宋体" w:hAnsi="Times New Roman"/>
          <w:kern w:val="0"/>
        </w:rPr>
        <w:instrText xml:space="preserve">/YJPWP7RK"],"uri":["http://zotero.org/users/6467040/items/YJPWP7RK"],"itemData":{"id":313,"type":"article-journal","abstract":"&lt;p&gt;&lt;strong class=\"journal-contentHeaderColor\"&gt;Abstract.&lt;/strong&gt; The International Centre for Global Earth Models (ICGEM, &lt;span class=\"uri\"&gt;http://icgem.gfz-potsdam.de/&lt;/span&gt;, last access: 6 May 2019) hosted at the GFZ German Research Centre for Geosciences (GFZ) is one of the five services coordinated by the International Gravity Field Service (IGFS) of the International Association of Geodesy (IAG). The goal of the ICGEM service is to provide the scientific community with a state-of-the-art archive of static and temporal global gravity field models of the Earth, and develop and operate interactive calculation and visualization services of gravity field functionals on user-defined grids or at a list of particular points via its website. ICGEM offers the largest collection of global gravity field models, including those from the 1960s to the 1990s, as well as the most recent ones, which have been developed using data from dedicated satellite gravity missions, CHAMP, GRACE, GOCE, advanced processing methodologies, and additional data sources such as satellite altimetry and terrestrial gravity. The global gravity field models have been collected from different institutions at international level and after a validation process made publicly available in a standardized format with DOI numbers assigned through GFZ Data Services. The development and maintenance of such a unique platform is crucial for the scientific community in geodesy, geophysics, oceanography, and climate research. In this article, we present the development history and future plans of ICGEM and its current products and essential services. We present the ICGEM's data by means of Earth's static, temporal, and topographic gravity field models as well as the gravity field models of other celestial bodies together with examples produced by the ICGEM's calculation and 3-D visualization services and give an insight into how the ICGEM service can additionally contribute to the needs of research and society.&lt;/p&gt;","container-title":"Earth System Science Data","DOI":"10.5194/essd-11-647-2019","ISSN":"1866-3508","issue":"2","language":"English","note":"publisher: Copernicus GmbH","page":"647-674","source":"essd.copernicus.org","title":"ICGEM – 15 years of successful collection and distribution of global gravitational models, associated services, and future plans","URL":"https://essd.copernicus.org/articles/11/647/2019/","volume":"11","author":[{"family":"Ince","given":"E. Sinem"},{"family":"Barthelmes","given":"Franz"},{"family":"Reißland","given":"Sven"},{"family":"Elger","given":"Kirsten"},{"family":"Förste","given":"Christoph"},{"family":"Flechtner","given":"Frank"},{"family":"Schuh","given":"Harald"}],"accessed":{"date-parts":[["2022",3,15]]},"issued":{"date-parts":[["2019",5,15]]}}}],"schema":"https://github.com/citation-style-language/schema/raw/master/csl-citation.json"} </w:instrText>
      </w:r>
      <w:r w:rsidR="00EE2BDA" w:rsidRPr="00A3306E">
        <w:rPr>
          <w:rFonts w:ascii="Times New Roman" w:eastAsia="宋体" w:hAnsi="Times New Roman"/>
          <w:kern w:val="0"/>
        </w:rPr>
        <w:fldChar w:fldCharType="separate"/>
      </w:r>
      <w:r w:rsidR="00EE2BDA" w:rsidRPr="00A3306E">
        <w:rPr>
          <w:rFonts w:ascii="Times New Roman" w:eastAsia="宋体" w:hAnsi="Times New Roman" w:cs="Times New Roman"/>
          <w:kern w:val="0"/>
          <w:szCs w:val="24"/>
        </w:rPr>
        <w:t>(INCE </w:t>
      </w:r>
      <w:r w:rsidR="00EE2BDA" w:rsidRPr="00A3306E">
        <w:rPr>
          <w:rFonts w:ascii="Times New Roman" w:eastAsia="宋体" w:hAnsi="Times New Roman" w:cs="Times New Roman"/>
          <w:kern w:val="0"/>
          <w:szCs w:val="24"/>
        </w:rPr>
        <w:t>等</w:t>
      </w:r>
      <w:r w:rsidR="00EE2BDA" w:rsidRPr="00A3306E">
        <w:rPr>
          <w:rFonts w:ascii="Times New Roman" w:eastAsia="宋体" w:hAnsi="Times New Roman" w:cs="Times New Roman"/>
          <w:kern w:val="0"/>
          <w:szCs w:val="24"/>
        </w:rPr>
        <w:t>, 2019)</w:t>
      </w:r>
      <w:r w:rsidR="00EE2BDA" w:rsidRPr="00A3306E">
        <w:rPr>
          <w:rFonts w:ascii="Times New Roman" w:eastAsia="宋体" w:hAnsi="Times New Roman"/>
          <w:kern w:val="0"/>
        </w:rPr>
        <w:fldChar w:fldCharType="end"/>
      </w:r>
      <w:r w:rsidR="00A61674" w:rsidRPr="00A3306E">
        <w:rPr>
          <w:rFonts w:ascii="Times New Roman" w:eastAsia="宋体" w:hAnsi="Times New Roman" w:hint="eastAsia"/>
          <w:kern w:val="0"/>
        </w:rPr>
        <w:t>。</w:t>
      </w:r>
      <w:r w:rsidR="00544E64" w:rsidRPr="00A3306E">
        <w:rPr>
          <w:rFonts w:ascii="Times New Roman" w:eastAsia="宋体" w:hAnsi="Times New Roman" w:hint="eastAsia"/>
          <w:kern w:val="0"/>
        </w:rPr>
        <w:t>在地球科学、海洋科学、</w:t>
      </w:r>
      <w:r w:rsidR="00C51C14" w:rsidRPr="00A3306E">
        <w:rPr>
          <w:rFonts w:ascii="Times New Roman" w:eastAsia="宋体" w:hAnsi="Times New Roman" w:hint="eastAsia"/>
          <w:kern w:val="0"/>
        </w:rPr>
        <w:t>全球气候变迁、</w:t>
      </w:r>
      <w:r w:rsidR="00544E64" w:rsidRPr="00A3306E">
        <w:rPr>
          <w:rFonts w:ascii="Times New Roman" w:eastAsia="宋体" w:hAnsi="Times New Roman" w:hint="eastAsia"/>
          <w:kern w:val="0"/>
        </w:rPr>
        <w:t>以及环境科学等研究领域了</w:t>
      </w:r>
      <w:r w:rsidR="00C51C14" w:rsidRPr="00A3306E">
        <w:rPr>
          <w:rFonts w:ascii="Times New Roman" w:eastAsia="宋体" w:hAnsi="Times New Roman" w:hint="eastAsia"/>
          <w:kern w:val="0"/>
        </w:rPr>
        <w:t>产生</w:t>
      </w:r>
      <w:r w:rsidR="00544E64" w:rsidRPr="00A3306E">
        <w:rPr>
          <w:rFonts w:ascii="Times New Roman" w:eastAsia="宋体" w:hAnsi="Times New Roman" w:hint="eastAsia"/>
          <w:kern w:val="0"/>
        </w:rPr>
        <w:t>大量的科研成果</w:t>
      </w:r>
      <w:r w:rsidR="00A3306E" w:rsidRPr="00A3306E">
        <w:rPr>
          <w:rFonts w:ascii="Times New Roman" w:eastAsia="宋体" w:hAnsi="Times New Roman"/>
          <w:kern w:val="0"/>
        </w:rPr>
        <w:fldChar w:fldCharType="begin"/>
      </w:r>
      <w:r w:rsidR="00A3306E" w:rsidRPr="00A3306E">
        <w:rPr>
          <w:rFonts w:ascii="Times New Roman" w:eastAsia="宋体" w:hAnsi="Times New Roman" w:hint="eastAsia"/>
          <w:kern w:val="0"/>
        </w:rPr>
        <w:instrText xml:space="preserve"> ADDIN ZOTERO_ITEM CSL_CITATION {"citationID":"yQ24bc6x","properties":{"formattedCitation":"(HAN\\uc0\\u160{}\\uc0\\u31561{}, 2006; TAPLEY\\uc0\\u160{}\\uc0\\u31561{}, 2019)","plainCitation":"(HAN </w:instrText>
      </w:r>
      <w:r w:rsidR="00A3306E" w:rsidRPr="00A3306E">
        <w:rPr>
          <w:rFonts w:ascii="Times New Roman" w:eastAsia="宋体" w:hAnsi="Times New Roman" w:hint="eastAsia"/>
          <w:kern w:val="0"/>
        </w:rPr>
        <w:instrText>等</w:instrText>
      </w:r>
      <w:r w:rsidR="00A3306E" w:rsidRPr="00A3306E">
        <w:rPr>
          <w:rFonts w:ascii="Times New Roman" w:eastAsia="宋体" w:hAnsi="Times New Roman" w:hint="eastAsia"/>
          <w:kern w:val="0"/>
        </w:rPr>
        <w:instrText>, 2006; TAPLEY </w:instrText>
      </w:r>
      <w:r w:rsidR="00A3306E" w:rsidRPr="00A3306E">
        <w:rPr>
          <w:rFonts w:ascii="Times New Roman" w:eastAsia="宋体" w:hAnsi="Times New Roman" w:hint="eastAsia"/>
          <w:kern w:val="0"/>
        </w:rPr>
        <w:instrText>等</w:instrText>
      </w:r>
      <w:r w:rsidR="00A3306E" w:rsidRPr="00A3306E">
        <w:rPr>
          <w:rFonts w:ascii="Times New Roman" w:eastAsia="宋体" w:hAnsi="Times New Roman" w:hint="eastAsia"/>
          <w:kern w:val="0"/>
        </w:rPr>
        <w:instrText>, 2019)","noteIndex":0},"citationItems":[</w:instrText>
      </w:r>
      <w:r w:rsidR="00A3306E" w:rsidRPr="00A3306E">
        <w:rPr>
          <w:rFonts w:ascii="Times New Roman" w:eastAsia="宋体" w:hAnsi="Times New Roman"/>
          <w:kern w:val="0"/>
        </w:rPr>
        <w:instrText xml:space="preserve">{"id":318,"uris":["http://zotero.org/users/6467040/items/ZIQEC5AR"],"uri":["http://zotero.org/users/6467040/items/ZIQEC5AR"],"itemData":{"id":318,"type":"article-journal","container-title":"Science","DOI":"10.1126/science.1128661","issue":"5787","note":"publisher: American Association for the Advancement of Science","page":"658-662","source":"science.org (Atypon)","title":"Crustal Dilatation Observed by GRACE After the 2004 Sumatra-Andaman Earthquake","URL":"https://www.science.org/doi/abs/10.1126/science.1128661","volume":"313","author":[{"family":"Han","given":"Shin-Chan"},{"family":"Shum","given":"C. K."},{"family":"Bevis","given":"Michael"},{"family":"Ji","given":"Chen"},{"family":"Kuo","given":"Chung-Yen"}],"accessed":{"date-parts":[["2022",3,15]]},"issued":{"date-parts":[["2006",8,4]]}},"label":"page"},{"id":319,"uris":["http://zotero.org/users/6467040/items/Y22U47QB"],"uri":["http://zotero.org/users/6467040/items/Y22U47QB"],"itemData":{"id":319,"type":"article-journal","abstract":"Time-resolved satellite gravimetry has revolutionized understanding of mass transport in the Earth system. Since 2002, the Gravity Recovery and Climate Experiment (GRACE) has enabled monitoring of the terrestrial water cycle, ice sheet and glacier mass balance, sea level change and ocean bottom pressure variations, as well as understanding responses to changes in the global climate system. Initially a pioneering experiment of geodesy, the time-variable observations have matured into reliable mass transport products, allowing assessment and forecast of a number of important climate trends, and improvements in service applications such as the United States Drought Monitor. With the successful launch of the GRACE Follow-On mission, a multi-decadal record of mass variability in the Earth system is within reach.","container-title":"Nature Climate Change","DOI":"10.1038/s41558-019-0456-2","ISSN":"1758-6798","issue":"5","journalAbbreviation":"Nat. Clim. Chang.","language":"en","note":"number: 5\npublisher: Nature Publishing Group","page":"358-369","source":"www.nature.com","title":"Contributions of GRACE to understanding climate change","URL":"https://www.nature.com/articles/s41558-019-0456-2","volume":"9","author":[{"family":"Tapley","given":"Byron D."},{"family":"Watkins","given":"Michael M."},{"family":"Flechtner","given":"Frank"},{"family":"Reigber","given":"Christoph"},{"family":"Bettadpur","given":"Srinivas"},{"family":"Rodell","given":"Matthew"},{"family":"Sasgen","given":"Ingo"},{"family":"Famiglietti","given":"James S."},{"family":"Landerer","given":"Felix W."},{"family":"Chambers","given":"Don P."},{"family":"Reager","given":"John T."},{"family":"Gardner","given":"Alex S."},{"family":"Save","given":"Himanshu"},{"family":"Ivins","given":"Erik R."},{"family":"Swenson","given":"Sean C."},{"family":"Boening","given":"Carmen"},{"family":"Dahle","given":"Christoph"},{"family":"Wiese","given":"David N."},{"family":"Dobslaw","given":"Henryk"},{"family":"Tamisiea","given":"Mark E."},{"family":"Velicogna","given":"Isabella"}],"accessed":{"date-parts":[["2022",3,15]]},"issued":{"date-parts":[["2019",5]]}},"label":"page"}],"schema":"https://github.com/citation-style-language/schema/raw/master/csl-citation.json"} </w:instrText>
      </w:r>
      <w:r w:rsidR="00A3306E" w:rsidRPr="00A3306E">
        <w:rPr>
          <w:rFonts w:ascii="Times New Roman" w:eastAsia="宋体" w:hAnsi="Times New Roman"/>
          <w:kern w:val="0"/>
        </w:rPr>
        <w:fldChar w:fldCharType="separate"/>
      </w:r>
      <w:r w:rsidR="00A3306E" w:rsidRPr="00A3306E">
        <w:rPr>
          <w:rFonts w:ascii="Times New Roman" w:eastAsia="宋体" w:hAnsi="Times New Roman" w:cs="Times New Roman"/>
          <w:kern w:val="0"/>
          <w:szCs w:val="24"/>
        </w:rPr>
        <w:t>(HAN </w:t>
      </w:r>
      <w:r w:rsidR="00A3306E" w:rsidRPr="00A3306E">
        <w:rPr>
          <w:rFonts w:ascii="Times New Roman" w:eastAsia="宋体" w:hAnsi="Times New Roman" w:cs="Times New Roman"/>
          <w:kern w:val="0"/>
          <w:szCs w:val="24"/>
        </w:rPr>
        <w:t>等</w:t>
      </w:r>
      <w:r w:rsidR="00A3306E" w:rsidRPr="00A3306E">
        <w:rPr>
          <w:rFonts w:ascii="Times New Roman" w:eastAsia="宋体" w:hAnsi="Times New Roman" w:cs="Times New Roman"/>
          <w:kern w:val="0"/>
          <w:szCs w:val="24"/>
        </w:rPr>
        <w:t>, 2006; TAPLEY </w:t>
      </w:r>
      <w:r w:rsidR="00A3306E" w:rsidRPr="00A3306E">
        <w:rPr>
          <w:rFonts w:ascii="Times New Roman" w:eastAsia="宋体" w:hAnsi="Times New Roman" w:cs="Times New Roman"/>
          <w:kern w:val="0"/>
          <w:szCs w:val="24"/>
        </w:rPr>
        <w:t>等</w:t>
      </w:r>
      <w:r w:rsidR="00A3306E" w:rsidRPr="00A3306E">
        <w:rPr>
          <w:rFonts w:ascii="Times New Roman" w:eastAsia="宋体" w:hAnsi="Times New Roman" w:cs="Times New Roman"/>
          <w:kern w:val="0"/>
          <w:szCs w:val="24"/>
        </w:rPr>
        <w:t>, 2019)</w:t>
      </w:r>
      <w:r w:rsidR="00A3306E" w:rsidRPr="00A3306E">
        <w:rPr>
          <w:rFonts w:ascii="Times New Roman" w:eastAsia="宋体" w:hAnsi="Times New Roman"/>
          <w:kern w:val="0"/>
        </w:rPr>
        <w:fldChar w:fldCharType="end"/>
      </w:r>
      <w:r w:rsidR="00EE2BDA" w:rsidRPr="00A3306E">
        <w:rPr>
          <w:rFonts w:ascii="Times New Roman" w:eastAsia="宋体" w:hAnsi="Times New Roman" w:hint="eastAsia"/>
          <w:kern w:val="0"/>
        </w:rPr>
        <w:t>，</w:t>
      </w:r>
      <w:r w:rsidR="00C51C14" w:rsidRPr="00A3306E">
        <w:rPr>
          <w:rFonts w:ascii="Times New Roman" w:eastAsia="宋体" w:hAnsi="Times New Roman" w:hint="eastAsia"/>
          <w:kern w:val="0"/>
        </w:rPr>
        <w:t>尤其在</w:t>
      </w:r>
      <w:r w:rsidR="00245D8F" w:rsidRPr="00A3306E">
        <w:rPr>
          <w:rFonts w:ascii="Times New Roman" w:eastAsia="宋体" w:hAnsi="Times New Roman" w:hint="eastAsia"/>
          <w:kern w:val="0"/>
        </w:rPr>
        <w:t>我国区域地下水储量监测与消耗评估等民生相关的重大问题研究中起到了不可替代的作用</w:t>
      </w:r>
      <w:r w:rsidR="00A3306E" w:rsidRPr="00A3306E">
        <w:rPr>
          <w:rFonts w:ascii="Times New Roman" w:eastAsia="宋体" w:hAnsi="Times New Roman"/>
          <w:kern w:val="0"/>
        </w:rPr>
        <w:fldChar w:fldCharType="begin"/>
      </w:r>
      <w:r w:rsidR="00A3306E" w:rsidRPr="00A3306E">
        <w:rPr>
          <w:rFonts w:ascii="Times New Roman" w:eastAsia="宋体" w:hAnsi="Times New Roman" w:hint="eastAsia"/>
          <w:kern w:val="0"/>
        </w:rPr>
        <w:instrText xml:space="preserve"> ADDIN ZOTERO_ITEM CSL_CITATION {"citationID":"QUvxB4W4","properties":{"formattedCitation":"(\\uc0\\u20911{}\\uc0\\u20255{}\\uc0\\u160{}\\uc0\\u31561{}, 2017, 2012; YEH\\uc0\\u160{}\\uc0\\u31561{}, 2006)","plainCitation":"(</w:instrText>
      </w:r>
      <w:r w:rsidR="00A3306E" w:rsidRPr="00A3306E">
        <w:rPr>
          <w:rFonts w:ascii="Times New Roman" w:eastAsia="宋体" w:hAnsi="Times New Roman" w:hint="eastAsia"/>
          <w:kern w:val="0"/>
        </w:rPr>
        <w:instrText>冯伟</w:instrText>
      </w:r>
      <w:r w:rsidR="00A3306E" w:rsidRPr="00A3306E">
        <w:rPr>
          <w:rFonts w:ascii="Times New Roman" w:eastAsia="宋体" w:hAnsi="Times New Roman" w:hint="eastAsia"/>
          <w:kern w:val="0"/>
        </w:rPr>
        <w:instrText> </w:instrText>
      </w:r>
      <w:r w:rsidR="00A3306E" w:rsidRPr="00A3306E">
        <w:rPr>
          <w:rFonts w:ascii="Times New Roman" w:eastAsia="宋体" w:hAnsi="Times New Roman" w:hint="eastAsia"/>
          <w:kern w:val="0"/>
        </w:rPr>
        <w:instrText>等</w:instrText>
      </w:r>
      <w:r w:rsidR="00A3306E" w:rsidRPr="00A3306E">
        <w:rPr>
          <w:rFonts w:ascii="Times New Roman" w:eastAsia="宋体" w:hAnsi="Times New Roman" w:hint="eastAsia"/>
          <w:kern w:val="0"/>
        </w:rPr>
        <w:instrText>, 2017, 2012; YEH </w:instrText>
      </w:r>
      <w:r w:rsidR="00A3306E" w:rsidRPr="00A3306E">
        <w:rPr>
          <w:rFonts w:ascii="Times New Roman" w:eastAsia="宋体" w:hAnsi="Times New Roman" w:hint="eastAsia"/>
          <w:kern w:val="0"/>
        </w:rPr>
        <w:instrText>等</w:instrText>
      </w:r>
      <w:r w:rsidR="00A3306E" w:rsidRPr="00A3306E">
        <w:rPr>
          <w:rFonts w:ascii="Times New Roman" w:eastAsia="宋体" w:hAnsi="Times New Roman" w:hint="eastAsia"/>
          <w:kern w:val="0"/>
        </w:rPr>
        <w:instrText>, 2006)","noteIndex":0},"citationItems":[{"id":321,"uris":["http://zotero.org/users/6467040/items/4Q9E7HYA"],"uri":["http://zotero.org/users/6467040/items/4Q9E7HYA"],"itemData":{"id":321,"type":"article-journal","abstract":"&lt;p&gt;</w:instrText>
      </w:r>
      <w:r w:rsidR="00A3306E" w:rsidRPr="00A3306E">
        <w:rPr>
          <w:rFonts w:ascii="Times New Roman" w:eastAsia="宋体" w:hAnsi="Times New Roman" w:hint="eastAsia"/>
          <w:kern w:val="0"/>
        </w:rPr>
        <w:instrText>华北平原作为我国重要的工农业基地和政治经济中心，面临着严重的水资源危机</w:instrText>
      </w:r>
      <w:r w:rsidR="00A3306E" w:rsidRPr="00A3306E">
        <w:rPr>
          <w:rFonts w:ascii="Times New Roman" w:eastAsia="宋体" w:hAnsi="Times New Roman" w:hint="eastAsia"/>
          <w:kern w:val="0"/>
        </w:rPr>
        <w:instrText>.</w:instrText>
      </w:r>
      <w:r w:rsidR="00A3306E" w:rsidRPr="00A3306E">
        <w:rPr>
          <w:rFonts w:ascii="Times New Roman" w:eastAsia="宋体" w:hAnsi="Times New Roman" w:hint="eastAsia"/>
          <w:kern w:val="0"/>
        </w:rPr>
        <w:instrText>因此，开展对华北平原地下水储量变化的监测工作具有重要现实意义与科学价值</w:instrText>
      </w:r>
      <w:r w:rsidR="00A3306E" w:rsidRPr="00A3306E">
        <w:rPr>
          <w:rFonts w:ascii="Times New Roman" w:eastAsia="宋体" w:hAnsi="Times New Roman" w:hint="eastAsia"/>
          <w:kern w:val="0"/>
        </w:rPr>
        <w:instrText>.</w:instrText>
      </w:r>
      <w:r w:rsidR="00A3306E" w:rsidRPr="00A3306E">
        <w:rPr>
          <w:rFonts w:ascii="Times New Roman" w:eastAsia="宋体" w:hAnsi="Times New Roman" w:hint="eastAsia"/>
          <w:kern w:val="0"/>
        </w:rPr>
        <w:instrText>本文基于</w:instrText>
      </w:r>
      <w:r w:rsidR="00A3306E" w:rsidRPr="00A3306E">
        <w:rPr>
          <w:rFonts w:ascii="Times New Roman" w:eastAsia="宋体" w:hAnsi="Times New Roman" w:hint="eastAsia"/>
          <w:kern w:val="0"/>
        </w:rPr>
        <w:instrText>GRACE</w:instrText>
      </w:r>
      <w:r w:rsidR="00A3306E" w:rsidRPr="00A3306E">
        <w:rPr>
          <w:rFonts w:ascii="Times New Roman" w:eastAsia="宋体" w:hAnsi="Times New Roman" w:hint="eastAsia"/>
          <w:kern w:val="0"/>
        </w:rPr>
        <w:instrText>重力卫星的空间约束方法，研究了华北平原地下水储量变化的时空分布规律，并与地面水井实测与地下水模型结果进行了综合比较和分析</w:instrText>
      </w:r>
      <w:r w:rsidR="00A3306E" w:rsidRPr="00A3306E">
        <w:rPr>
          <w:rFonts w:ascii="Times New Roman" w:eastAsia="宋体" w:hAnsi="Times New Roman" w:hint="eastAsia"/>
          <w:kern w:val="0"/>
        </w:rPr>
        <w:instrText>.</w:instrText>
      </w:r>
      <w:r w:rsidR="00A3306E" w:rsidRPr="00A3306E">
        <w:rPr>
          <w:rFonts w:ascii="Times New Roman" w:eastAsia="宋体" w:hAnsi="Times New Roman" w:hint="eastAsia"/>
          <w:kern w:val="0"/>
        </w:rPr>
        <w:instrText>结果表明：</w:instrText>
      </w:r>
      <w:r w:rsidR="00A3306E" w:rsidRPr="00A3306E">
        <w:rPr>
          <w:rFonts w:ascii="Times New Roman" w:eastAsia="宋体" w:hAnsi="Times New Roman" w:hint="eastAsia"/>
          <w:kern w:val="0"/>
        </w:rPr>
        <w:instrText>2002</w:instrText>
      </w:r>
      <w:r w:rsidR="00A3306E" w:rsidRPr="00A3306E">
        <w:rPr>
          <w:rFonts w:ascii="Times New Roman" w:eastAsia="宋体" w:hAnsi="Times New Roman" w:hint="eastAsia"/>
          <w:kern w:val="0"/>
        </w:rPr>
        <w:instrText>—</w:instrText>
      </w:r>
      <w:r w:rsidR="00A3306E" w:rsidRPr="00A3306E">
        <w:rPr>
          <w:rFonts w:ascii="Times New Roman" w:eastAsia="宋体" w:hAnsi="Times New Roman" w:hint="eastAsia"/>
          <w:kern w:val="0"/>
        </w:rPr>
        <w:instrText>2014</w:instrText>
      </w:r>
      <w:r w:rsidR="00A3306E" w:rsidRPr="00A3306E">
        <w:rPr>
          <w:rFonts w:ascii="Times New Roman" w:eastAsia="宋体" w:hAnsi="Times New Roman" w:hint="eastAsia"/>
          <w:kern w:val="0"/>
        </w:rPr>
        <w:instrText>年，华北平原地下水存在明显的长期亏损，</w:instrText>
      </w:r>
      <w:r w:rsidR="00A3306E" w:rsidRPr="00A3306E">
        <w:rPr>
          <w:rFonts w:ascii="Times New Roman" w:eastAsia="宋体" w:hAnsi="Times New Roman" w:hint="eastAsia"/>
          <w:kern w:val="0"/>
        </w:rPr>
        <w:instrText>GRACE</w:instrText>
      </w:r>
      <w:r w:rsidR="00A3306E" w:rsidRPr="00A3306E">
        <w:rPr>
          <w:rFonts w:ascii="Times New Roman" w:eastAsia="宋体" w:hAnsi="Times New Roman" w:hint="eastAsia"/>
          <w:kern w:val="0"/>
        </w:rPr>
        <w:instrText>估计的亏损速率为</w:instrText>
      </w:r>
      <w:r w:rsidR="00A3306E" w:rsidRPr="00A3306E">
        <w:rPr>
          <w:rFonts w:ascii="Times New Roman" w:eastAsia="宋体" w:hAnsi="Times New Roman" w:hint="eastAsia"/>
          <w:kern w:val="0"/>
        </w:rPr>
        <w:instrText>-7.4</w:instrText>
      </w:r>
      <w:r w:rsidR="00A3306E" w:rsidRPr="00A3306E">
        <w:rPr>
          <w:rFonts w:ascii="Times New Roman" w:eastAsia="宋体" w:hAnsi="Times New Roman" w:hint="eastAsia"/>
          <w:kern w:val="0"/>
        </w:rPr>
        <w:instrText>±</w:instrText>
      </w:r>
      <w:r w:rsidR="00A3306E" w:rsidRPr="00A3306E">
        <w:rPr>
          <w:rFonts w:ascii="Times New Roman" w:eastAsia="宋体" w:hAnsi="Times New Roman" w:hint="eastAsia"/>
          <w:kern w:val="0"/>
        </w:rPr>
        <w:instrText>0.9 km&lt;sup&gt;3&lt;/sup&gt;</w:instrText>
      </w:r>
      <w:r w:rsidR="00A3306E" w:rsidRPr="00A3306E">
        <w:rPr>
          <w:rFonts w:ascii="Times New Roman" w:eastAsia="宋体" w:hAnsi="Times New Roman" w:hint="eastAsia"/>
          <w:kern w:val="0"/>
        </w:rPr>
        <w:instrText>·</w:instrText>
      </w:r>
      <w:r w:rsidR="00A3306E" w:rsidRPr="00A3306E">
        <w:rPr>
          <w:rFonts w:ascii="Times New Roman" w:eastAsia="宋体" w:hAnsi="Times New Roman" w:hint="eastAsia"/>
          <w:kern w:val="0"/>
        </w:rPr>
        <w:instrText>a&lt;sup&gt;-1&lt;/sup&gt;</w:instrText>
      </w:r>
      <w:r w:rsidR="00A3306E" w:rsidRPr="00A3306E">
        <w:rPr>
          <w:rFonts w:ascii="Times New Roman" w:eastAsia="宋体" w:hAnsi="Times New Roman" w:hint="eastAsia"/>
          <w:kern w:val="0"/>
        </w:rPr>
        <w:instrText>，而地面水井资料估计的浅层地下水亏损速率为</w:instrText>
      </w:r>
      <w:r w:rsidR="00A3306E" w:rsidRPr="00A3306E">
        <w:rPr>
          <w:rFonts w:ascii="Times New Roman" w:eastAsia="宋体" w:hAnsi="Times New Roman" w:hint="eastAsia"/>
          <w:kern w:val="0"/>
        </w:rPr>
        <w:instrText>-1.2 km&lt;sup&gt;3&lt;/sup&gt;</w:instrText>
      </w:r>
      <w:r w:rsidR="00A3306E" w:rsidRPr="00A3306E">
        <w:rPr>
          <w:rFonts w:ascii="Times New Roman" w:eastAsia="宋体" w:hAnsi="Times New Roman" w:hint="eastAsia"/>
          <w:kern w:val="0"/>
        </w:rPr>
        <w:instrText>·</w:instrText>
      </w:r>
      <w:r w:rsidR="00A3306E" w:rsidRPr="00A3306E">
        <w:rPr>
          <w:rFonts w:ascii="Times New Roman" w:eastAsia="宋体" w:hAnsi="Times New Roman" w:hint="eastAsia"/>
          <w:kern w:val="0"/>
        </w:rPr>
        <w:instrText>a&lt;sup&gt;-1&lt;/sup&gt;.</w:instrText>
      </w:r>
      <w:r w:rsidR="00A3306E" w:rsidRPr="00A3306E">
        <w:rPr>
          <w:rFonts w:ascii="Times New Roman" w:eastAsia="宋体" w:hAnsi="Times New Roman" w:hint="eastAsia"/>
          <w:kern w:val="0"/>
        </w:rPr>
        <w:instrText>对比两者之间的差异可以发现，华北平原的地下水亏损以深层地下水为主</w:instrText>
      </w:r>
      <w:r w:rsidR="00A3306E" w:rsidRPr="00A3306E">
        <w:rPr>
          <w:rFonts w:ascii="Times New Roman" w:eastAsia="宋体" w:hAnsi="Times New Roman" w:hint="eastAsia"/>
          <w:kern w:val="0"/>
        </w:rPr>
        <w:instrText>.2002</w:instrText>
      </w:r>
      <w:r w:rsidR="00A3306E" w:rsidRPr="00A3306E">
        <w:rPr>
          <w:rFonts w:ascii="Times New Roman" w:eastAsia="宋体" w:hAnsi="Times New Roman" w:hint="eastAsia"/>
          <w:kern w:val="0"/>
        </w:rPr>
        <w:instrText>—</w:instrText>
      </w:r>
      <w:r w:rsidR="00A3306E" w:rsidRPr="00A3306E">
        <w:rPr>
          <w:rFonts w:ascii="Times New Roman" w:eastAsia="宋体" w:hAnsi="Times New Roman" w:hint="eastAsia"/>
          <w:kern w:val="0"/>
        </w:rPr>
        <w:instrText>2008</w:instrText>
      </w:r>
      <w:r w:rsidR="00A3306E" w:rsidRPr="00A3306E">
        <w:rPr>
          <w:rFonts w:ascii="Times New Roman" w:eastAsia="宋体" w:hAnsi="Times New Roman" w:hint="eastAsia"/>
          <w:kern w:val="0"/>
        </w:rPr>
        <w:instrText>年，</w:instrText>
      </w:r>
      <w:r w:rsidR="00A3306E" w:rsidRPr="00A3306E">
        <w:rPr>
          <w:rFonts w:ascii="Times New Roman" w:eastAsia="宋体" w:hAnsi="Times New Roman" w:hint="eastAsia"/>
          <w:kern w:val="0"/>
        </w:rPr>
        <w:instrText>GRACE</w:instrText>
      </w:r>
      <w:r w:rsidR="00A3306E" w:rsidRPr="00A3306E">
        <w:rPr>
          <w:rFonts w:ascii="Times New Roman" w:eastAsia="宋体" w:hAnsi="Times New Roman" w:hint="eastAsia"/>
          <w:kern w:val="0"/>
        </w:rPr>
        <w:instrText>估计的华北平原地下水亏损速率为</w:instrText>
      </w:r>
      <w:r w:rsidR="00A3306E" w:rsidRPr="00A3306E">
        <w:rPr>
          <w:rFonts w:ascii="Times New Roman" w:eastAsia="宋体" w:hAnsi="Times New Roman" w:hint="eastAsia"/>
          <w:kern w:val="0"/>
        </w:rPr>
        <w:instrText>-5.3</w:instrText>
      </w:r>
      <w:r w:rsidR="00A3306E" w:rsidRPr="00A3306E">
        <w:rPr>
          <w:rFonts w:ascii="Times New Roman" w:eastAsia="宋体" w:hAnsi="Times New Roman" w:hint="eastAsia"/>
          <w:kern w:val="0"/>
        </w:rPr>
        <w:instrText>±</w:instrText>
      </w:r>
      <w:r w:rsidR="00A3306E" w:rsidRPr="00A3306E">
        <w:rPr>
          <w:rFonts w:ascii="Times New Roman" w:eastAsia="宋体" w:hAnsi="Times New Roman" w:hint="eastAsia"/>
          <w:kern w:val="0"/>
        </w:rPr>
        <w:instrText>2.2 km&lt;sup&gt;3&lt;/sup&gt;</w:instrText>
      </w:r>
      <w:r w:rsidR="00A3306E" w:rsidRPr="00A3306E">
        <w:rPr>
          <w:rFonts w:ascii="Times New Roman" w:eastAsia="宋体" w:hAnsi="Times New Roman" w:hint="eastAsia"/>
          <w:kern w:val="0"/>
        </w:rPr>
        <w:instrText>·</w:instrText>
      </w:r>
      <w:r w:rsidR="00A3306E" w:rsidRPr="00A3306E">
        <w:rPr>
          <w:rFonts w:ascii="Times New Roman" w:eastAsia="宋体" w:hAnsi="Times New Roman" w:hint="eastAsia"/>
          <w:kern w:val="0"/>
        </w:rPr>
        <w:instrText>a&lt;sup&gt;-1&lt;/sup&gt;</w:instrText>
      </w:r>
      <w:r w:rsidR="00A3306E" w:rsidRPr="00A3306E">
        <w:rPr>
          <w:rFonts w:ascii="Times New Roman" w:eastAsia="宋体" w:hAnsi="Times New Roman" w:hint="eastAsia"/>
          <w:kern w:val="0"/>
        </w:rPr>
        <w:instrText>，这与华北平原两个地下水模型得到的平均亏损速率</w:instrText>
      </w:r>
      <w:r w:rsidR="00A3306E" w:rsidRPr="00A3306E">
        <w:rPr>
          <w:rFonts w:ascii="Times New Roman" w:eastAsia="宋体" w:hAnsi="Times New Roman" w:hint="eastAsia"/>
          <w:kern w:val="0"/>
        </w:rPr>
        <w:instrText>-5.4 km&lt;sup&gt;3&lt;/sup&gt;</w:instrText>
      </w:r>
      <w:r w:rsidR="00A3306E" w:rsidRPr="00A3306E">
        <w:rPr>
          <w:rFonts w:ascii="Times New Roman" w:eastAsia="宋体" w:hAnsi="Times New Roman" w:hint="eastAsia"/>
          <w:kern w:val="0"/>
        </w:rPr>
        <w:instrText>·</w:instrText>
      </w:r>
      <w:r w:rsidR="00A3306E" w:rsidRPr="00A3306E">
        <w:rPr>
          <w:rFonts w:ascii="Times New Roman" w:eastAsia="宋体" w:hAnsi="Times New Roman" w:hint="eastAsia"/>
          <w:kern w:val="0"/>
        </w:rPr>
        <w:instrText>a&lt;sup&gt;-1&lt;/sup&gt;</w:instrText>
      </w:r>
      <w:r w:rsidR="00A3306E" w:rsidRPr="00A3306E">
        <w:rPr>
          <w:rFonts w:ascii="Times New Roman" w:eastAsia="宋体" w:hAnsi="Times New Roman" w:hint="eastAsia"/>
          <w:kern w:val="0"/>
        </w:rPr>
        <w:instrText>十分吻合</w:instrText>
      </w:r>
      <w:r w:rsidR="00A3306E" w:rsidRPr="00A3306E">
        <w:rPr>
          <w:rFonts w:ascii="Times New Roman" w:eastAsia="宋体" w:hAnsi="Times New Roman" w:hint="eastAsia"/>
          <w:kern w:val="0"/>
        </w:rPr>
        <w:instrText>.</w:instrText>
      </w:r>
      <w:r w:rsidR="00A3306E" w:rsidRPr="00A3306E">
        <w:rPr>
          <w:rFonts w:ascii="Times New Roman" w:eastAsia="宋体" w:hAnsi="Times New Roman" w:hint="eastAsia"/>
          <w:kern w:val="0"/>
        </w:rPr>
        <w:instrText>通过华北平原区域地下水模型的独立验证，说明</w:instrText>
      </w:r>
      <w:r w:rsidR="00A3306E" w:rsidRPr="00A3306E">
        <w:rPr>
          <w:rFonts w:ascii="Times New Roman" w:eastAsia="宋体" w:hAnsi="Times New Roman" w:hint="eastAsia"/>
          <w:kern w:val="0"/>
        </w:rPr>
        <w:instrText>GRACE</w:instrText>
      </w:r>
      <w:r w:rsidR="00A3306E" w:rsidRPr="00A3306E">
        <w:rPr>
          <w:rFonts w:ascii="Times New Roman" w:eastAsia="宋体" w:hAnsi="Times New Roman" w:hint="eastAsia"/>
          <w:kern w:val="0"/>
        </w:rPr>
        <w:instrText>可以有效评估华北平原的地下水储量变化趋势</w:instrText>
      </w:r>
      <w:r w:rsidR="00A3306E" w:rsidRPr="00A3306E">
        <w:rPr>
          <w:rFonts w:ascii="Times New Roman" w:eastAsia="宋体" w:hAnsi="Times New Roman" w:hint="eastAsia"/>
          <w:kern w:val="0"/>
        </w:rPr>
        <w:instrText>.</w:instrText>
      </w:r>
      <w:r w:rsidR="00A3306E" w:rsidRPr="00A3306E">
        <w:rPr>
          <w:rFonts w:ascii="Times New Roman" w:eastAsia="宋体" w:hAnsi="Times New Roman" w:hint="eastAsia"/>
          <w:kern w:val="0"/>
        </w:rPr>
        <w:instrText>除了长期亏损的趋势项之外，华北平原地下水还存在明显的年际变化特征，并与该地区年降雨量变化特征一致</w:instrText>
      </w:r>
      <w:r w:rsidR="00A3306E" w:rsidRPr="00A3306E">
        <w:rPr>
          <w:rFonts w:ascii="Times New Roman" w:eastAsia="宋体" w:hAnsi="Times New Roman" w:hint="eastAsia"/>
          <w:kern w:val="0"/>
        </w:rPr>
        <w:instrText>.</w:instrText>
      </w:r>
      <w:r w:rsidR="00A3306E" w:rsidRPr="00A3306E">
        <w:rPr>
          <w:rFonts w:ascii="Times New Roman" w:eastAsia="宋体" w:hAnsi="Times New Roman" w:hint="eastAsia"/>
          <w:kern w:val="0"/>
        </w:rPr>
        <w:instrText>在降雨偏少的</w:instrText>
      </w:r>
      <w:r w:rsidR="00A3306E" w:rsidRPr="00A3306E">
        <w:rPr>
          <w:rFonts w:ascii="Times New Roman" w:eastAsia="宋体" w:hAnsi="Times New Roman" w:hint="eastAsia"/>
          <w:kern w:val="0"/>
        </w:rPr>
        <w:instrText>2002</w:instrText>
      </w:r>
      <w:r w:rsidR="00A3306E" w:rsidRPr="00A3306E">
        <w:rPr>
          <w:rFonts w:ascii="Times New Roman" w:eastAsia="宋体" w:hAnsi="Times New Roman" w:hint="eastAsia"/>
          <w:kern w:val="0"/>
        </w:rPr>
        <w:instrText>年、</w:instrText>
      </w:r>
      <w:r w:rsidR="00A3306E" w:rsidRPr="00A3306E">
        <w:rPr>
          <w:rFonts w:ascii="Times New Roman" w:eastAsia="宋体" w:hAnsi="Times New Roman" w:hint="eastAsia"/>
          <w:kern w:val="0"/>
        </w:rPr>
        <w:instrText>2005</w:instrText>
      </w:r>
      <w:r w:rsidR="00A3306E" w:rsidRPr="00A3306E">
        <w:rPr>
          <w:rFonts w:ascii="Times New Roman" w:eastAsia="宋体" w:hAnsi="Times New Roman" w:hint="eastAsia"/>
          <w:kern w:val="0"/>
        </w:rPr>
        <w:instrText>—</w:instrText>
      </w:r>
      <w:r w:rsidR="00A3306E" w:rsidRPr="00A3306E">
        <w:rPr>
          <w:rFonts w:ascii="Times New Roman" w:eastAsia="宋体" w:hAnsi="Times New Roman" w:hint="eastAsia"/>
          <w:kern w:val="0"/>
        </w:rPr>
        <w:instrText>2009</w:instrText>
      </w:r>
      <w:r w:rsidR="00A3306E" w:rsidRPr="00A3306E">
        <w:rPr>
          <w:rFonts w:ascii="Times New Roman" w:eastAsia="宋体" w:hAnsi="Times New Roman" w:hint="eastAsia"/>
          <w:kern w:val="0"/>
        </w:rPr>
        <w:instrText>年和</w:instrText>
      </w:r>
      <w:r w:rsidR="00A3306E" w:rsidRPr="00A3306E">
        <w:rPr>
          <w:rFonts w:ascii="Times New Roman" w:eastAsia="宋体" w:hAnsi="Times New Roman" w:hint="eastAsia"/>
          <w:kern w:val="0"/>
        </w:rPr>
        <w:instrText>2014</w:instrText>
      </w:r>
      <w:r w:rsidR="00A3306E" w:rsidRPr="00A3306E">
        <w:rPr>
          <w:rFonts w:ascii="Times New Roman" w:eastAsia="宋体" w:hAnsi="Times New Roman" w:hint="eastAsia"/>
          <w:kern w:val="0"/>
        </w:rPr>
        <w:instrText>年，华北平原地下水储量显著减少</w:instrText>
      </w:r>
      <w:r w:rsidR="00A3306E" w:rsidRPr="00A3306E">
        <w:rPr>
          <w:rFonts w:ascii="Times New Roman" w:eastAsia="宋体" w:hAnsi="Times New Roman" w:hint="eastAsia"/>
          <w:kern w:val="0"/>
        </w:rPr>
        <w:instrText>.</w:instrText>
      </w:r>
      <w:r w:rsidR="00A3306E" w:rsidRPr="00A3306E">
        <w:rPr>
          <w:rFonts w:ascii="Times New Roman" w:eastAsia="宋体" w:hAnsi="Times New Roman" w:hint="eastAsia"/>
          <w:kern w:val="0"/>
        </w:rPr>
        <w:instrText>在空间分布上，</w:instrText>
      </w:r>
      <w:r w:rsidR="00A3306E" w:rsidRPr="00A3306E">
        <w:rPr>
          <w:rFonts w:ascii="Times New Roman" w:eastAsia="宋体" w:hAnsi="Times New Roman" w:hint="eastAsia"/>
          <w:kern w:val="0"/>
        </w:rPr>
        <w:instrText>GRACE</w:instrText>
      </w:r>
      <w:r w:rsidR="00A3306E" w:rsidRPr="00A3306E">
        <w:rPr>
          <w:rFonts w:ascii="Times New Roman" w:eastAsia="宋体" w:hAnsi="Times New Roman" w:hint="eastAsia"/>
          <w:kern w:val="0"/>
        </w:rPr>
        <w:instrText>结果表明，华北平原的地下水储量减少主要发生在山前平原和中部平原区，这也与水井实测资料和区域地下水模型结果较为吻合</w:instrText>
      </w:r>
      <w:r w:rsidR="00A3306E" w:rsidRPr="00A3306E">
        <w:rPr>
          <w:rFonts w:ascii="Times New Roman" w:eastAsia="宋体" w:hAnsi="Times New Roman" w:hint="eastAsia"/>
          <w:kern w:val="0"/>
        </w:rPr>
        <w:instrText>.</w:instrText>
      </w:r>
      <w:r w:rsidR="00A3306E" w:rsidRPr="00A3306E">
        <w:rPr>
          <w:rFonts w:ascii="Times New Roman" w:eastAsia="宋体" w:hAnsi="Times New Roman" w:hint="eastAsia"/>
          <w:kern w:val="0"/>
        </w:rPr>
        <w:instrText>与</w:instrText>
      </w:r>
      <w:r w:rsidR="00A3306E" w:rsidRPr="00A3306E">
        <w:rPr>
          <w:rFonts w:ascii="Times New Roman" w:eastAsia="宋体" w:hAnsi="Times New Roman" w:hint="eastAsia"/>
          <w:kern w:val="0"/>
        </w:rPr>
        <w:instrText>GRACE</w:instrText>
      </w:r>
      <w:r w:rsidR="00A3306E" w:rsidRPr="00A3306E">
        <w:rPr>
          <w:rFonts w:ascii="Times New Roman" w:eastAsia="宋体" w:hAnsi="Times New Roman" w:hint="eastAsia"/>
          <w:kern w:val="0"/>
        </w:rPr>
        <w:instrText>和区域地下水模型相比，目前的全球水文模型仍无法准确估计华北平原地下水变化的空间分布和亏损速率</w:instrText>
      </w:r>
      <w:r w:rsidR="00A3306E" w:rsidRPr="00A3306E">
        <w:rPr>
          <w:rFonts w:ascii="Times New Roman" w:eastAsia="宋体" w:hAnsi="Times New Roman" w:hint="eastAsia"/>
          <w:kern w:val="0"/>
        </w:rPr>
        <w:instrText>.</w:instrText>
      </w:r>
      <w:r w:rsidR="00A3306E" w:rsidRPr="00A3306E">
        <w:rPr>
          <w:rFonts w:ascii="Times New Roman" w:eastAsia="宋体" w:hAnsi="Times New Roman" w:hint="eastAsia"/>
          <w:kern w:val="0"/>
        </w:rPr>
        <w:instrText>上述研究表明，</w:instrText>
      </w:r>
      <w:r w:rsidR="00A3306E" w:rsidRPr="00A3306E">
        <w:rPr>
          <w:rFonts w:ascii="Times New Roman" w:eastAsia="宋体" w:hAnsi="Times New Roman" w:hint="eastAsia"/>
          <w:kern w:val="0"/>
        </w:rPr>
        <w:instrText>GRACE</w:instrText>
      </w:r>
      <w:r w:rsidR="00A3306E" w:rsidRPr="00A3306E">
        <w:rPr>
          <w:rFonts w:ascii="Times New Roman" w:eastAsia="宋体" w:hAnsi="Times New Roman" w:hint="eastAsia"/>
          <w:kern w:val="0"/>
        </w:rPr>
        <w:instrText>提供了评估华北平原地下水储量变化的重要监测手段</w:instrText>
      </w:r>
      <w:r w:rsidR="00A3306E" w:rsidRPr="00A3306E">
        <w:rPr>
          <w:rFonts w:ascii="Times New Roman" w:eastAsia="宋体" w:hAnsi="Times New Roman" w:hint="eastAsia"/>
          <w:kern w:val="0"/>
        </w:rPr>
        <w:instrText>.&lt;/p&gt;","container-title":"</w:instrText>
      </w:r>
      <w:r w:rsidR="00A3306E" w:rsidRPr="00A3306E">
        <w:rPr>
          <w:rFonts w:ascii="Times New Roman" w:eastAsia="宋体" w:hAnsi="Times New Roman" w:hint="eastAsia"/>
          <w:kern w:val="0"/>
        </w:rPr>
        <w:instrText>地球物理学报</w:instrText>
      </w:r>
      <w:r w:rsidR="00A3306E" w:rsidRPr="00A3306E">
        <w:rPr>
          <w:rFonts w:ascii="Times New Roman" w:eastAsia="宋体" w:hAnsi="Times New Roman" w:hint="eastAsia"/>
          <w:kern w:val="0"/>
        </w:rPr>
        <w:instrText xml:space="preserve">","DOI":"10.6038/cjg20170502","ISSN":"0001-5733","issue":"5","language":"zh","note":"publisher: </w:instrText>
      </w:r>
      <w:r w:rsidR="00A3306E" w:rsidRPr="00A3306E">
        <w:rPr>
          <w:rFonts w:ascii="Times New Roman" w:eastAsia="宋体" w:hAnsi="Times New Roman" w:hint="eastAsia"/>
          <w:kern w:val="0"/>
        </w:rPr>
        <w:instrText>地球物理学报</w:instrText>
      </w:r>
      <w:r w:rsidR="00A3306E" w:rsidRPr="00A3306E">
        <w:rPr>
          <w:rFonts w:ascii="Times New Roman" w:eastAsia="宋体" w:hAnsi="Times New Roman" w:hint="eastAsia"/>
          <w:kern w:val="0"/>
        </w:rPr>
        <w:instrText>","page":"1630-1642","source":"www.igg-journals.cn","title":"</w:instrText>
      </w:r>
      <w:r w:rsidR="00A3306E" w:rsidRPr="00A3306E">
        <w:rPr>
          <w:rFonts w:ascii="Times New Roman" w:eastAsia="宋体" w:hAnsi="Times New Roman" w:hint="eastAsia"/>
          <w:kern w:val="0"/>
        </w:rPr>
        <w:instrText>基于</w:instrText>
      </w:r>
      <w:r w:rsidR="00A3306E" w:rsidRPr="00A3306E">
        <w:rPr>
          <w:rFonts w:ascii="Times New Roman" w:eastAsia="宋体" w:hAnsi="Times New Roman" w:hint="eastAsia"/>
          <w:kern w:val="0"/>
        </w:rPr>
        <w:instrText>GRACE</w:instrText>
      </w:r>
      <w:r w:rsidR="00A3306E" w:rsidRPr="00A3306E">
        <w:rPr>
          <w:rFonts w:ascii="Times New Roman" w:eastAsia="宋体" w:hAnsi="Times New Roman" w:hint="eastAsia"/>
          <w:kern w:val="0"/>
        </w:rPr>
        <w:instrText>的空间约束方法监测华北平原地下水储量变化</w:instrText>
      </w:r>
      <w:r w:rsidR="00A3306E" w:rsidRPr="00A3306E">
        <w:rPr>
          <w:rFonts w:ascii="Times New Roman" w:eastAsia="宋体" w:hAnsi="Times New Roman" w:hint="eastAsia"/>
          <w:kern w:val="0"/>
        </w:rPr>
        <w:instrText>","URL":"http://www.geophy.cn/article/doi/10.6038/cjg20170502","volume":"60","author":[{"family":"</w:instrText>
      </w:r>
      <w:r w:rsidR="00A3306E" w:rsidRPr="00A3306E">
        <w:rPr>
          <w:rFonts w:ascii="Times New Roman" w:eastAsia="宋体" w:hAnsi="Times New Roman" w:hint="eastAsia"/>
          <w:kern w:val="0"/>
        </w:rPr>
        <w:instrText>冯伟</w:instrText>
      </w:r>
      <w:r w:rsidR="00A3306E" w:rsidRPr="00A3306E">
        <w:rPr>
          <w:rFonts w:ascii="Times New Roman" w:eastAsia="宋体" w:hAnsi="Times New Roman" w:hint="eastAsia"/>
          <w:kern w:val="0"/>
        </w:rPr>
        <w:instrText>","given":""},{"family":"</w:instrText>
      </w:r>
      <w:r w:rsidR="00A3306E" w:rsidRPr="00A3306E">
        <w:rPr>
          <w:rFonts w:ascii="Times New Roman" w:eastAsia="宋体" w:hAnsi="Times New Roman" w:hint="eastAsia"/>
          <w:kern w:val="0"/>
        </w:rPr>
        <w:instrText>王长青</w:instrText>
      </w:r>
      <w:r w:rsidR="00A3306E" w:rsidRPr="00A3306E">
        <w:rPr>
          <w:rFonts w:ascii="Times New Roman" w:eastAsia="宋体" w:hAnsi="Times New Roman" w:hint="eastAsia"/>
          <w:kern w:val="0"/>
        </w:rPr>
        <w:instrText>","given":""},{"family":"</w:instrText>
      </w:r>
      <w:r w:rsidR="00A3306E" w:rsidRPr="00A3306E">
        <w:rPr>
          <w:rFonts w:ascii="Times New Roman" w:eastAsia="宋体" w:hAnsi="Times New Roman" w:hint="eastAsia"/>
          <w:kern w:val="0"/>
        </w:rPr>
        <w:instrText>穆大鹏</w:instrText>
      </w:r>
      <w:r w:rsidR="00A3306E" w:rsidRPr="00A3306E">
        <w:rPr>
          <w:rFonts w:ascii="Times New Roman" w:eastAsia="宋体" w:hAnsi="Times New Roman" w:hint="eastAsia"/>
          <w:kern w:val="0"/>
        </w:rPr>
        <w:instrText>","given":""},{"family":"</w:instrText>
      </w:r>
      <w:r w:rsidR="00A3306E" w:rsidRPr="00A3306E">
        <w:rPr>
          <w:rFonts w:ascii="Times New Roman" w:eastAsia="宋体" w:hAnsi="Times New Roman" w:hint="eastAsia"/>
          <w:kern w:val="0"/>
        </w:rPr>
        <w:instrText>钟敏</w:instrText>
      </w:r>
      <w:r w:rsidR="00A3306E" w:rsidRPr="00A3306E">
        <w:rPr>
          <w:rFonts w:ascii="Times New Roman" w:eastAsia="宋体" w:hAnsi="Times New Roman" w:hint="eastAsia"/>
          <w:kern w:val="0"/>
        </w:rPr>
        <w:instrText>","given":""},{"family":"</w:instrText>
      </w:r>
      <w:r w:rsidR="00A3306E" w:rsidRPr="00A3306E">
        <w:rPr>
          <w:rFonts w:ascii="Times New Roman" w:eastAsia="宋体" w:hAnsi="Times New Roman" w:hint="eastAsia"/>
          <w:kern w:val="0"/>
        </w:rPr>
        <w:instrText>钟玉龙</w:instrText>
      </w:r>
      <w:r w:rsidR="00A3306E" w:rsidRPr="00A3306E">
        <w:rPr>
          <w:rFonts w:ascii="Times New Roman" w:eastAsia="宋体" w:hAnsi="Times New Roman" w:hint="eastAsia"/>
          <w:kern w:val="0"/>
        </w:rPr>
        <w:instrText>","given":""},{"family":"</w:instrText>
      </w:r>
      <w:r w:rsidR="00A3306E" w:rsidRPr="00A3306E">
        <w:rPr>
          <w:rFonts w:ascii="Times New Roman" w:eastAsia="宋体" w:hAnsi="Times New Roman" w:hint="eastAsia"/>
          <w:kern w:val="0"/>
        </w:rPr>
        <w:instrText>许厚泽</w:instrText>
      </w:r>
      <w:r w:rsidR="00A3306E" w:rsidRPr="00A3306E">
        <w:rPr>
          <w:rFonts w:ascii="Times New Roman" w:eastAsia="宋体" w:hAnsi="Times New Roman" w:hint="eastAsia"/>
          <w:kern w:val="0"/>
        </w:rPr>
        <w:instrText>","given":""}],"accessed":{"date-parts":[["2022",3,15]]},"issued":{"date-parts":[["2017",5,5]]}},"label":"page"},{"id":294,"uris":["http://zotero.org/users/6467040/items/YTDRSKCM"],"uri":["http://zotero.org/users/6467040/items/YTDRSKCM"],"itemData":{"id":294,"type":"article-journal","abstract":"</w:instrText>
      </w:r>
      <w:r w:rsidR="00A3306E" w:rsidRPr="00A3306E">
        <w:rPr>
          <w:rFonts w:ascii="Times New Roman" w:eastAsia="宋体" w:hAnsi="Times New Roman" w:hint="eastAsia"/>
          <w:kern w:val="0"/>
        </w:rPr>
        <w:instrText>本文利用</w:instrText>
      </w:r>
      <w:r w:rsidR="00A3306E" w:rsidRPr="00A3306E">
        <w:rPr>
          <w:rFonts w:ascii="Times New Roman" w:eastAsia="宋体" w:hAnsi="Times New Roman" w:hint="eastAsia"/>
          <w:kern w:val="0"/>
        </w:rPr>
        <w:instrText xml:space="preserve">GRACE (Gravity Recovery and Climate Experiment) </w:instrText>
      </w:r>
      <w:r w:rsidR="00A3306E" w:rsidRPr="00A3306E">
        <w:rPr>
          <w:rFonts w:ascii="Times New Roman" w:eastAsia="宋体" w:hAnsi="Times New Roman" w:hint="eastAsia"/>
          <w:kern w:val="0"/>
        </w:rPr>
        <w:instrText>卫星重力资料研究了亚马逊流域</w:instrText>
      </w:r>
      <w:r w:rsidR="00A3306E" w:rsidRPr="00A3306E">
        <w:rPr>
          <w:rFonts w:ascii="Times New Roman" w:eastAsia="宋体" w:hAnsi="Times New Roman" w:hint="eastAsia"/>
          <w:kern w:val="0"/>
        </w:rPr>
        <w:instrText>2002</w:instrText>
      </w:r>
      <w:r w:rsidR="00A3306E" w:rsidRPr="00A3306E">
        <w:rPr>
          <w:rFonts w:ascii="Times New Roman" w:eastAsia="宋体" w:hAnsi="Times New Roman" w:hint="eastAsia"/>
          <w:kern w:val="0"/>
        </w:rPr>
        <w:instrText>—</w:instrText>
      </w:r>
      <w:r w:rsidR="00A3306E" w:rsidRPr="00A3306E">
        <w:rPr>
          <w:rFonts w:ascii="Times New Roman" w:eastAsia="宋体" w:hAnsi="Times New Roman" w:hint="eastAsia"/>
          <w:kern w:val="0"/>
        </w:rPr>
        <w:instrText>2010</w:instrText>
      </w:r>
      <w:r w:rsidR="00A3306E" w:rsidRPr="00A3306E">
        <w:rPr>
          <w:rFonts w:ascii="Times New Roman" w:eastAsia="宋体" w:hAnsi="Times New Roman" w:hint="eastAsia"/>
          <w:kern w:val="0"/>
        </w:rPr>
        <w:instrText>年的陆地水变化</w:instrText>
      </w:r>
      <w:r w:rsidR="00A3306E" w:rsidRPr="00A3306E">
        <w:rPr>
          <w:rFonts w:ascii="Times New Roman" w:eastAsia="宋体" w:hAnsi="Times New Roman" w:hint="eastAsia"/>
          <w:kern w:val="0"/>
        </w:rPr>
        <w:instrText>,</w:instrText>
      </w:r>
      <w:r w:rsidR="00A3306E" w:rsidRPr="00A3306E">
        <w:rPr>
          <w:rFonts w:ascii="Times New Roman" w:eastAsia="宋体" w:hAnsi="Times New Roman" w:hint="eastAsia"/>
          <w:kern w:val="0"/>
        </w:rPr>
        <w:instrText>并与水文模式和降雨资料进行了比较分析</w:instrText>
      </w:r>
      <w:r w:rsidR="00A3306E" w:rsidRPr="00A3306E">
        <w:rPr>
          <w:rFonts w:ascii="Times New Roman" w:eastAsia="宋体" w:hAnsi="Times New Roman" w:hint="eastAsia"/>
          <w:kern w:val="0"/>
        </w:rPr>
        <w:instrText>.</w:instrText>
      </w:r>
      <w:r w:rsidR="00A3306E" w:rsidRPr="00A3306E">
        <w:rPr>
          <w:rFonts w:ascii="Times New Roman" w:eastAsia="宋体" w:hAnsi="Times New Roman" w:hint="eastAsia"/>
          <w:kern w:val="0"/>
        </w:rPr>
        <w:instrText>在年际尺度上</w:instrText>
      </w:r>
      <w:r w:rsidR="00A3306E" w:rsidRPr="00A3306E">
        <w:rPr>
          <w:rFonts w:ascii="Times New Roman" w:eastAsia="宋体" w:hAnsi="Times New Roman" w:hint="eastAsia"/>
          <w:kern w:val="0"/>
        </w:rPr>
        <w:instrText>,GRACE</w:instrText>
      </w:r>
      <w:r w:rsidR="00A3306E" w:rsidRPr="00A3306E">
        <w:rPr>
          <w:rFonts w:ascii="Times New Roman" w:eastAsia="宋体" w:hAnsi="Times New Roman" w:hint="eastAsia"/>
          <w:kern w:val="0"/>
        </w:rPr>
        <w:instrText>结果表明</w:instrText>
      </w:r>
      <w:r w:rsidR="00A3306E" w:rsidRPr="00A3306E">
        <w:rPr>
          <w:rFonts w:ascii="Times New Roman" w:eastAsia="宋体" w:hAnsi="Times New Roman" w:hint="eastAsia"/>
          <w:kern w:val="0"/>
        </w:rPr>
        <w:instrText>:2002</w:instrText>
      </w:r>
      <w:r w:rsidR="00A3306E" w:rsidRPr="00A3306E">
        <w:rPr>
          <w:rFonts w:ascii="Times New Roman" w:eastAsia="宋体" w:hAnsi="Times New Roman" w:hint="eastAsia"/>
          <w:kern w:val="0"/>
        </w:rPr>
        <w:instrText>—</w:instrText>
      </w:r>
      <w:r w:rsidR="00A3306E" w:rsidRPr="00A3306E">
        <w:rPr>
          <w:rFonts w:ascii="Times New Roman" w:eastAsia="宋体" w:hAnsi="Times New Roman" w:hint="eastAsia"/>
          <w:kern w:val="0"/>
        </w:rPr>
        <w:instrText>2003</w:instrText>
      </w:r>
      <w:r w:rsidR="00A3306E" w:rsidRPr="00A3306E">
        <w:rPr>
          <w:rFonts w:ascii="Times New Roman" w:eastAsia="宋体" w:hAnsi="Times New Roman" w:hint="eastAsia"/>
          <w:kern w:val="0"/>
        </w:rPr>
        <w:instrText>年和</w:instrText>
      </w:r>
      <w:r w:rsidR="00A3306E" w:rsidRPr="00A3306E">
        <w:rPr>
          <w:rFonts w:ascii="Times New Roman" w:eastAsia="宋体" w:hAnsi="Times New Roman" w:hint="eastAsia"/>
          <w:kern w:val="0"/>
        </w:rPr>
        <w:instrText>2005</w:instrText>
      </w:r>
      <w:r w:rsidR="00A3306E" w:rsidRPr="00A3306E">
        <w:rPr>
          <w:rFonts w:ascii="Times New Roman" w:eastAsia="宋体" w:hAnsi="Times New Roman" w:hint="eastAsia"/>
          <w:kern w:val="0"/>
        </w:rPr>
        <w:instrText>年</w:instrText>
      </w:r>
      <w:r w:rsidR="00A3306E" w:rsidRPr="00A3306E">
        <w:rPr>
          <w:rFonts w:ascii="Times New Roman" w:eastAsia="宋体" w:hAnsi="Times New Roman" w:hint="eastAsia"/>
          <w:kern w:val="0"/>
        </w:rPr>
        <w:instrText>,</w:instrText>
      </w:r>
      <w:r w:rsidR="00A3306E" w:rsidRPr="00A3306E">
        <w:rPr>
          <w:rFonts w:ascii="Times New Roman" w:eastAsia="宋体" w:hAnsi="Times New Roman" w:hint="eastAsia"/>
          <w:kern w:val="0"/>
        </w:rPr>
        <w:instrText>亚马逊流域发生明显的干旱现象</w:instrText>
      </w:r>
      <w:r w:rsidR="00A3306E" w:rsidRPr="00A3306E">
        <w:rPr>
          <w:rFonts w:ascii="Times New Roman" w:eastAsia="宋体" w:hAnsi="Times New Roman" w:hint="eastAsia"/>
          <w:kern w:val="0"/>
        </w:rPr>
        <w:instrText>;2007</w:instrText>
      </w:r>
      <w:r w:rsidR="00A3306E" w:rsidRPr="00A3306E">
        <w:rPr>
          <w:rFonts w:ascii="Times New Roman" w:eastAsia="宋体" w:hAnsi="Times New Roman" w:hint="eastAsia"/>
          <w:kern w:val="0"/>
        </w:rPr>
        <w:instrText>年至</w:instrText>
      </w:r>
      <w:r w:rsidR="00A3306E" w:rsidRPr="00A3306E">
        <w:rPr>
          <w:rFonts w:ascii="Times New Roman" w:eastAsia="宋体" w:hAnsi="Times New Roman" w:hint="eastAsia"/>
          <w:kern w:val="0"/>
        </w:rPr>
        <w:instrText>2009</w:instrText>
      </w:r>
      <w:r w:rsidR="00A3306E" w:rsidRPr="00A3306E">
        <w:rPr>
          <w:rFonts w:ascii="Times New Roman" w:eastAsia="宋体" w:hAnsi="Times New Roman" w:hint="eastAsia"/>
          <w:kern w:val="0"/>
        </w:rPr>
        <w:instrText>年</w:instrText>
      </w:r>
      <w:r w:rsidR="00A3306E" w:rsidRPr="00A3306E">
        <w:rPr>
          <w:rFonts w:ascii="Times New Roman" w:eastAsia="宋体" w:hAnsi="Times New Roman" w:hint="eastAsia"/>
          <w:kern w:val="0"/>
        </w:rPr>
        <w:instrText>,</w:instrText>
      </w:r>
      <w:r w:rsidR="00A3306E" w:rsidRPr="00A3306E">
        <w:rPr>
          <w:rFonts w:ascii="Times New Roman" w:eastAsia="宋体" w:hAnsi="Times New Roman" w:hint="eastAsia"/>
          <w:kern w:val="0"/>
        </w:rPr>
        <w:instrText>陆地水呈逐年增加的趋势</w:instrText>
      </w:r>
      <w:r w:rsidR="00A3306E" w:rsidRPr="00A3306E">
        <w:rPr>
          <w:rFonts w:ascii="Times New Roman" w:eastAsia="宋体" w:hAnsi="Times New Roman" w:hint="eastAsia"/>
          <w:kern w:val="0"/>
        </w:rPr>
        <w:instrText>,</w:instrText>
      </w:r>
      <w:r w:rsidR="00A3306E" w:rsidRPr="00A3306E">
        <w:rPr>
          <w:rFonts w:ascii="Times New Roman" w:eastAsia="宋体" w:hAnsi="Times New Roman" w:hint="eastAsia"/>
          <w:kern w:val="0"/>
        </w:rPr>
        <w:instrText>并在</w:instrText>
      </w:r>
      <w:r w:rsidR="00A3306E" w:rsidRPr="00A3306E">
        <w:rPr>
          <w:rFonts w:ascii="Times New Roman" w:eastAsia="宋体" w:hAnsi="Times New Roman" w:hint="eastAsia"/>
          <w:kern w:val="0"/>
        </w:rPr>
        <w:instrText>2009</w:instrText>
      </w:r>
      <w:r w:rsidR="00A3306E" w:rsidRPr="00A3306E">
        <w:rPr>
          <w:rFonts w:ascii="Times New Roman" w:eastAsia="宋体" w:hAnsi="Times New Roman" w:hint="eastAsia"/>
          <w:kern w:val="0"/>
        </w:rPr>
        <w:instrText>年</w:instrText>
      </w:r>
      <w:r w:rsidR="00A3306E" w:rsidRPr="00A3306E">
        <w:rPr>
          <w:rFonts w:ascii="Times New Roman" w:eastAsia="宋体" w:hAnsi="Times New Roman" w:hint="eastAsia"/>
          <w:kern w:val="0"/>
        </w:rPr>
        <w:instrText>6</w:instrText>
      </w:r>
      <w:r w:rsidR="00A3306E" w:rsidRPr="00A3306E">
        <w:rPr>
          <w:rFonts w:ascii="Times New Roman" w:eastAsia="宋体" w:hAnsi="Times New Roman" w:hint="eastAsia"/>
          <w:kern w:val="0"/>
        </w:rPr>
        <w:instrText>月变化值达到最大</w:instrText>
      </w:r>
      <w:r w:rsidR="00A3306E" w:rsidRPr="00A3306E">
        <w:rPr>
          <w:rFonts w:ascii="Times New Roman" w:eastAsia="宋体" w:hAnsi="Times New Roman" w:hint="eastAsia"/>
          <w:kern w:val="0"/>
        </w:rPr>
        <w:instrText>,</w:instrText>
      </w:r>
      <w:r w:rsidR="00A3306E" w:rsidRPr="00A3306E">
        <w:rPr>
          <w:rFonts w:ascii="Times New Roman" w:eastAsia="宋体" w:hAnsi="Times New Roman" w:hint="eastAsia"/>
          <w:kern w:val="0"/>
        </w:rPr>
        <w:instrText>为</w:instrText>
      </w:r>
      <w:r w:rsidR="00A3306E" w:rsidRPr="00A3306E">
        <w:rPr>
          <w:rFonts w:ascii="Times New Roman" w:eastAsia="宋体" w:hAnsi="Times New Roman" w:hint="eastAsia"/>
          <w:kern w:val="0"/>
        </w:rPr>
        <w:instrText>772</w:instrText>
      </w:r>
      <w:r w:rsidR="00A3306E" w:rsidRPr="00A3306E">
        <w:rPr>
          <w:rFonts w:ascii="Times New Roman" w:eastAsia="宋体" w:hAnsi="Times New Roman" w:hint="eastAsia"/>
          <w:kern w:val="0"/>
        </w:rPr>
        <w:instrText>±</w:instrText>
      </w:r>
      <w:r w:rsidR="00A3306E" w:rsidRPr="00A3306E">
        <w:rPr>
          <w:rFonts w:ascii="Times New Roman" w:eastAsia="宋体" w:hAnsi="Times New Roman" w:hint="eastAsia"/>
          <w:kern w:val="0"/>
        </w:rPr>
        <w:instrText>181 km3;</w:instrText>
      </w:r>
      <w:r w:rsidR="00A3306E" w:rsidRPr="00A3306E">
        <w:rPr>
          <w:rFonts w:ascii="Times New Roman" w:eastAsia="宋体" w:hAnsi="Times New Roman" w:hint="eastAsia"/>
          <w:kern w:val="0"/>
        </w:rPr>
        <w:instrText>自</w:instrText>
      </w:r>
      <w:r w:rsidR="00A3306E" w:rsidRPr="00A3306E">
        <w:rPr>
          <w:rFonts w:ascii="Times New Roman" w:eastAsia="宋体" w:hAnsi="Times New Roman" w:hint="eastAsia"/>
          <w:kern w:val="0"/>
        </w:rPr>
        <w:instrText>2009</w:instrText>
      </w:r>
      <w:r w:rsidR="00A3306E" w:rsidRPr="00A3306E">
        <w:rPr>
          <w:rFonts w:ascii="Times New Roman" w:eastAsia="宋体" w:hAnsi="Times New Roman" w:hint="eastAsia"/>
          <w:kern w:val="0"/>
        </w:rPr>
        <w:instrText>年</w:instrText>
      </w:r>
      <w:r w:rsidR="00A3306E" w:rsidRPr="00A3306E">
        <w:rPr>
          <w:rFonts w:ascii="Times New Roman" w:eastAsia="宋体" w:hAnsi="Times New Roman" w:hint="eastAsia"/>
          <w:kern w:val="0"/>
        </w:rPr>
        <w:instrText>6</w:instrText>
      </w:r>
      <w:r w:rsidR="00A3306E" w:rsidRPr="00A3306E">
        <w:rPr>
          <w:rFonts w:ascii="Times New Roman" w:eastAsia="宋体" w:hAnsi="Times New Roman" w:hint="eastAsia"/>
          <w:kern w:val="0"/>
        </w:rPr>
        <w:instrText>月至</w:instrText>
      </w:r>
      <w:r w:rsidR="00A3306E" w:rsidRPr="00A3306E">
        <w:rPr>
          <w:rFonts w:ascii="Times New Roman" w:eastAsia="宋体" w:hAnsi="Times New Roman" w:hint="eastAsia"/>
          <w:kern w:val="0"/>
        </w:rPr>
        <w:instrText>2010</w:instrText>
      </w:r>
      <w:r w:rsidR="00A3306E" w:rsidRPr="00A3306E">
        <w:rPr>
          <w:rFonts w:ascii="Times New Roman" w:eastAsia="宋体" w:hAnsi="Times New Roman" w:hint="eastAsia"/>
          <w:kern w:val="0"/>
        </w:rPr>
        <w:instrText>年</w:instrText>
      </w:r>
      <w:r w:rsidR="00A3306E" w:rsidRPr="00A3306E">
        <w:rPr>
          <w:rFonts w:ascii="Times New Roman" w:eastAsia="宋体" w:hAnsi="Times New Roman" w:hint="eastAsia"/>
          <w:kern w:val="0"/>
        </w:rPr>
        <w:instrText>12</w:instrText>
      </w:r>
      <w:r w:rsidR="00A3306E" w:rsidRPr="00A3306E">
        <w:rPr>
          <w:rFonts w:ascii="Times New Roman" w:eastAsia="宋体" w:hAnsi="Times New Roman" w:hint="eastAsia"/>
          <w:kern w:val="0"/>
        </w:rPr>
        <w:instrText>月</w:instrText>
      </w:r>
      <w:r w:rsidR="00A3306E" w:rsidRPr="00A3306E">
        <w:rPr>
          <w:rFonts w:ascii="Times New Roman" w:eastAsia="宋体" w:hAnsi="Times New Roman" w:hint="eastAsia"/>
          <w:kern w:val="0"/>
        </w:rPr>
        <w:instrText>,</w:instrText>
      </w:r>
      <w:r w:rsidR="00A3306E" w:rsidRPr="00A3306E">
        <w:rPr>
          <w:rFonts w:ascii="Times New Roman" w:eastAsia="宋体" w:hAnsi="Times New Roman" w:hint="eastAsia"/>
          <w:kern w:val="0"/>
        </w:rPr>
        <w:instrText>陆地水总量又急剧减少了</w:instrText>
      </w:r>
      <w:r w:rsidR="00A3306E" w:rsidRPr="00A3306E">
        <w:rPr>
          <w:rFonts w:ascii="Times New Roman" w:eastAsia="宋体" w:hAnsi="Times New Roman" w:hint="eastAsia"/>
          <w:kern w:val="0"/>
        </w:rPr>
        <w:instrText>1139</w:instrText>
      </w:r>
      <w:r w:rsidR="00A3306E" w:rsidRPr="00A3306E">
        <w:rPr>
          <w:rFonts w:ascii="Times New Roman" w:eastAsia="宋体" w:hAnsi="Times New Roman" w:hint="eastAsia"/>
          <w:kern w:val="0"/>
        </w:rPr>
        <w:instrText>±</w:instrText>
      </w:r>
      <w:r w:rsidR="00A3306E" w:rsidRPr="00A3306E">
        <w:rPr>
          <w:rFonts w:ascii="Times New Roman" w:eastAsia="宋体" w:hAnsi="Times New Roman" w:hint="eastAsia"/>
          <w:kern w:val="0"/>
        </w:rPr>
        <w:instrText>262 km3,</w:instrText>
      </w:r>
      <w:r w:rsidR="00A3306E" w:rsidRPr="00A3306E">
        <w:rPr>
          <w:rFonts w:ascii="Times New Roman" w:eastAsia="宋体" w:hAnsi="Times New Roman" w:hint="eastAsia"/>
          <w:kern w:val="0"/>
        </w:rPr>
        <w:instrText>这相当于全球海平面上升</w:instrText>
      </w:r>
      <w:r w:rsidR="00A3306E" w:rsidRPr="00A3306E">
        <w:rPr>
          <w:rFonts w:ascii="Times New Roman" w:eastAsia="宋体" w:hAnsi="Times New Roman" w:hint="eastAsia"/>
          <w:kern w:val="0"/>
        </w:rPr>
        <w:instrText>3.2</w:instrText>
      </w:r>
      <w:r w:rsidR="00A3306E" w:rsidRPr="00A3306E">
        <w:rPr>
          <w:rFonts w:ascii="Times New Roman" w:eastAsia="宋体" w:hAnsi="Times New Roman" w:hint="eastAsia"/>
          <w:kern w:val="0"/>
        </w:rPr>
        <w:instrText>±</w:instrText>
      </w:r>
      <w:r w:rsidR="00A3306E" w:rsidRPr="00A3306E">
        <w:rPr>
          <w:rFonts w:ascii="Times New Roman" w:eastAsia="宋体" w:hAnsi="Times New Roman" w:hint="eastAsia"/>
          <w:kern w:val="0"/>
        </w:rPr>
        <w:instrText>0.7 mm</w:instrText>
      </w:r>
      <w:r w:rsidR="00A3306E" w:rsidRPr="00A3306E">
        <w:rPr>
          <w:rFonts w:ascii="Times New Roman" w:eastAsia="宋体" w:hAnsi="Times New Roman" w:hint="eastAsia"/>
          <w:kern w:val="0"/>
        </w:rPr>
        <w:instrText>所需的水量</w:instrText>
      </w:r>
      <w:r w:rsidR="00A3306E" w:rsidRPr="00A3306E">
        <w:rPr>
          <w:rFonts w:ascii="Times New Roman" w:eastAsia="宋体" w:hAnsi="Times New Roman" w:hint="eastAsia"/>
          <w:kern w:val="0"/>
        </w:rPr>
        <w:instrText>.</w:instrText>
      </w:r>
      <w:r w:rsidR="00A3306E" w:rsidRPr="00A3306E">
        <w:rPr>
          <w:rFonts w:ascii="Times New Roman" w:eastAsia="宋体" w:hAnsi="Times New Roman" w:hint="eastAsia"/>
          <w:kern w:val="0"/>
        </w:rPr>
        <w:instrText>水文模式得到的亚马逊流域陆地水在</w:instrText>
      </w:r>
      <w:r w:rsidR="00A3306E" w:rsidRPr="00A3306E">
        <w:rPr>
          <w:rFonts w:ascii="Times New Roman" w:eastAsia="宋体" w:hAnsi="Times New Roman" w:hint="eastAsia"/>
          <w:kern w:val="0"/>
        </w:rPr>
        <w:instrText>2010</w:instrText>
      </w:r>
      <w:r w:rsidR="00A3306E" w:rsidRPr="00A3306E">
        <w:rPr>
          <w:rFonts w:ascii="Times New Roman" w:eastAsia="宋体" w:hAnsi="Times New Roman" w:hint="eastAsia"/>
          <w:kern w:val="0"/>
        </w:rPr>
        <w:instrText>年也表现出明显的减少</w:instrText>
      </w:r>
      <w:r w:rsidR="00A3306E" w:rsidRPr="00A3306E">
        <w:rPr>
          <w:rFonts w:ascii="Times New Roman" w:eastAsia="宋体" w:hAnsi="Times New Roman" w:hint="eastAsia"/>
          <w:kern w:val="0"/>
        </w:rPr>
        <w:instrText>.</w:instrText>
      </w:r>
      <w:r w:rsidR="00A3306E" w:rsidRPr="00A3306E">
        <w:rPr>
          <w:rFonts w:ascii="Times New Roman" w:eastAsia="宋体" w:hAnsi="Times New Roman" w:hint="eastAsia"/>
          <w:kern w:val="0"/>
        </w:rPr>
        <w:instrText>降雨资料与</w:instrText>
      </w:r>
      <w:r w:rsidR="00A3306E" w:rsidRPr="00A3306E">
        <w:rPr>
          <w:rFonts w:ascii="Times New Roman" w:eastAsia="宋体" w:hAnsi="Times New Roman" w:hint="eastAsia"/>
          <w:kern w:val="0"/>
        </w:rPr>
        <w:instrText>GRACE</w:instrText>
      </w:r>
      <w:r w:rsidR="00A3306E" w:rsidRPr="00A3306E">
        <w:rPr>
          <w:rFonts w:ascii="Times New Roman" w:eastAsia="宋体" w:hAnsi="Times New Roman" w:hint="eastAsia"/>
          <w:kern w:val="0"/>
        </w:rPr>
        <w:instrText>观测资料有很好的一致性</w:instrText>
      </w:r>
      <w:r w:rsidR="00A3306E" w:rsidRPr="00A3306E">
        <w:rPr>
          <w:rFonts w:ascii="Times New Roman" w:eastAsia="宋体" w:hAnsi="Times New Roman" w:hint="eastAsia"/>
          <w:kern w:val="0"/>
        </w:rPr>
        <w:instrText>.</w:instrText>
      </w:r>
      <w:r w:rsidR="00A3306E" w:rsidRPr="00A3306E">
        <w:rPr>
          <w:rFonts w:ascii="Times New Roman" w:eastAsia="宋体" w:hAnsi="Times New Roman" w:hint="eastAsia"/>
          <w:kern w:val="0"/>
        </w:rPr>
        <w:instrText>在</w:instrText>
      </w:r>
      <w:r w:rsidR="00A3306E" w:rsidRPr="00A3306E">
        <w:rPr>
          <w:rFonts w:ascii="Times New Roman" w:eastAsia="宋体" w:hAnsi="Times New Roman" w:hint="eastAsia"/>
          <w:kern w:val="0"/>
        </w:rPr>
        <w:instrText>2005</w:instrText>
      </w:r>
      <w:r w:rsidR="00A3306E" w:rsidRPr="00A3306E">
        <w:rPr>
          <w:rFonts w:ascii="Times New Roman" w:eastAsia="宋体" w:hAnsi="Times New Roman" w:hint="eastAsia"/>
          <w:kern w:val="0"/>
        </w:rPr>
        <w:instrText>年和</w:instrText>
      </w:r>
      <w:r w:rsidR="00A3306E" w:rsidRPr="00A3306E">
        <w:rPr>
          <w:rFonts w:ascii="Times New Roman" w:eastAsia="宋体" w:hAnsi="Times New Roman" w:hint="eastAsia"/>
          <w:kern w:val="0"/>
        </w:rPr>
        <w:instrText>2010</w:instrText>
      </w:r>
      <w:r w:rsidR="00A3306E" w:rsidRPr="00A3306E">
        <w:rPr>
          <w:rFonts w:ascii="Times New Roman" w:eastAsia="宋体" w:hAnsi="Times New Roman" w:hint="eastAsia"/>
          <w:kern w:val="0"/>
        </w:rPr>
        <w:instrText>年的干旱期</w:instrText>
      </w:r>
      <w:r w:rsidR="00A3306E" w:rsidRPr="00A3306E">
        <w:rPr>
          <w:rFonts w:ascii="Times New Roman" w:eastAsia="宋体" w:hAnsi="Times New Roman" w:hint="eastAsia"/>
          <w:kern w:val="0"/>
        </w:rPr>
        <w:instrText>,</w:instrText>
      </w:r>
      <w:r w:rsidR="00A3306E" w:rsidRPr="00A3306E">
        <w:rPr>
          <w:rFonts w:ascii="Times New Roman" w:eastAsia="宋体" w:hAnsi="Times New Roman" w:hint="eastAsia"/>
          <w:kern w:val="0"/>
        </w:rPr>
        <w:instrText>亚马逊流域的降雨显著减少</w:instrText>
      </w:r>
      <w:r w:rsidR="00A3306E" w:rsidRPr="00A3306E">
        <w:rPr>
          <w:rFonts w:ascii="Times New Roman" w:eastAsia="宋体" w:hAnsi="Times New Roman" w:hint="eastAsia"/>
          <w:kern w:val="0"/>
        </w:rPr>
        <w:instrText>,</w:instrText>
      </w:r>
      <w:r w:rsidR="00A3306E" w:rsidRPr="00A3306E">
        <w:rPr>
          <w:rFonts w:ascii="Times New Roman" w:eastAsia="宋体" w:hAnsi="Times New Roman" w:hint="eastAsia"/>
          <w:kern w:val="0"/>
        </w:rPr>
        <w:instrText>说明降雨是亚马逊流域陆地水变化的重要因素</w:instrText>
      </w:r>
      <w:r w:rsidR="00A3306E" w:rsidRPr="00A3306E">
        <w:rPr>
          <w:rFonts w:ascii="Times New Roman" w:eastAsia="宋体" w:hAnsi="Times New Roman" w:hint="eastAsia"/>
          <w:kern w:val="0"/>
        </w:rPr>
        <w:instrText>.</w:instrText>
      </w:r>
      <w:r w:rsidR="00A3306E" w:rsidRPr="00A3306E">
        <w:rPr>
          <w:rFonts w:ascii="Times New Roman" w:eastAsia="宋体" w:hAnsi="Times New Roman" w:hint="eastAsia"/>
          <w:kern w:val="0"/>
        </w:rPr>
        <w:instrText>此外</w:instrText>
      </w:r>
      <w:r w:rsidR="00A3306E" w:rsidRPr="00A3306E">
        <w:rPr>
          <w:rFonts w:ascii="Times New Roman" w:eastAsia="宋体" w:hAnsi="Times New Roman" w:hint="eastAsia"/>
          <w:kern w:val="0"/>
        </w:rPr>
        <w:instrText>,</w:instrText>
      </w:r>
      <w:r w:rsidR="00A3306E" w:rsidRPr="00A3306E">
        <w:rPr>
          <w:rFonts w:ascii="Times New Roman" w:eastAsia="宋体" w:hAnsi="Times New Roman" w:hint="eastAsia"/>
          <w:kern w:val="0"/>
        </w:rPr>
        <w:instrText>本文采用的尺度因子的方法有效地降低了</w:instrText>
      </w:r>
      <w:r w:rsidR="00A3306E" w:rsidRPr="00A3306E">
        <w:rPr>
          <w:rFonts w:ascii="Times New Roman" w:eastAsia="宋体" w:hAnsi="Times New Roman" w:hint="eastAsia"/>
          <w:kern w:val="0"/>
        </w:rPr>
        <w:instrText>GRACE</w:instrText>
      </w:r>
      <w:r w:rsidR="00A3306E" w:rsidRPr="00A3306E">
        <w:rPr>
          <w:rFonts w:ascii="Times New Roman" w:eastAsia="宋体" w:hAnsi="Times New Roman" w:hint="eastAsia"/>
          <w:kern w:val="0"/>
        </w:rPr>
        <w:instrText>后处理误差的影响</w:instrText>
      </w:r>
      <w:r w:rsidR="00A3306E" w:rsidRPr="00A3306E">
        <w:rPr>
          <w:rFonts w:ascii="Times New Roman" w:eastAsia="宋体" w:hAnsi="Times New Roman" w:hint="eastAsia"/>
          <w:kern w:val="0"/>
        </w:rPr>
        <w:instrText>.","container-title":"</w:instrText>
      </w:r>
      <w:r w:rsidR="00A3306E" w:rsidRPr="00A3306E">
        <w:rPr>
          <w:rFonts w:ascii="Times New Roman" w:eastAsia="宋体" w:hAnsi="Times New Roman" w:hint="eastAsia"/>
          <w:kern w:val="0"/>
        </w:rPr>
        <w:instrText>地球物理学报</w:instrText>
      </w:r>
      <w:r w:rsidR="00A3306E" w:rsidRPr="00A3306E">
        <w:rPr>
          <w:rFonts w:ascii="Times New Roman" w:eastAsia="宋体" w:hAnsi="Times New Roman" w:hint="eastAsia"/>
          <w:kern w:val="0"/>
        </w:rPr>
        <w:instrText xml:space="preserve">","DOI":"10.6038/j.issn.0001-5733.2012.03.011","ISSN":"0001-5733","issue":"3","language":"zh","note":"publisher: </w:instrText>
      </w:r>
      <w:r w:rsidR="00A3306E" w:rsidRPr="00A3306E">
        <w:rPr>
          <w:rFonts w:ascii="Times New Roman" w:eastAsia="宋体" w:hAnsi="Times New Roman" w:hint="eastAsia"/>
          <w:kern w:val="0"/>
        </w:rPr>
        <w:instrText>地球物理学报</w:instrText>
      </w:r>
      <w:r w:rsidR="00A3306E" w:rsidRPr="00A3306E">
        <w:rPr>
          <w:rFonts w:ascii="Times New Roman" w:eastAsia="宋体" w:hAnsi="Times New Roman" w:hint="eastAsia"/>
          <w:kern w:val="0"/>
        </w:rPr>
        <w:instrText>","page":"814-821","source":"www.geophy.cn","title":"</w:instrText>
      </w:r>
      <w:r w:rsidR="00A3306E" w:rsidRPr="00A3306E">
        <w:rPr>
          <w:rFonts w:ascii="Times New Roman" w:eastAsia="宋体" w:hAnsi="Times New Roman" w:hint="eastAsia"/>
          <w:kern w:val="0"/>
        </w:rPr>
        <w:instrText>利用重力卫星</w:instrText>
      </w:r>
      <w:r w:rsidR="00A3306E" w:rsidRPr="00A3306E">
        <w:rPr>
          <w:rFonts w:ascii="Times New Roman" w:eastAsia="宋体" w:hAnsi="Times New Roman" w:hint="eastAsia"/>
          <w:kern w:val="0"/>
        </w:rPr>
        <w:instrText>GRACE</w:instrText>
      </w:r>
      <w:r w:rsidR="00A3306E" w:rsidRPr="00A3306E">
        <w:rPr>
          <w:rFonts w:ascii="Times New Roman" w:eastAsia="宋体" w:hAnsi="Times New Roman" w:hint="eastAsia"/>
          <w:kern w:val="0"/>
        </w:rPr>
        <w:instrText>监测亚马逊流域</w:instrText>
      </w:r>
      <w:r w:rsidR="00A3306E" w:rsidRPr="00A3306E">
        <w:rPr>
          <w:rFonts w:ascii="Times New Roman" w:eastAsia="宋体" w:hAnsi="Times New Roman" w:hint="eastAsia"/>
          <w:kern w:val="0"/>
        </w:rPr>
        <w:instrText>2002</w:instrText>
      </w:r>
      <w:r w:rsidR="00A3306E" w:rsidRPr="00A3306E">
        <w:rPr>
          <w:rFonts w:ascii="Times New Roman" w:eastAsia="宋体" w:hAnsi="Times New Roman" w:hint="eastAsia"/>
          <w:kern w:val="0"/>
        </w:rPr>
        <w:instrText>—</w:instrText>
      </w:r>
      <w:r w:rsidR="00A3306E" w:rsidRPr="00A3306E">
        <w:rPr>
          <w:rFonts w:ascii="Times New Roman" w:eastAsia="宋体" w:hAnsi="Times New Roman" w:hint="eastAsia"/>
          <w:kern w:val="0"/>
        </w:rPr>
        <w:instrText>2010</w:instrText>
      </w:r>
      <w:r w:rsidR="00A3306E" w:rsidRPr="00A3306E">
        <w:rPr>
          <w:rFonts w:ascii="Times New Roman" w:eastAsia="宋体" w:hAnsi="Times New Roman" w:hint="eastAsia"/>
          <w:kern w:val="0"/>
        </w:rPr>
        <w:instrText>年的陆地水变化</w:instrText>
      </w:r>
      <w:r w:rsidR="00A3306E" w:rsidRPr="00A3306E">
        <w:rPr>
          <w:rFonts w:ascii="Times New Roman" w:eastAsia="宋体" w:hAnsi="Times New Roman" w:hint="eastAsia"/>
          <w:kern w:val="0"/>
        </w:rPr>
        <w:instrText>","URL":"http://www.geophy.cn//article/doi/10.6038/j.issn.0001-5733.2012.03.011","volume":"55","author":[{"family":"</w:instrText>
      </w:r>
      <w:r w:rsidR="00A3306E" w:rsidRPr="00A3306E">
        <w:rPr>
          <w:rFonts w:ascii="Times New Roman" w:eastAsia="宋体" w:hAnsi="Times New Roman" w:hint="eastAsia"/>
          <w:kern w:val="0"/>
        </w:rPr>
        <w:instrText>冯伟</w:instrText>
      </w:r>
      <w:r w:rsidR="00A3306E" w:rsidRPr="00A3306E">
        <w:rPr>
          <w:rFonts w:ascii="Times New Roman" w:eastAsia="宋体" w:hAnsi="Times New Roman" w:hint="eastAsia"/>
          <w:kern w:val="0"/>
        </w:rPr>
        <w:instrText>","given":""},{"family":"Lemoine","given":"Jean-Michel"},{"family":"</w:instrText>
      </w:r>
      <w:r w:rsidR="00A3306E" w:rsidRPr="00A3306E">
        <w:rPr>
          <w:rFonts w:ascii="Times New Roman" w:eastAsia="宋体" w:hAnsi="Times New Roman" w:hint="eastAsia"/>
          <w:kern w:val="0"/>
        </w:rPr>
        <w:instrText>钟敏</w:instrText>
      </w:r>
      <w:r w:rsidR="00A3306E" w:rsidRPr="00A3306E">
        <w:rPr>
          <w:rFonts w:ascii="Times New Roman" w:eastAsia="宋体" w:hAnsi="Times New Roman" w:hint="eastAsia"/>
          <w:kern w:val="0"/>
        </w:rPr>
        <w:instrText>","given":""},{"family":"</w:instrText>
      </w:r>
      <w:r w:rsidR="00A3306E" w:rsidRPr="00A3306E">
        <w:rPr>
          <w:rFonts w:ascii="Times New Roman" w:eastAsia="宋体" w:hAnsi="Times New Roman" w:hint="eastAsia"/>
          <w:kern w:val="0"/>
        </w:rPr>
        <w:instrText>许厚泽</w:instrText>
      </w:r>
      <w:r w:rsidR="00A3306E" w:rsidRPr="00A3306E">
        <w:rPr>
          <w:rFonts w:ascii="Times New Roman" w:eastAsia="宋体" w:hAnsi="Times New Roman" w:hint="eastAsia"/>
          <w:kern w:val="0"/>
        </w:rPr>
        <w:instrText>","given":""}],"accessed":{"date-parts":[["2022",2,28]]},"issued":{"date-parts":[["2012",3,20]]}},"label":"page"},{"id":316,"uris":["http://zotero.org/users/6467040/items/YB6EQG6U"],"uri":["http://zotero.org/users/6467040/item</w:instrText>
      </w:r>
      <w:r w:rsidR="00A3306E" w:rsidRPr="00A3306E">
        <w:rPr>
          <w:rFonts w:ascii="Times New Roman" w:eastAsia="宋体" w:hAnsi="Times New Roman"/>
          <w:kern w:val="0"/>
        </w:rPr>
        <w:instrText xml:space="preserve">s/YB6EQG6U"],"itemData":{"id":316,"type":"article-journal","abstract":"Regional groundwater storage changes in Illinois are estimated from monthly GRACE total water storage change (TWSC) data and in situ measurements of soil moisture for the period 2002–2005. Groundwater storage change estimates are compared to those derived from the soil moisture and available well level data. The seasonal pattern and amplitude of GRACE-estimated groundwater storage changes track those of the in situ measurements reasonably well, although substantial differences exist in month-to-month variations. The seasonal cycle of GRACE TWSC agrees well with observations (correlation coefficient = 0.83), while the seasonal cycle of GRACE-based estimates of groundwater storage changes beneath 2 m depth agrees with observations with a correlation coefficient of 0.63. We conclude that the GRACE-based method of estimating monthly to seasonal groundwater storage changes performs reasonably well at the 200,000 km2 scale of Illinois.","container-title":"Water Resources Research","DOI":"10.1029/2006WR005374","ISSN":"1944-7973","issue":"12","language":"en","note":"_eprint: https://onlinelibrary.wiley.com/doi/pdf/10.1029/2006WR005374","source":"Wiley Online Library","title":"Remote sensing of groundwater storage changes in Illinois using the Gravity Recovery and Climate Experiment (GRACE)","URL":"https://onlinelibrary.wiley.com/doi/abs/10.1029/2006WR005374","volume":"42","author":[{"family":"Yeh","given":"Pat J.-F."},{"family":"Swenson","given":"S. C."},{"family":"Famiglietti","given":"J. S."},{"family":"Rodell","given":"M."}],"accessed":{"date-parts":[["2022",3,15]]},"issued":{"date-parts":[["2006"]]}},"label":"page"}],"schema":"https://github.com/citation-style-language/schema/raw/master/csl-citation.json"} </w:instrText>
      </w:r>
      <w:r w:rsidR="00A3306E" w:rsidRPr="00A3306E">
        <w:rPr>
          <w:rFonts w:ascii="Times New Roman" w:eastAsia="宋体" w:hAnsi="Times New Roman"/>
          <w:kern w:val="0"/>
        </w:rPr>
        <w:fldChar w:fldCharType="separate"/>
      </w:r>
      <w:r w:rsidR="00A3306E" w:rsidRPr="00A3306E">
        <w:rPr>
          <w:rFonts w:ascii="Times New Roman" w:eastAsia="宋体" w:hAnsi="Times New Roman" w:cs="Times New Roman"/>
          <w:kern w:val="0"/>
          <w:szCs w:val="24"/>
        </w:rPr>
        <w:t>(</w:t>
      </w:r>
      <w:r w:rsidR="00A3306E" w:rsidRPr="00A3306E">
        <w:rPr>
          <w:rFonts w:ascii="Times New Roman" w:eastAsia="宋体" w:hAnsi="Times New Roman" w:cs="Times New Roman"/>
          <w:kern w:val="0"/>
          <w:szCs w:val="24"/>
        </w:rPr>
        <w:t>冯伟</w:t>
      </w:r>
      <w:r w:rsidR="00A3306E" w:rsidRPr="00A3306E">
        <w:rPr>
          <w:rFonts w:ascii="Times New Roman" w:eastAsia="宋体" w:hAnsi="Times New Roman" w:cs="Times New Roman"/>
          <w:kern w:val="0"/>
          <w:szCs w:val="24"/>
        </w:rPr>
        <w:t> </w:t>
      </w:r>
      <w:r w:rsidR="00A3306E" w:rsidRPr="00A3306E">
        <w:rPr>
          <w:rFonts w:ascii="Times New Roman" w:eastAsia="宋体" w:hAnsi="Times New Roman" w:cs="Times New Roman"/>
          <w:kern w:val="0"/>
          <w:szCs w:val="24"/>
        </w:rPr>
        <w:t>等</w:t>
      </w:r>
      <w:r w:rsidR="00A3306E" w:rsidRPr="00A3306E">
        <w:rPr>
          <w:rFonts w:ascii="Times New Roman" w:eastAsia="宋体" w:hAnsi="Times New Roman" w:cs="Times New Roman"/>
          <w:kern w:val="0"/>
          <w:szCs w:val="24"/>
        </w:rPr>
        <w:t>, 2017, 2012; YEH </w:t>
      </w:r>
      <w:r w:rsidR="00A3306E" w:rsidRPr="00A3306E">
        <w:rPr>
          <w:rFonts w:ascii="Times New Roman" w:eastAsia="宋体" w:hAnsi="Times New Roman" w:cs="Times New Roman"/>
          <w:kern w:val="0"/>
          <w:szCs w:val="24"/>
        </w:rPr>
        <w:t>等</w:t>
      </w:r>
      <w:r w:rsidR="00A3306E" w:rsidRPr="00A3306E">
        <w:rPr>
          <w:rFonts w:ascii="Times New Roman" w:eastAsia="宋体" w:hAnsi="Times New Roman" w:cs="Times New Roman"/>
          <w:kern w:val="0"/>
          <w:szCs w:val="24"/>
        </w:rPr>
        <w:t>, 2006)</w:t>
      </w:r>
      <w:r w:rsidR="00A3306E" w:rsidRPr="00A3306E">
        <w:rPr>
          <w:rFonts w:ascii="Times New Roman" w:eastAsia="宋体" w:hAnsi="Times New Roman"/>
          <w:kern w:val="0"/>
        </w:rPr>
        <w:fldChar w:fldCharType="end"/>
      </w:r>
      <w:r w:rsidR="00245D8F" w:rsidRPr="00A3306E">
        <w:rPr>
          <w:rFonts w:ascii="Times New Roman" w:eastAsia="宋体" w:hAnsi="Times New Roman" w:hint="eastAsia"/>
          <w:kern w:val="0"/>
        </w:rPr>
        <w:t>。</w:t>
      </w:r>
      <w:r w:rsidR="00A61674" w:rsidRPr="00A3306E">
        <w:rPr>
          <w:rFonts w:ascii="Times New Roman" w:eastAsia="宋体" w:hAnsi="Times New Roman" w:hint="eastAsia"/>
          <w:kern w:val="0"/>
        </w:rPr>
        <w:t>采用同样的低低跟踪测量模式与</w:t>
      </w:r>
      <w:r w:rsidR="00A61674" w:rsidRPr="00A3306E">
        <w:rPr>
          <w:rFonts w:ascii="Times New Roman" w:eastAsia="宋体" w:hAnsi="Times New Roman" w:hint="eastAsia"/>
          <w:kern w:val="0"/>
        </w:rPr>
        <w:t>KBR</w:t>
      </w:r>
      <w:r w:rsidR="00A61674" w:rsidRPr="00A3306E">
        <w:rPr>
          <w:rFonts w:ascii="Times New Roman" w:eastAsia="宋体" w:hAnsi="Times New Roman" w:hint="eastAsia"/>
          <w:kern w:val="0"/>
        </w:rPr>
        <w:t>技术的月球重力场反演双星任务</w:t>
      </w:r>
      <w:r w:rsidR="00A61674" w:rsidRPr="00A3306E">
        <w:rPr>
          <w:rFonts w:ascii="Times New Roman" w:eastAsia="宋体" w:hAnsi="Times New Roman" w:hint="eastAsia"/>
          <w:kern w:val="0"/>
        </w:rPr>
        <w:t>GRAIL</w:t>
      </w:r>
      <w:r w:rsidR="00A61674" w:rsidRPr="00A3306E">
        <w:rPr>
          <w:rFonts w:ascii="Times New Roman" w:eastAsia="宋体" w:hAnsi="Times New Roman" w:hint="eastAsia"/>
          <w:kern w:val="0"/>
        </w:rPr>
        <w:t>则实现了</w:t>
      </w:r>
      <w:proofErr w:type="gramStart"/>
      <w:r w:rsidR="00A61674" w:rsidRPr="00A3306E">
        <w:rPr>
          <w:rFonts w:ascii="Times New Roman" w:eastAsia="宋体" w:hAnsi="Times New Roman" w:hint="eastAsia"/>
          <w:kern w:val="0"/>
        </w:rPr>
        <w:t>月球千阶重力场</w:t>
      </w:r>
      <w:proofErr w:type="gramEnd"/>
      <w:r w:rsidR="00A61674" w:rsidRPr="00A3306E">
        <w:rPr>
          <w:rFonts w:ascii="Times New Roman" w:eastAsia="宋体" w:hAnsi="Times New Roman" w:hint="eastAsia"/>
          <w:kern w:val="0"/>
        </w:rPr>
        <w:t>球</w:t>
      </w:r>
      <w:proofErr w:type="gramStart"/>
      <w:r w:rsidR="00A61674" w:rsidRPr="00A3306E">
        <w:rPr>
          <w:rFonts w:ascii="Times New Roman" w:eastAsia="宋体" w:hAnsi="Times New Roman" w:hint="eastAsia"/>
          <w:kern w:val="0"/>
        </w:rPr>
        <w:t>谐</w:t>
      </w:r>
      <w:proofErr w:type="gramEnd"/>
      <w:r w:rsidR="00A61674" w:rsidRPr="00A3306E">
        <w:rPr>
          <w:rFonts w:ascii="Times New Roman" w:eastAsia="宋体" w:hAnsi="Times New Roman" w:hint="eastAsia"/>
          <w:kern w:val="0"/>
        </w:rPr>
        <w:t>函数展开系数和低阶勒夫数的测量</w:t>
      </w:r>
      <w:r w:rsidR="00A3306E">
        <w:rPr>
          <w:rFonts w:ascii="Times New Roman" w:eastAsia="宋体" w:hAnsi="Times New Roman"/>
          <w:kern w:val="0"/>
        </w:rPr>
        <w:fldChar w:fldCharType="begin"/>
      </w:r>
      <w:r w:rsidR="0051250F">
        <w:rPr>
          <w:rFonts w:ascii="Times New Roman" w:eastAsia="宋体" w:hAnsi="Times New Roman" w:hint="eastAsia"/>
          <w:kern w:val="0"/>
        </w:rPr>
        <w:instrText xml:space="preserve"> ADDIN ZOTERO_ITEM CSL_CITATION {"citationID":"Spii0sLp","properties":{"formattedCitation":"(WIECZOREK\\uc0\\u160{}\\uc0\\u31561{}, 2013)","plainCitation":"(WIECZOREK </w:instrText>
      </w:r>
      <w:r w:rsidR="0051250F">
        <w:rPr>
          <w:rFonts w:ascii="Times New Roman" w:eastAsia="宋体" w:hAnsi="Times New Roman" w:hint="eastAsia"/>
          <w:kern w:val="0"/>
        </w:rPr>
        <w:instrText>等</w:instrText>
      </w:r>
      <w:r w:rsidR="0051250F">
        <w:rPr>
          <w:rFonts w:ascii="Times New Roman" w:eastAsia="宋体" w:hAnsi="Times New Roman" w:hint="eastAsia"/>
          <w:kern w:val="0"/>
        </w:rPr>
        <w:instrText>, 2013)","noteIndex":0},"citationItems":[{"id":322,"uris":["http://zotero.org/users/646</w:instrText>
      </w:r>
      <w:r w:rsidR="0051250F">
        <w:rPr>
          <w:rFonts w:ascii="Times New Roman" w:eastAsia="宋体" w:hAnsi="Times New Roman"/>
          <w:kern w:val="0"/>
        </w:rPr>
        <w:instrText xml:space="preserve">7040/items/E3F3S5MP"],"uri":["http://zotero.org/users/6467040/items/E3F3S5MP"],"itemData":{"id":322,"type":"article-journal","container-title":"Science","DOI":"10.1126/science.1231530","issue":"6120","note":"publisher: American Association for the Advancement of Science","page":"671-675","source":"science.org (Atypon)","title":"The Crust of the Moon as Seen by GRAIL","URL":"https://www.science.org/doi/abs/10.1126/science.1231530","volume":"339","author":[{"family":"Wieczorek","given":"Mark A."},{"family":"Neumann","given":"Gregory A."},{"family":"Nimmo","given":"Francis"},{"family":"Kiefer","given":"Walter S."},{"family":"Taylor","given":"G. Jeffrey"},{"family":"Melosh","given":"H. Jay"},{"family":"Phillips","given":"Roger J."},{"family":"Solomon","given":"Sean C."},{"family":"Andrews-Hanna","given":"Jeffrey C."},{"family":"Asmar","given":"Sami W."},{"family":"Konopliv","given":"Alexander S."},{"family":"Lemoine","given":"Frank G."},{"family":"Smith","given":"David E."},{"family":"Watkins","given":"Michael M."},{"family":"Williams","given":"James G."},{"family":"Zuber","given":"Maria T."}],"accessed":{"date-parts":[["2022",3,15]]},"issued":{"date-parts":[["2013",2,8]]}}}],"schema":"https://github.com/citation-style-language/schema/raw/master/csl-citation.json"} </w:instrText>
      </w:r>
      <w:r w:rsidR="00A3306E">
        <w:rPr>
          <w:rFonts w:ascii="Times New Roman" w:eastAsia="宋体" w:hAnsi="Times New Roman"/>
          <w:kern w:val="0"/>
        </w:rPr>
        <w:fldChar w:fldCharType="separate"/>
      </w:r>
      <w:r w:rsidR="0051250F" w:rsidRPr="0051250F">
        <w:rPr>
          <w:rFonts w:ascii="Times New Roman" w:hAnsi="Times New Roman" w:cs="Times New Roman"/>
          <w:kern w:val="0"/>
          <w:szCs w:val="24"/>
        </w:rPr>
        <w:t>(WIECZOREK </w:t>
      </w:r>
      <w:r w:rsidR="0051250F" w:rsidRPr="0051250F">
        <w:rPr>
          <w:rFonts w:ascii="Times New Roman" w:hAnsi="Times New Roman" w:cs="Times New Roman"/>
          <w:kern w:val="0"/>
          <w:szCs w:val="24"/>
        </w:rPr>
        <w:t>等</w:t>
      </w:r>
      <w:r w:rsidR="0051250F" w:rsidRPr="0051250F">
        <w:rPr>
          <w:rFonts w:ascii="Times New Roman" w:hAnsi="Times New Roman" w:cs="Times New Roman"/>
          <w:kern w:val="0"/>
          <w:szCs w:val="24"/>
        </w:rPr>
        <w:t>, 2013)</w:t>
      </w:r>
      <w:r w:rsidR="00A3306E">
        <w:rPr>
          <w:rFonts w:ascii="Times New Roman" w:eastAsia="宋体" w:hAnsi="Times New Roman"/>
          <w:kern w:val="0"/>
        </w:rPr>
        <w:fldChar w:fldCharType="end"/>
      </w:r>
      <w:r w:rsidR="00A61674" w:rsidRPr="00A3306E">
        <w:rPr>
          <w:rFonts w:ascii="Times New Roman" w:eastAsia="宋体" w:hAnsi="Times New Roman" w:hint="eastAsia"/>
          <w:kern w:val="0"/>
        </w:rPr>
        <w:t>。考虑到重力卫星的巨大应用价值以及低低跟踪测量模式的</w:t>
      </w:r>
      <w:r w:rsidR="00FF4464" w:rsidRPr="00A3306E">
        <w:rPr>
          <w:rFonts w:ascii="Times New Roman" w:eastAsia="宋体" w:hAnsi="Times New Roman" w:hint="eastAsia"/>
          <w:kern w:val="0"/>
        </w:rPr>
        <w:t>显著</w:t>
      </w:r>
      <w:r w:rsidR="00A61674" w:rsidRPr="00A3306E">
        <w:rPr>
          <w:rFonts w:ascii="Times New Roman" w:eastAsia="宋体" w:hAnsi="Times New Roman" w:hint="eastAsia"/>
          <w:kern w:val="0"/>
        </w:rPr>
        <w:t>优势，</w:t>
      </w:r>
      <w:r w:rsidR="00FF4464" w:rsidRPr="00A3306E">
        <w:rPr>
          <w:rFonts w:ascii="Times New Roman" w:eastAsia="宋体" w:hAnsi="Times New Roman" w:hint="eastAsia"/>
          <w:kern w:val="0"/>
        </w:rPr>
        <w:t>国际国内主流的下一代重力卫星任务，如</w:t>
      </w:r>
      <w:r w:rsidR="00BA7056" w:rsidRPr="00A3306E">
        <w:rPr>
          <w:rFonts w:ascii="Times New Roman" w:eastAsia="宋体" w:hAnsi="Times New Roman" w:hint="eastAsia"/>
          <w:kern w:val="0"/>
        </w:rPr>
        <w:t>欧美国家的</w:t>
      </w:r>
      <w:r w:rsidR="00BA7056" w:rsidRPr="00A3306E">
        <w:rPr>
          <w:rFonts w:ascii="Times New Roman" w:eastAsia="宋体" w:hAnsi="Times New Roman" w:hint="eastAsia"/>
          <w:kern w:val="0"/>
        </w:rPr>
        <w:t>NGGM</w:t>
      </w:r>
      <w:r w:rsidR="00BA7056" w:rsidRPr="00A3306E">
        <w:rPr>
          <w:rFonts w:ascii="Times New Roman" w:eastAsia="宋体" w:hAnsi="Times New Roman" w:hint="eastAsia"/>
          <w:kern w:val="0"/>
        </w:rPr>
        <w:t>以及</w:t>
      </w:r>
      <w:proofErr w:type="gramStart"/>
      <w:r w:rsidR="00BA7056" w:rsidRPr="00A3306E">
        <w:rPr>
          <w:rFonts w:ascii="Times New Roman" w:eastAsia="宋体" w:hAnsi="Times New Roman" w:hint="eastAsia"/>
          <w:kern w:val="0"/>
        </w:rPr>
        <w:t>我国</w:t>
      </w:r>
      <w:r w:rsidR="00FF4464" w:rsidRPr="00A3306E">
        <w:rPr>
          <w:rFonts w:ascii="Times New Roman" w:eastAsia="宋体" w:hAnsi="Times New Roman" w:hint="eastAsia"/>
          <w:kern w:val="0"/>
        </w:rPr>
        <w:t>天</w:t>
      </w:r>
      <w:proofErr w:type="gramEnd"/>
      <w:r w:rsidR="00FF4464" w:rsidRPr="00A3306E">
        <w:rPr>
          <w:rFonts w:ascii="Times New Roman" w:eastAsia="宋体" w:hAnsi="Times New Roman" w:hint="eastAsia"/>
          <w:kern w:val="0"/>
        </w:rPr>
        <w:t>琴二号任务等</w:t>
      </w:r>
      <w:r w:rsidR="007575AB">
        <w:rPr>
          <w:rFonts w:ascii="Times New Roman" w:eastAsia="宋体" w:hAnsi="Times New Roman"/>
          <w:kern w:val="0"/>
        </w:rPr>
        <w:fldChar w:fldCharType="begin"/>
      </w:r>
      <w:r w:rsidR="007575AB">
        <w:rPr>
          <w:rFonts w:ascii="Times New Roman" w:eastAsia="宋体" w:hAnsi="Times New Roman" w:hint="eastAsia"/>
          <w:kern w:val="0"/>
        </w:rPr>
        <w:instrText xml:space="preserve"> ADDIN ZOTERO_ITEM CSL_CITATION {"citationID":"ZCHa4lOE","properties":{"formattedCitation":"(BACCHETTA\\uc0\\u160{}\\uc0\\u31561{}, 2017; MILYUKOV\\uc0\\u160{}\\uc0\\u31561{}, 2020)","plainCitation":"(BACCHETTA </w:instrText>
      </w:r>
      <w:r w:rsidR="007575AB">
        <w:rPr>
          <w:rFonts w:ascii="Times New Roman" w:eastAsia="宋体" w:hAnsi="Times New Roman" w:hint="eastAsia"/>
          <w:kern w:val="0"/>
        </w:rPr>
        <w:instrText>等</w:instrText>
      </w:r>
      <w:r w:rsidR="007575AB">
        <w:rPr>
          <w:rFonts w:ascii="Times New Roman" w:eastAsia="宋体" w:hAnsi="Times New Roman" w:hint="eastAsia"/>
          <w:kern w:val="0"/>
        </w:rPr>
        <w:instrText>, 2017; MILYUKOV </w:instrText>
      </w:r>
      <w:r w:rsidR="007575AB">
        <w:rPr>
          <w:rFonts w:ascii="Times New Roman" w:eastAsia="宋体" w:hAnsi="Times New Roman" w:hint="eastAsia"/>
          <w:kern w:val="0"/>
        </w:rPr>
        <w:instrText>等</w:instrText>
      </w:r>
      <w:r w:rsidR="007575AB">
        <w:rPr>
          <w:rFonts w:ascii="Times New Roman" w:eastAsia="宋体" w:hAnsi="Times New Roman" w:hint="eastAsia"/>
          <w:kern w:val="0"/>
        </w:rPr>
        <w:instrText>, 2020)","noteIndex":0},"</w:instrText>
      </w:r>
      <w:r w:rsidR="007575AB">
        <w:rPr>
          <w:rFonts w:ascii="Times New Roman" w:eastAsia="宋体" w:hAnsi="Times New Roman"/>
          <w:kern w:val="0"/>
        </w:rPr>
        <w:instrText xml:space="preserve">citationItems":[{"id":327,"uris":["http://zotero.org/users/6467040/items/UKYHCQVR"],"uri":["http://zotero.org/users/6467040/items/UKYHCQVR"],"itemData":{"id":327,"type":"article-journal","abstract":"After the successful European gravity mission GOCE (Gravity field and steady-state Ocean Circulation Explorer), which provided an unprecedented high resolution static global map of the Earth’s gravity field, the European Space Agency has proposed several preparatory studies for a Next Generation Gravity Mission (NGGM). The NGGM mission objective aims at measuring the temporal variations of the Earth gravity field over a long time span with an unprecedented level of accuracy, both in spatial and temporal resolution. The GOCE technological heritage is leveraged as starting point while defining the NGGM future mission concept. Nonetheless, to accomplish its challenging scientific objective, the NGGM mission concept envisages a wide range of innovations, with respect to the past or flying missions, both on technological and automatic control side. Thus, this paper focuses on the guidance, navigation and control design evolution for the European gravity missions, from GOCE to NGGM. After recalling the GOCE GNC main design concepts, the paper will describe the most important innovation required by NGGM. Indeed, such a future concept will consist of a two-satellite long-distance loose formation, where each satellite is controlled independently to be drag-free, GOCE-like. The satellite-to-satellite distance variations, encoding gravity anomalies, will be then measured by laser heterodyne interferometry for inter-satellite ranging at 20 nm resolution, or better. Hence, an orbit and formation control is now required to counteract bias and drift of the residual drag-free accelerations, in order to reach a bounded orbit/formation long-term stability. Finally, GOCE control flight results as well as NGGM simulated results, via a high-fidelity simulator, will be provided. These results highlight the GOCE GNC in-flight achievements as well as the NGGM concept validity, showing that the expected control performances are in agreement with the consolidated mission requirements, all over the 10-year mission.","collection-title":"20th IFAC World Congress","container-title":"IFAC-PapersOnLine","DOI":"10.1016/j.ifacol.2017.08.1030","ISSN":"2405-8963","issue":"1","journalAbbreviation":"IFAC-PapersOnLine","language":"en","page":"6428-6433","source":"ScienceDirect","title":"From GOCE to NGGM: Automatic Control Breakthroughs for European future Gravity Missions","title-short":"From GOCE to NGGM","URL":"https://www.sciencedirect.com/science/article/pii/S2405896317315112","volume":"50","author":[{"family":"Bacchetta","given":"A."},{"family":"Colangelo","given":"L."},{"family":"Canuto","given":"E."},{"family":"Dionisio","given":"S."},{"family":"Massotti","given":"L."},{"family":"Novara","given":"C."},{"family":"Parisch","given":"M."},{"family":"Silvestrin","given":"P."}],"accessed":{"date-parts":[["2022",3,15]]},"issued":{"date-parts":[["2017",7,1]]}},"label":"page"},{"id":326,"uris":["http://zotero.org/users/6467040/items/MPYLHFH2"],"uri":["http://zotero.org/users/6467040/items/MPYLHFH2"],"itemData":{"id":326,"type":"article-journal","abstract":"Abstract—The paper analyzes the Russian scientific and technological capabilities to manufacture a space-borne observation platform for high-precision monitoring of the Earth’s gravitational field. It is shown that some Russian space systems manufacturing technologies may well be used for this purpose; however, in general, the level of the domestic technologies must be substantially improved so as to meet stringent requirements of such a project. Nevertheless, it can be confidently stated that it is quite feasible to carry out this project using Russian technologies.","container-title":"Solar System Research","DOI":"10.1134/S003809462007014X","ISSN":"1608-3423","issue":"7","journalAbbreviation":"Sol Syst Res","language":"en","page":"610-620","source":"Springer Link","title":"Analysis of Key Technologies for a Space Geophysics Mission: Required Accuracies and Engineering Solutions","title-short":"Analysis of Key Technologies for a Space Geophysics Mission","URL":"https://doi.org/10.1134/S003809462007014X","volume":"54","author":[{"family":"Milyukov","given":"V. K."},{"family":"Burdanov","given":"A. V."},{"family":"Zhamkov","given":"A. S."},{"family":"Zharov","given":"V. E."},{"family":"Ivlev","given":"O. A."},{"family":"Nesterin","given":"I. M."},{"family":"Sysoev","given":"V. K."}],"accessed":{"date-parts":[["2022",3,15]]},"issued":{"date-parts":[["2020",12,1]]}},"label":"page"}],"schema":"https://github.com/citation-style-language/schema/raw/master/csl-citation.json"} </w:instrText>
      </w:r>
      <w:r w:rsidR="007575AB">
        <w:rPr>
          <w:rFonts w:ascii="Times New Roman" w:eastAsia="宋体" w:hAnsi="Times New Roman"/>
          <w:kern w:val="0"/>
        </w:rPr>
        <w:fldChar w:fldCharType="separate"/>
      </w:r>
      <w:r w:rsidR="007575AB" w:rsidRPr="007575AB">
        <w:rPr>
          <w:rFonts w:ascii="Times New Roman" w:hAnsi="Times New Roman" w:cs="Times New Roman"/>
          <w:kern w:val="0"/>
          <w:szCs w:val="24"/>
        </w:rPr>
        <w:t>(BACCHETTA </w:t>
      </w:r>
      <w:r w:rsidR="007575AB" w:rsidRPr="007575AB">
        <w:rPr>
          <w:rFonts w:ascii="Times New Roman" w:hAnsi="Times New Roman" w:cs="Times New Roman"/>
          <w:kern w:val="0"/>
          <w:szCs w:val="24"/>
        </w:rPr>
        <w:t>等</w:t>
      </w:r>
      <w:r w:rsidR="007575AB" w:rsidRPr="007575AB">
        <w:rPr>
          <w:rFonts w:ascii="Times New Roman" w:hAnsi="Times New Roman" w:cs="Times New Roman"/>
          <w:kern w:val="0"/>
          <w:szCs w:val="24"/>
        </w:rPr>
        <w:t>, 2017; MILYUKOV </w:t>
      </w:r>
      <w:r w:rsidR="007575AB" w:rsidRPr="007575AB">
        <w:rPr>
          <w:rFonts w:ascii="Times New Roman" w:hAnsi="Times New Roman" w:cs="Times New Roman"/>
          <w:kern w:val="0"/>
          <w:szCs w:val="24"/>
        </w:rPr>
        <w:t>等</w:t>
      </w:r>
      <w:r w:rsidR="007575AB" w:rsidRPr="007575AB">
        <w:rPr>
          <w:rFonts w:ascii="Times New Roman" w:hAnsi="Times New Roman" w:cs="Times New Roman"/>
          <w:kern w:val="0"/>
          <w:szCs w:val="24"/>
        </w:rPr>
        <w:t>, 2020)</w:t>
      </w:r>
      <w:r w:rsidR="007575AB">
        <w:rPr>
          <w:rFonts w:ascii="Times New Roman" w:eastAsia="宋体" w:hAnsi="Times New Roman"/>
          <w:kern w:val="0"/>
        </w:rPr>
        <w:fldChar w:fldCharType="end"/>
      </w:r>
      <w:r w:rsidR="00FF4464" w:rsidRPr="00A3306E">
        <w:rPr>
          <w:rFonts w:ascii="Times New Roman" w:eastAsia="宋体" w:hAnsi="Times New Roman" w:hint="eastAsia"/>
          <w:kern w:val="0"/>
        </w:rPr>
        <w:t>，</w:t>
      </w:r>
      <w:r w:rsidR="00BA7056" w:rsidRPr="00A3306E">
        <w:rPr>
          <w:rFonts w:ascii="Times New Roman" w:eastAsia="宋体" w:hAnsi="Times New Roman" w:hint="eastAsia"/>
          <w:kern w:val="0"/>
        </w:rPr>
        <w:t>均围绕</w:t>
      </w:r>
      <w:r w:rsidR="00BA7056" w:rsidRPr="00A3306E">
        <w:rPr>
          <w:rFonts w:ascii="Times New Roman" w:eastAsia="宋体" w:hAnsi="Times New Roman" w:hint="eastAsia"/>
        </w:rPr>
        <w:t>低低跟踪模式的近地轨道双星任务概念，结合激光干涉测距、无拖曳控制等先进技术</w:t>
      </w:r>
      <w:r w:rsidR="00BA7056" w:rsidRPr="00A3306E">
        <w:rPr>
          <w:rFonts w:ascii="Times New Roman" w:eastAsia="宋体" w:hAnsi="Times New Roman" w:hint="eastAsia"/>
        </w:rPr>
        <w:t xml:space="preserve"> </w:t>
      </w:r>
      <w:r w:rsidR="00BA7056" w:rsidRPr="00A3306E">
        <w:rPr>
          <w:rFonts w:ascii="Times New Roman" w:eastAsia="宋体" w:hAnsi="Times New Roman"/>
        </w:rPr>
        <w:fldChar w:fldCharType="begin"/>
      </w:r>
      <w:r w:rsidR="00BA7056" w:rsidRPr="00A3306E">
        <w:rPr>
          <w:rFonts w:ascii="Times New Roman" w:eastAsia="宋体" w:hAnsi="Times New Roman"/>
        </w:rPr>
        <w:instrText xml:space="preserve"> ADDIN ZOTERO_ITEM CSL_CITATION {"citationID":"b0Xc9I1m","properties":{"formattedCitation":"(SHEARD\\uc0\\u160{}\\uc0\\u31561{}, 2012)","plainCitation":"(SHEARD </w:instrText>
      </w:r>
      <w:r w:rsidR="00BA7056" w:rsidRPr="00A3306E">
        <w:rPr>
          <w:rFonts w:ascii="Times New Roman" w:eastAsia="宋体" w:hAnsi="Times New Roman"/>
        </w:rPr>
        <w:instrText>等</w:instrText>
      </w:r>
      <w:r w:rsidR="00BA7056" w:rsidRPr="00A3306E">
        <w:rPr>
          <w:rFonts w:ascii="Times New Roman" w:eastAsia="宋体" w:hAnsi="Times New Roman"/>
        </w:rPr>
        <w:instrText xml:space="preserve">, 2012)","noteIndex":0},"citationItems":[{"id":240,"uris":["http://zotero.org/users/6467040/items/6PRTDR59"],"uri":["http://zotero.org/users/6467040/items/6PRTDR59"],"itemData":{"id":240,"type":"article-journal","container-title":"Journal of Geodesy","issue":"12","note":"publisher: Springer","page":"1083–1095","source":"Google Scholar","title":"Intersatellite laser ranging instrument for the GRACE follow-on mission","volume":"86","author":[{"family":"Sheard","given":"B. S."},{"family":"Heinzel","given":"Gerhard"},{"family":"Danzmann","given":"Karsten"},{"family":"Shaddock","given":"D. A."},{"family":"Klipstein","given":"W. M."},{"family":"Folkner","given":"W. M."}],"issued":{"date-parts":[["2012"]]}}}],"schema":"https://github.com/citation-style-language/schema/raw/master/csl-citation.json"} </w:instrText>
      </w:r>
      <w:r w:rsidR="00BA7056" w:rsidRPr="00A3306E">
        <w:rPr>
          <w:rFonts w:ascii="Times New Roman" w:eastAsia="宋体" w:hAnsi="Times New Roman"/>
        </w:rPr>
        <w:fldChar w:fldCharType="separate"/>
      </w:r>
      <w:r w:rsidR="00BA7056" w:rsidRPr="00A3306E">
        <w:rPr>
          <w:rFonts w:ascii="Times New Roman" w:eastAsia="宋体" w:hAnsi="Times New Roman" w:cs="Times New Roman"/>
          <w:kern w:val="0"/>
          <w:szCs w:val="24"/>
        </w:rPr>
        <w:t>(SHEARD </w:t>
      </w:r>
      <w:r w:rsidR="00BA7056" w:rsidRPr="00A3306E">
        <w:rPr>
          <w:rFonts w:ascii="Times New Roman" w:eastAsia="宋体" w:hAnsi="Times New Roman" w:cs="Times New Roman"/>
          <w:kern w:val="0"/>
          <w:szCs w:val="24"/>
        </w:rPr>
        <w:t>等</w:t>
      </w:r>
      <w:r w:rsidR="00BA7056" w:rsidRPr="00A3306E">
        <w:rPr>
          <w:rFonts w:ascii="Times New Roman" w:eastAsia="宋体" w:hAnsi="Times New Roman" w:cs="Times New Roman"/>
          <w:kern w:val="0"/>
          <w:szCs w:val="24"/>
        </w:rPr>
        <w:t>, 2012)</w:t>
      </w:r>
      <w:r w:rsidR="00BA7056" w:rsidRPr="00A3306E">
        <w:rPr>
          <w:rFonts w:ascii="Times New Roman" w:eastAsia="宋体" w:hAnsi="Times New Roman"/>
        </w:rPr>
        <w:fldChar w:fldCharType="end"/>
      </w:r>
      <w:r w:rsidR="00BA7056" w:rsidRPr="00A3306E">
        <w:rPr>
          <w:rFonts w:ascii="Times New Roman" w:eastAsia="宋体" w:hAnsi="Times New Roman" w:hint="eastAsia"/>
        </w:rPr>
        <w:t>，积极开展论证与攻关工作</w:t>
      </w:r>
      <w:r w:rsidR="007575AB">
        <w:rPr>
          <w:rFonts w:ascii="Times New Roman" w:eastAsia="宋体" w:hAnsi="Times New Roman"/>
        </w:rPr>
        <w:fldChar w:fldCharType="begin"/>
      </w:r>
      <w:r w:rsidR="007575AB">
        <w:rPr>
          <w:rFonts w:ascii="Times New Roman" w:eastAsia="宋体" w:hAnsi="Times New Roman" w:hint="eastAsia"/>
        </w:rPr>
        <w:instrText xml:space="preserve"> ADDIN ZOTERO_ITEM CSL_CITATION {"citationID":"gd7XgTtk","properties":{"formattedCitation":"(SHEN\\uc0\\u160{}\\uc0\\u31561{}, 2018; GONG\\uc0\\u160{}\\uc0\\u31561{}, 2021)","plainCitation":"(SHEN </w:instrText>
      </w:r>
      <w:r w:rsidR="007575AB">
        <w:rPr>
          <w:rFonts w:ascii="Times New Roman" w:eastAsia="宋体" w:hAnsi="Times New Roman" w:hint="eastAsia"/>
        </w:rPr>
        <w:instrText>等</w:instrText>
      </w:r>
      <w:r w:rsidR="007575AB">
        <w:rPr>
          <w:rFonts w:ascii="Times New Roman" w:eastAsia="宋体" w:hAnsi="Times New Roman" w:hint="eastAsia"/>
        </w:rPr>
        <w:instrText>, 2018; GONG </w:instrText>
      </w:r>
      <w:r w:rsidR="007575AB">
        <w:rPr>
          <w:rFonts w:ascii="Times New Roman" w:eastAsia="宋体" w:hAnsi="Times New Roman" w:hint="eastAsia"/>
        </w:rPr>
        <w:instrText>等</w:instrText>
      </w:r>
      <w:r w:rsidR="007575AB">
        <w:rPr>
          <w:rFonts w:ascii="Times New Roman" w:eastAsia="宋体" w:hAnsi="Times New Roman" w:hint="eastAsia"/>
        </w:rPr>
        <w:instrText>, 2021)","noteIndex":0},"citationItems":[{"</w:instrText>
      </w:r>
      <w:r w:rsidR="007575AB">
        <w:rPr>
          <w:rFonts w:ascii="Times New Roman" w:eastAsia="宋体" w:hAnsi="Times New Roman"/>
        </w:rPr>
        <w:instrText xml:space="preserve">id":331,"uris":["http://zotero.org/users/6467040/items/EZCNWZBN"],"uri":["http://zotero.org/users/6467040/items/EZCNWZBN"],"itemData":{"id":331,"type":"article-journal","abstract":"The China Seismo-Electromagnetic Satellite (CSES) mission was proposed in 2003 and approved in 2013 after ten years’ scientific and engineering demonstrations. To meet the requirement of scientific objectives, the satellite is designed to be in a sunsynchronous orbit with an altitude of 507 km and descending node time of 14:00 LT. The CSES satellite carries 8 instruments, including search-coil magnetometer (SCM), electric field detector (EFD), high precision magnetometer (HPM), GNSS occultation receiver (GOR), plasma analyzer package (PAP), langmuir probe (LAP), high energetic particle package (HEPP) and detector (HEPD), and tri-band beacon (TBB), among which HEPD is provided by Italian Space Agency. The CSES satellite was launched successfully on February 2, 2018, and is planned to operate for 5 years. The CSES mission is the first satellite in China to measure geophysical fields, which will have a lot of application prospects in the study of seismology, geophysics, space sciences, and so on.","container-title":"Science China Technological Sciences","DOI":"10.1007/s11431-018-9242-0","ISSN":"1869-1900","issue":"5","journalAbbreviation":"Sci. China Technol. Sci.","language":"en","page":"634-642","source":"Springer Link","title":"The state-of-the-art of the China Seismo-Electromagnetic Satellite mission","URL":"https://doi.org/10.1007/s11431-018-9242-0","volume":"61","author":[{"family":"Shen","given":"XuHui"},{"family":"Zhang","given":"XueMin"},{"family":"Yuan","given":"ShiGeng"},{"family":"Wang","given":"LanWei"},{"family":"Cao","given":"JinBin"},{"family":"Huang","given":"JianPing"},{"family":"Zhu","given":"XingHong"},{"family":"Piergiorgio","given":"Picozzo"},{"family":"Dai","given":"JianPing"}],"accessed":{"date-parts":[["2022",3,15]]},"issued":{"date-parts":[["2018",5,1]]}},"label":"page"},{"id":329,"uris":["http://zotero.org/users/6467040/items/2ZISRWHY"],"uri":["http://zotero.org/users/6467040/items/2ZISRWHY"],"itemData":{"id":329,"type":"article-journal","abstract":"Gravitational wave (GW) detection in space probes the GW spectrum that is inaccessible from the Earth. In addition to the LISA project led by the European Space Agency, and the DECIGO detector proposed by the Japan Aerospace Exploration Agency, two Chinese space-based GW observatories—TianQin and Taiji—are planned to be launched in the 2030s. TianQin has a unique concept in its design with a geocentric orbit. Taiji’s design is similar to LISA, but is more ambitious with a longer arm distance. Both facilities are complementary to LISA, considering that TianQin is sensitive to higher frequencies and Taiji probes similar frequencies but with a higher sensitivity. In this Perspective we explain the concepts of both facilities and introduce the development milestones of the TianQin and Taiji projects in testing key technologies to pave the way for future space-based GW detections. Considering that LISA, TianQin and Taiji have similar scientific goals, are all scheduled to be launched around the 2030s and will operate concurrently, we discuss possible collaborations among them to improve GW source localization and characterization.","container-title":"Nature Astronomy","DOI":"10.1038/s41550-021-01480-3","ISSN":"2397-3366","issue":"9","journalAbbreviation":"Nat Astron","language":"en","note":"number: 9\npublisher: Nature Publishing Group","page":"881-889","source":"www.nature.com","title":"Concepts and status of Chinese space gravitational wave detection projects","URL":"https://www.nature.com/articles/s41550-021-01480-3","volume":"5","author":[{"family":"Gong","given":"Yungui"},{"family":"Luo","given":"Jun"},{"family":"Wang","given":"Bin"}],"accessed":{"date-parts":[["2022",3,15]]},"issued":{"date-parts":[["2021",9]]}},"label":"page"}],"schema":"https://github.com/citation-style-language/schema/raw/master/csl-citation.json"} </w:instrText>
      </w:r>
      <w:r w:rsidR="007575AB">
        <w:rPr>
          <w:rFonts w:ascii="Times New Roman" w:eastAsia="宋体" w:hAnsi="Times New Roman"/>
        </w:rPr>
        <w:fldChar w:fldCharType="separate"/>
      </w:r>
      <w:r w:rsidR="007575AB" w:rsidRPr="007575AB">
        <w:rPr>
          <w:rFonts w:ascii="Times New Roman" w:hAnsi="Times New Roman" w:cs="Times New Roman"/>
          <w:kern w:val="0"/>
          <w:szCs w:val="24"/>
        </w:rPr>
        <w:t>(SHEN </w:t>
      </w:r>
      <w:r w:rsidR="007575AB" w:rsidRPr="007575AB">
        <w:rPr>
          <w:rFonts w:ascii="Times New Roman" w:hAnsi="Times New Roman" w:cs="Times New Roman"/>
          <w:kern w:val="0"/>
          <w:szCs w:val="24"/>
        </w:rPr>
        <w:t>等</w:t>
      </w:r>
      <w:r w:rsidR="007575AB" w:rsidRPr="007575AB">
        <w:rPr>
          <w:rFonts w:ascii="Times New Roman" w:hAnsi="Times New Roman" w:cs="Times New Roman"/>
          <w:kern w:val="0"/>
          <w:szCs w:val="24"/>
        </w:rPr>
        <w:t>, 2018; GONG </w:t>
      </w:r>
      <w:r w:rsidR="007575AB" w:rsidRPr="007575AB">
        <w:rPr>
          <w:rFonts w:ascii="Times New Roman" w:hAnsi="Times New Roman" w:cs="Times New Roman"/>
          <w:kern w:val="0"/>
          <w:szCs w:val="24"/>
        </w:rPr>
        <w:t>等</w:t>
      </w:r>
      <w:r w:rsidR="007575AB" w:rsidRPr="007575AB">
        <w:rPr>
          <w:rFonts w:ascii="Times New Roman" w:hAnsi="Times New Roman" w:cs="Times New Roman"/>
          <w:kern w:val="0"/>
          <w:szCs w:val="24"/>
        </w:rPr>
        <w:t>, 2021)</w:t>
      </w:r>
      <w:r w:rsidR="007575AB">
        <w:rPr>
          <w:rFonts w:ascii="Times New Roman" w:eastAsia="宋体" w:hAnsi="Times New Roman"/>
        </w:rPr>
        <w:fldChar w:fldCharType="end"/>
      </w:r>
      <w:commentRangeStart w:id="47"/>
      <w:r w:rsidR="00BA7056" w:rsidRPr="00A3306E">
        <w:rPr>
          <w:rFonts w:ascii="Times New Roman" w:eastAsia="宋体" w:hAnsi="Times New Roman" w:hint="eastAsia"/>
        </w:rPr>
        <w:t>。</w:t>
      </w:r>
      <w:commentRangeEnd w:id="47"/>
      <w:r w:rsidR="00BA7056" w:rsidRPr="007575AB">
        <w:rPr>
          <w:rStyle w:val="af8"/>
          <w:rFonts w:ascii="Times New Roman" w:eastAsia="宋体" w:hAnsi="Times New Roman"/>
        </w:rPr>
        <w:commentReference w:id="47"/>
      </w:r>
      <w:r w:rsidR="00D777C4" w:rsidRPr="00A3306E">
        <w:rPr>
          <w:rFonts w:ascii="Times New Roman" w:eastAsia="宋体" w:hAnsi="Times New Roman" w:hint="eastAsia"/>
        </w:rPr>
        <w:t>低低跟踪重力卫星任务的核心测量数据是高精度星间有偏测距数据（以及星间测速、星间加速度等导出数据），</w:t>
      </w:r>
      <w:r w:rsidR="00D777C4" w:rsidRPr="00A3306E">
        <w:rPr>
          <w:rFonts w:ascii="Times New Roman" w:eastAsia="宋体" w:hAnsi="Times New Roman" w:hint="eastAsia"/>
        </w:rPr>
        <w:t>GRAC</w:t>
      </w:r>
      <w:r w:rsidR="00C32DD5" w:rsidRPr="00A3306E">
        <w:rPr>
          <w:rFonts w:ascii="Times New Roman" w:eastAsia="宋体" w:hAnsi="Times New Roman" w:hint="eastAsia"/>
        </w:rPr>
        <w:t>E</w:t>
      </w:r>
      <w:r w:rsidR="00C32DD5" w:rsidRPr="00A3306E">
        <w:rPr>
          <w:rFonts w:ascii="Times New Roman" w:eastAsia="宋体" w:hAnsi="Times New Roman" w:hint="eastAsia"/>
        </w:rPr>
        <w:t>、</w:t>
      </w:r>
      <w:r w:rsidR="00D777C4" w:rsidRPr="00A3306E">
        <w:rPr>
          <w:rFonts w:ascii="Times New Roman" w:eastAsia="宋体" w:hAnsi="Times New Roman" w:hint="eastAsia"/>
        </w:rPr>
        <w:t>GFO</w:t>
      </w:r>
      <w:r w:rsidR="00C32DD5" w:rsidRPr="00A3306E">
        <w:rPr>
          <w:rFonts w:ascii="Times New Roman" w:eastAsia="宋体" w:hAnsi="Times New Roman" w:hint="eastAsia"/>
        </w:rPr>
        <w:t>、以及</w:t>
      </w:r>
      <w:r w:rsidR="00C32DD5" w:rsidRPr="00A3306E">
        <w:rPr>
          <w:rFonts w:ascii="Times New Roman" w:eastAsia="宋体" w:hAnsi="Times New Roman" w:hint="eastAsia"/>
        </w:rPr>
        <w:t>GRAIL</w:t>
      </w:r>
      <w:r w:rsidR="00D777C4" w:rsidRPr="00A3306E">
        <w:rPr>
          <w:rFonts w:ascii="Times New Roman" w:eastAsia="宋体" w:hAnsi="Times New Roman" w:hint="eastAsia"/>
        </w:rPr>
        <w:t>任务</w:t>
      </w:r>
      <w:r w:rsidR="00C32DD5" w:rsidRPr="00A3306E">
        <w:rPr>
          <w:rFonts w:ascii="Times New Roman" w:eastAsia="宋体" w:hAnsi="Times New Roman" w:hint="eastAsia"/>
        </w:rPr>
        <w:t>配置主载荷</w:t>
      </w:r>
      <w:r w:rsidR="00DF1BC1" w:rsidRPr="00A3306E">
        <w:rPr>
          <w:rFonts w:ascii="Times New Roman" w:eastAsia="宋体" w:hAnsi="Times New Roman" w:hint="eastAsia"/>
        </w:rPr>
        <w:t>KBR</w:t>
      </w:r>
      <w:r w:rsidR="00C32DD5" w:rsidRPr="00A3306E">
        <w:rPr>
          <w:rFonts w:ascii="Times New Roman" w:eastAsia="宋体" w:hAnsi="Times New Roman" w:hint="eastAsia"/>
        </w:rPr>
        <w:t>系统以</w:t>
      </w:r>
      <w:r w:rsidR="00D777C4" w:rsidRPr="00A3306E">
        <w:rPr>
          <w:rFonts w:ascii="Times New Roman" w:eastAsia="宋体" w:hAnsi="Times New Roman" w:hint="eastAsia"/>
        </w:rPr>
        <w:t>实现</w:t>
      </w:r>
      <w:r w:rsidR="00C32DD5" w:rsidRPr="00A3306E">
        <w:rPr>
          <w:rFonts w:ascii="Times New Roman" w:eastAsia="宋体" w:hAnsi="Times New Roman" w:hint="eastAsia"/>
        </w:rPr>
        <w:t>上述测量。但是，</w:t>
      </w:r>
      <w:r w:rsidR="005D35B7" w:rsidRPr="00A3306E">
        <w:rPr>
          <w:rFonts w:ascii="Times New Roman" w:eastAsia="宋体" w:hAnsi="Times New Roman" w:hint="eastAsia"/>
        </w:rPr>
        <w:t>由于星载高精度时钟的不稳定性因素，星间单向单程的原始微波有偏测距中，</w:t>
      </w:r>
      <w:r w:rsidR="00C32DD5" w:rsidRPr="00A3306E">
        <w:rPr>
          <w:rFonts w:ascii="Times New Roman" w:eastAsia="宋体" w:hAnsi="Times New Roman" w:hint="eastAsia"/>
        </w:rPr>
        <w:t>微波载波信号频率不稳定性</w:t>
      </w:r>
      <w:r w:rsidR="005D35B7" w:rsidRPr="00A3306E">
        <w:rPr>
          <w:rFonts w:ascii="Times New Roman" w:eastAsia="宋体" w:hAnsi="Times New Roman" w:hint="eastAsia"/>
        </w:rPr>
        <w:t>所带来的</w:t>
      </w:r>
      <w:r w:rsidR="005D35B7" w:rsidRPr="00A3306E">
        <w:rPr>
          <w:rFonts w:ascii="Times New Roman" w:eastAsia="宋体" w:hAnsi="Times New Roman" w:hint="eastAsia"/>
        </w:rPr>
        <w:lastRenderedPageBreak/>
        <w:t>噪声在测量频带达到了</w:t>
      </w:r>
      <w:r w:rsidR="00DF1BC1" w:rsidRPr="00A3306E">
        <w:rPr>
          <w:rFonts w:ascii="Times New Roman" w:eastAsia="宋体" w:hAnsi="Times New Roman" w:hint="eastAsia"/>
        </w:rPr>
        <w:t>~</w:t>
      </w:r>
      <w:r w:rsidR="005D35B7" w:rsidRPr="00A3306E">
        <w:rPr>
          <w:rFonts w:ascii="Times New Roman" w:eastAsia="宋体" w:hAnsi="Times New Roman" w:hint="eastAsia"/>
        </w:rPr>
        <w:t>cm</w:t>
      </w:r>
      <w:r w:rsidR="005D35B7" w:rsidRPr="00A3306E">
        <w:rPr>
          <w:rFonts w:ascii="Times New Roman" w:eastAsia="宋体" w:hAnsi="Times New Roman"/>
        </w:rPr>
        <w:t>/Hz</w:t>
      </w:r>
      <w:r w:rsidR="005D35B7" w:rsidRPr="00A3306E">
        <w:rPr>
          <w:rFonts w:ascii="Times New Roman" w:eastAsia="宋体" w:hAnsi="Times New Roman"/>
          <w:vertAlign w:val="superscript"/>
        </w:rPr>
        <w:t>1/2</w:t>
      </w:r>
      <w:r w:rsidR="005D35B7" w:rsidRPr="00A3306E">
        <w:rPr>
          <w:rFonts w:ascii="Times New Roman" w:eastAsia="宋体" w:hAnsi="Times New Roman" w:hint="eastAsia"/>
        </w:rPr>
        <w:t>的水平，远高于</w:t>
      </w:r>
      <w:r w:rsidR="007575AB" w:rsidRPr="00A3306E">
        <w:rPr>
          <w:rFonts w:ascii="Times New Roman" w:eastAsia="宋体" w:hAnsi="Times New Roman" w:hint="eastAsia"/>
        </w:rPr>
        <w:t>~</w:t>
      </w:r>
      <w:r w:rsidR="007575AB" w:rsidRPr="007575AB">
        <w:rPr>
          <w:rFonts w:ascii="Times New Roman" w:eastAsia="宋体" w:hAnsi="Times New Roman" w:cs="Times New Roman"/>
        </w:rPr>
        <w:t>μ</w:t>
      </w:r>
      <w:r w:rsidR="007575AB" w:rsidRPr="007575AB">
        <w:rPr>
          <w:rFonts w:ascii="Times New Roman" w:eastAsia="宋体" w:hAnsi="Times New Roman" w:cs="Times New Roman"/>
        </w:rPr>
        <w:t>m</w:t>
      </w:r>
      <w:r w:rsidR="007575AB" w:rsidRPr="00A3306E">
        <w:rPr>
          <w:rFonts w:ascii="Times New Roman" w:eastAsia="宋体" w:hAnsi="Times New Roman"/>
        </w:rPr>
        <w:t>/Hz</w:t>
      </w:r>
      <w:r w:rsidR="007575AB" w:rsidRPr="00A3306E">
        <w:rPr>
          <w:rFonts w:ascii="Times New Roman" w:eastAsia="宋体" w:hAnsi="Times New Roman"/>
          <w:vertAlign w:val="superscript"/>
        </w:rPr>
        <w:t>1/2</w:t>
      </w:r>
      <w:r w:rsidR="005D35B7" w:rsidRPr="00A3306E">
        <w:rPr>
          <w:rFonts w:ascii="Times New Roman" w:eastAsia="宋体" w:hAnsi="Times New Roman" w:hint="eastAsia"/>
        </w:rPr>
        <w:t>测距精度的指标需求。同时，</w:t>
      </w:r>
      <w:r w:rsidR="00CB320B" w:rsidRPr="00A3306E">
        <w:rPr>
          <w:rFonts w:ascii="Times New Roman" w:eastAsia="宋体" w:hAnsi="Times New Roman" w:hint="eastAsia"/>
        </w:rPr>
        <w:t>星间微波测距精度受到卫星姿态抖动引起天线相位中心之间距离变化带来的干扰，</w:t>
      </w:r>
      <w:r w:rsidR="005D35B7" w:rsidRPr="00A3306E">
        <w:rPr>
          <w:rFonts w:ascii="Times New Roman" w:eastAsia="宋体" w:hAnsi="Times New Roman" w:hint="eastAsia"/>
        </w:rPr>
        <w:t>对于地球重力卫星任务而言</w:t>
      </w:r>
      <w:r w:rsidR="00CB320B" w:rsidRPr="00A3306E">
        <w:rPr>
          <w:rFonts w:ascii="Times New Roman" w:eastAsia="宋体" w:hAnsi="Times New Roman" w:hint="eastAsia"/>
        </w:rPr>
        <w:t>，电离层中自由电子密度的不均匀性也带来测量频带内的重要干扰。</w:t>
      </w:r>
      <w:r w:rsidR="00DF1BC1" w:rsidRPr="00A3306E">
        <w:rPr>
          <w:rFonts w:ascii="Times New Roman" w:eastAsia="宋体" w:hAnsi="Times New Roman" w:hint="eastAsia"/>
        </w:rPr>
        <w:t>因此，在数据与处理过程中实现测量频带内对</w:t>
      </w:r>
      <w:r w:rsidR="00DF1BC1" w:rsidRPr="00A3306E">
        <w:rPr>
          <w:rFonts w:ascii="Times New Roman" w:eastAsia="宋体" w:hAnsi="Times New Roman" w:hint="eastAsia"/>
        </w:rPr>
        <w:t>KBR</w:t>
      </w:r>
      <w:r w:rsidR="00DF1BC1" w:rsidRPr="00A3306E">
        <w:rPr>
          <w:rFonts w:ascii="Times New Roman" w:eastAsia="宋体" w:hAnsi="Times New Roman" w:hint="eastAsia"/>
        </w:rPr>
        <w:t>测距数据中载波频率不稳定噪声的高效扫除，以及对姿态、电离层等干扰</w:t>
      </w:r>
      <w:r w:rsidR="002D79DE" w:rsidRPr="00A3306E">
        <w:rPr>
          <w:rFonts w:ascii="Times New Roman" w:eastAsia="宋体" w:hAnsi="Times New Roman" w:hint="eastAsia"/>
        </w:rPr>
        <w:t>的准确矫正，实现双星质心之间的高精度的有偏距离测量，是保证低低跟踪重力卫星任务重力场反演精度和科学产出的关键环节</w:t>
      </w:r>
      <w:r w:rsidR="0041483A" w:rsidRPr="00A3306E">
        <w:rPr>
          <w:rFonts w:ascii="Times New Roman" w:eastAsia="宋体" w:hAnsi="Times New Roman" w:hint="eastAsia"/>
        </w:rPr>
        <w:t>，其有效性</w:t>
      </w:r>
      <w:r w:rsidR="0041483A" w:rsidRPr="00A3306E">
        <w:rPr>
          <w:rFonts w:ascii="Times New Roman" w:eastAsia="宋体" w:hAnsi="Times New Roman" w:hint="eastAsia"/>
          <w:kern w:val="0"/>
        </w:rPr>
        <w:t>将直接影响最终科学数据产品的结果、质量以及置信度。由此，在国外相关任务有效载荷原始数据和预处理技术文档</w:t>
      </w:r>
      <w:r w:rsidR="00607598" w:rsidRPr="00A3306E">
        <w:rPr>
          <w:rFonts w:ascii="Times New Roman" w:eastAsia="宋体" w:hAnsi="Times New Roman" w:hint="eastAsia"/>
          <w:kern w:val="0"/>
        </w:rPr>
        <w:t>相对封闭的情况下，重力卫星任务</w:t>
      </w:r>
      <w:r w:rsidR="0041483A" w:rsidRPr="00A3306E">
        <w:rPr>
          <w:rFonts w:ascii="Times New Roman" w:eastAsia="宋体" w:hAnsi="Times New Roman" w:hint="eastAsia"/>
          <w:kern w:val="0"/>
        </w:rPr>
        <w:t>KBR</w:t>
      </w:r>
      <w:r w:rsidR="0041483A" w:rsidRPr="00A3306E">
        <w:rPr>
          <w:rFonts w:ascii="Times New Roman" w:eastAsia="宋体" w:hAnsi="Times New Roman" w:hint="eastAsia"/>
          <w:kern w:val="0"/>
        </w:rPr>
        <w:t>系统数据预处理</w:t>
      </w:r>
      <w:r w:rsidR="00607598" w:rsidRPr="00A3306E">
        <w:rPr>
          <w:rFonts w:ascii="Times New Roman" w:eastAsia="宋体" w:hAnsi="Times New Roman" w:hint="eastAsia"/>
          <w:kern w:val="0"/>
        </w:rPr>
        <w:t>的</w:t>
      </w:r>
      <w:r w:rsidR="0041483A" w:rsidRPr="00A3306E">
        <w:rPr>
          <w:rFonts w:ascii="Times New Roman" w:eastAsia="宋体" w:hAnsi="Times New Roman" w:hint="eastAsia"/>
          <w:kern w:val="0"/>
        </w:rPr>
        <w:t>研究，成为</w:t>
      </w:r>
      <w:r w:rsidR="00544E64" w:rsidRPr="00A3306E">
        <w:rPr>
          <w:rFonts w:ascii="Times New Roman" w:eastAsia="宋体" w:hAnsi="Times New Roman" w:hint="eastAsia"/>
        </w:rPr>
        <w:t>我国</w:t>
      </w:r>
      <w:r w:rsidR="000C4F8A" w:rsidRPr="00A3306E">
        <w:rPr>
          <w:rFonts w:ascii="Times New Roman" w:eastAsia="宋体" w:hAnsi="Times New Roman" w:hint="eastAsia"/>
        </w:rPr>
        <w:t>低低跟踪</w:t>
      </w:r>
      <w:r w:rsidR="00544E64" w:rsidRPr="00A3306E">
        <w:rPr>
          <w:rFonts w:ascii="Times New Roman" w:eastAsia="宋体" w:hAnsi="Times New Roman" w:hint="eastAsia"/>
        </w:rPr>
        <w:t>重力卫星</w:t>
      </w:r>
      <w:r w:rsidR="0041483A" w:rsidRPr="00A3306E">
        <w:rPr>
          <w:rFonts w:ascii="Times New Roman" w:eastAsia="宋体" w:hAnsi="Times New Roman" w:hint="eastAsia"/>
        </w:rPr>
        <w:t>任务研制前期地面系统科研攻关的主要内容之一</w:t>
      </w:r>
      <w:r w:rsidR="00544E64" w:rsidRPr="00A3306E">
        <w:rPr>
          <w:rFonts w:ascii="Times New Roman" w:eastAsia="宋体" w:hAnsi="Times New Roman" w:hint="eastAsia"/>
        </w:rPr>
        <w:t>。</w:t>
      </w:r>
      <w:r w:rsidR="00607598" w:rsidRPr="00A3306E">
        <w:rPr>
          <w:rFonts w:ascii="Times New Roman" w:eastAsia="宋体" w:hAnsi="Times New Roman" w:hint="eastAsia"/>
          <w:kern w:val="0"/>
        </w:rPr>
        <w:t>探究</w:t>
      </w:r>
      <w:r w:rsidR="0041483A" w:rsidRPr="00A3306E">
        <w:rPr>
          <w:rFonts w:ascii="Times New Roman" w:eastAsia="宋体" w:hAnsi="Times New Roman" w:hint="eastAsia"/>
          <w:kern w:val="0"/>
        </w:rPr>
        <w:t>GRACE</w:t>
      </w:r>
      <w:r w:rsidR="0041483A" w:rsidRPr="00A3306E">
        <w:rPr>
          <w:rFonts w:ascii="Times New Roman" w:eastAsia="宋体" w:hAnsi="Times New Roman" w:hint="eastAsia"/>
          <w:kern w:val="0"/>
        </w:rPr>
        <w:t>、</w:t>
      </w:r>
      <w:r w:rsidR="0041483A" w:rsidRPr="00A3306E">
        <w:rPr>
          <w:rFonts w:ascii="Times New Roman" w:eastAsia="宋体" w:hAnsi="Times New Roman"/>
          <w:kern w:val="0"/>
        </w:rPr>
        <w:t>GFO</w:t>
      </w:r>
      <w:r w:rsidR="0041483A" w:rsidRPr="00A3306E">
        <w:rPr>
          <w:rFonts w:ascii="Times New Roman" w:eastAsia="宋体" w:hAnsi="Times New Roman" w:hint="eastAsia"/>
          <w:kern w:val="0"/>
        </w:rPr>
        <w:t>以及</w:t>
      </w:r>
      <w:r w:rsidR="0041483A" w:rsidRPr="00A3306E">
        <w:rPr>
          <w:rFonts w:ascii="Times New Roman" w:eastAsia="宋体" w:hAnsi="Times New Roman" w:hint="eastAsia"/>
          <w:kern w:val="0"/>
        </w:rPr>
        <w:t>GRAIL</w:t>
      </w:r>
      <w:r w:rsidR="00607598" w:rsidRPr="00A3306E">
        <w:rPr>
          <w:rFonts w:ascii="Times New Roman" w:eastAsia="宋体" w:hAnsi="Times New Roman" w:hint="eastAsia"/>
          <w:kern w:val="0"/>
        </w:rPr>
        <w:t>等成功重力卫星任务</w:t>
      </w:r>
      <w:r w:rsidR="00607598" w:rsidRPr="00A3306E">
        <w:rPr>
          <w:rFonts w:ascii="Times New Roman" w:eastAsia="宋体" w:hAnsi="Times New Roman" w:hint="eastAsia"/>
          <w:kern w:val="0"/>
        </w:rPr>
        <w:t>KBR</w:t>
      </w:r>
      <w:r w:rsidR="00607598" w:rsidRPr="00A3306E">
        <w:rPr>
          <w:rFonts w:ascii="Times New Roman" w:eastAsia="宋体" w:hAnsi="Times New Roman" w:hint="eastAsia"/>
          <w:kern w:val="0"/>
        </w:rPr>
        <w:t>系统的</w:t>
      </w:r>
      <w:r w:rsidR="00544E64" w:rsidRPr="00A3306E">
        <w:rPr>
          <w:rFonts w:ascii="Times New Roman" w:eastAsia="宋体" w:hAnsi="Times New Roman" w:hint="eastAsia"/>
          <w:kern w:val="0"/>
        </w:rPr>
        <w:t>数据预处理过程，尤其</w:t>
      </w:r>
      <w:r w:rsidR="00607598" w:rsidRPr="00A3306E">
        <w:rPr>
          <w:rFonts w:ascii="Times New Roman" w:eastAsia="宋体" w:hAnsi="Times New Roman" w:hint="eastAsia"/>
          <w:kern w:val="0"/>
        </w:rPr>
        <w:t>是</w:t>
      </w:r>
      <w:r w:rsidR="00544E64" w:rsidRPr="00A3306E">
        <w:rPr>
          <w:rFonts w:ascii="Times New Roman" w:eastAsia="宋体" w:hAnsi="Times New Roman"/>
          <w:kern w:val="0"/>
        </w:rPr>
        <w:t>1A</w:t>
      </w:r>
      <w:r w:rsidR="00544E64" w:rsidRPr="00A3306E">
        <w:rPr>
          <w:rFonts w:ascii="Times New Roman" w:eastAsia="宋体" w:hAnsi="Times New Roman" w:hint="eastAsia"/>
          <w:kern w:val="0"/>
        </w:rPr>
        <w:t>数据至</w:t>
      </w:r>
      <w:r w:rsidR="00544E64" w:rsidRPr="00A3306E">
        <w:rPr>
          <w:rFonts w:ascii="Times New Roman" w:eastAsia="宋体" w:hAnsi="Times New Roman"/>
          <w:kern w:val="0"/>
        </w:rPr>
        <w:t>1B</w:t>
      </w:r>
      <w:r w:rsidR="00544E64" w:rsidRPr="00A3306E">
        <w:rPr>
          <w:rFonts w:ascii="Times New Roman" w:eastAsia="宋体" w:hAnsi="Times New Roman" w:hint="eastAsia"/>
          <w:kern w:val="0"/>
        </w:rPr>
        <w:t>数据的处理过程，</w:t>
      </w:r>
      <w:r w:rsidR="00607598" w:rsidRPr="00A3306E">
        <w:rPr>
          <w:rFonts w:ascii="Times New Roman" w:eastAsia="宋体" w:hAnsi="Times New Roman" w:hint="eastAsia"/>
          <w:kern w:val="0"/>
        </w:rPr>
        <w:t>重构复现上述任务的高精度星间测距数据产品，</w:t>
      </w:r>
      <w:r w:rsidR="00544E64" w:rsidRPr="00A3306E">
        <w:rPr>
          <w:rFonts w:ascii="Times New Roman" w:eastAsia="宋体" w:hAnsi="Times New Roman" w:hint="eastAsia"/>
          <w:kern w:val="0"/>
        </w:rPr>
        <w:t>将进一步</w:t>
      </w:r>
      <w:r w:rsidR="00607598" w:rsidRPr="00A3306E">
        <w:rPr>
          <w:rFonts w:ascii="Times New Roman" w:eastAsia="宋体" w:hAnsi="Times New Roman" w:hint="eastAsia"/>
          <w:kern w:val="0"/>
        </w:rPr>
        <w:t>加深对</w:t>
      </w:r>
      <w:r w:rsidR="00544E64" w:rsidRPr="00A3306E">
        <w:rPr>
          <w:rFonts w:ascii="Times New Roman" w:eastAsia="宋体" w:hAnsi="Times New Roman" w:hint="eastAsia"/>
          <w:kern w:val="0"/>
        </w:rPr>
        <w:t>载荷之间的相互匹配、噪声的来源、传递、滤除、以及载荷各项技术指标对卫星测量范围、带宽和精度的制约</w:t>
      </w:r>
      <w:r w:rsidR="00607598" w:rsidRPr="00A3306E">
        <w:rPr>
          <w:rFonts w:ascii="Times New Roman" w:eastAsia="宋体" w:hAnsi="Times New Roman" w:hint="eastAsia"/>
          <w:kern w:val="0"/>
        </w:rPr>
        <w:t>的认知，加深对低低跟踪重力卫星整体运行以及综合性能指标的理解</w:t>
      </w:r>
      <w:r w:rsidR="00544E64" w:rsidRPr="00A3306E">
        <w:rPr>
          <w:rFonts w:ascii="Times New Roman" w:eastAsia="宋体" w:hAnsi="Times New Roman" w:hint="eastAsia"/>
          <w:kern w:val="0"/>
        </w:rPr>
        <w:t>。为我国</w:t>
      </w:r>
      <w:r w:rsidR="000C4F8A" w:rsidRPr="00A3306E">
        <w:rPr>
          <w:rFonts w:ascii="Times New Roman" w:eastAsia="宋体" w:hAnsi="Times New Roman" w:hint="eastAsia"/>
          <w:kern w:val="0"/>
        </w:rPr>
        <w:t>低低跟踪</w:t>
      </w:r>
      <w:r w:rsidR="00544E64" w:rsidRPr="00A3306E">
        <w:rPr>
          <w:rFonts w:ascii="Times New Roman" w:eastAsia="宋体" w:hAnsi="Times New Roman" w:hint="eastAsia"/>
          <w:kern w:val="0"/>
        </w:rPr>
        <w:t>重力卫星任务</w:t>
      </w:r>
      <w:r w:rsidR="00607598" w:rsidRPr="00A3306E">
        <w:rPr>
          <w:rFonts w:ascii="Times New Roman" w:eastAsia="宋体" w:hAnsi="Times New Roman" w:hint="eastAsia"/>
          <w:kern w:val="0"/>
        </w:rPr>
        <w:t>地面系统储备</w:t>
      </w:r>
      <w:r w:rsidR="00544E64" w:rsidRPr="00A3306E">
        <w:rPr>
          <w:rFonts w:ascii="Times New Roman" w:eastAsia="宋体" w:hAnsi="Times New Roman" w:hint="eastAsia"/>
          <w:kern w:val="0"/>
        </w:rPr>
        <w:t>数据</w:t>
      </w:r>
      <w:r w:rsidR="00607598" w:rsidRPr="00A3306E">
        <w:rPr>
          <w:rFonts w:ascii="Times New Roman" w:eastAsia="宋体" w:hAnsi="Times New Roman" w:hint="eastAsia"/>
          <w:kern w:val="0"/>
        </w:rPr>
        <w:t>预</w:t>
      </w:r>
      <w:r w:rsidR="00544E64" w:rsidRPr="00A3306E">
        <w:rPr>
          <w:rFonts w:ascii="Times New Roman" w:eastAsia="宋体" w:hAnsi="Times New Roman" w:hint="eastAsia"/>
          <w:kern w:val="0"/>
        </w:rPr>
        <w:t>处理方面的</w:t>
      </w:r>
      <w:r w:rsidR="00607598" w:rsidRPr="00A3306E">
        <w:rPr>
          <w:rFonts w:ascii="Times New Roman" w:eastAsia="宋体" w:hAnsi="Times New Roman" w:hint="eastAsia"/>
          <w:kern w:val="0"/>
        </w:rPr>
        <w:t>关键技术</w:t>
      </w:r>
      <w:r w:rsidR="00544E64" w:rsidRPr="00A3306E">
        <w:rPr>
          <w:rFonts w:ascii="Times New Roman" w:eastAsia="宋体" w:hAnsi="Times New Roman" w:hint="eastAsia"/>
          <w:kern w:val="0"/>
        </w:rPr>
        <w:t>。</w:t>
      </w:r>
    </w:p>
    <w:p w14:paraId="72B74F88" w14:textId="6C0650DA" w:rsidR="0041483A" w:rsidRPr="00A3306E" w:rsidRDefault="00AD0CD0" w:rsidP="004D0A9C">
      <w:pPr>
        <w:autoSpaceDE w:val="0"/>
        <w:autoSpaceDN w:val="0"/>
        <w:adjustRightInd w:val="0"/>
        <w:snapToGrid w:val="0"/>
        <w:spacing w:line="360" w:lineRule="auto"/>
        <w:ind w:firstLineChars="200" w:firstLine="420"/>
        <w:rPr>
          <w:rFonts w:ascii="Times New Roman" w:eastAsia="宋体" w:hAnsi="Times New Roman"/>
          <w:kern w:val="0"/>
        </w:rPr>
      </w:pPr>
      <w:r w:rsidRPr="00A3306E">
        <w:rPr>
          <w:rFonts w:ascii="Times New Roman" w:eastAsia="宋体" w:hAnsi="Times New Roman" w:hint="eastAsia"/>
          <w:kern w:val="0"/>
        </w:rPr>
        <w:t>同时，基于</w:t>
      </w:r>
      <w:r w:rsidR="008A5A74" w:rsidRPr="00A3306E">
        <w:rPr>
          <w:rFonts w:ascii="Times New Roman" w:eastAsia="宋体" w:hAnsi="Times New Roman" w:hint="eastAsia"/>
          <w:kern w:val="0"/>
        </w:rPr>
        <w:t>低低跟踪重力卫星</w:t>
      </w:r>
      <w:r w:rsidR="008A5A74" w:rsidRPr="00A3306E">
        <w:rPr>
          <w:rFonts w:ascii="Times New Roman" w:eastAsia="宋体" w:hAnsi="Times New Roman" w:hint="eastAsia"/>
          <w:kern w:val="0"/>
        </w:rPr>
        <w:t>KBR</w:t>
      </w:r>
      <w:r w:rsidR="008A5A74" w:rsidRPr="00A3306E">
        <w:rPr>
          <w:rFonts w:ascii="Times New Roman" w:eastAsia="宋体" w:hAnsi="Times New Roman" w:hint="eastAsia"/>
          <w:kern w:val="0"/>
        </w:rPr>
        <w:t>系统与空间引力波探测任务超高精度星间激光干涉测距系统在测量原理，主导噪声以及噪声源分布的高度相似性，参考太极计划与天</w:t>
      </w:r>
      <w:proofErr w:type="gramStart"/>
      <w:r w:rsidR="008A5A74" w:rsidRPr="00A3306E">
        <w:rPr>
          <w:rFonts w:ascii="Times New Roman" w:eastAsia="宋体" w:hAnsi="Times New Roman" w:hint="eastAsia"/>
          <w:kern w:val="0"/>
        </w:rPr>
        <w:t>琴计划</w:t>
      </w:r>
      <w:proofErr w:type="gramEnd"/>
      <w:r w:rsidR="008A5A74" w:rsidRPr="00A3306E">
        <w:rPr>
          <w:rFonts w:ascii="Times New Roman" w:eastAsia="宋体" w:hAnsi="Times New Roman" w:hint="eastAsia"/>
          <w:kern w:val="0"/>
        </w:rPr>
        <w:t>任务概念</w:t>
      </w:r>
      <w:r w:rsidR="00891520">
        <w:rPr>
          <w:rFonts w:ascii="Times New Roman" w:eastAsia="宋体" w:hAnsi="Times New Roman"/>
          <w:kern w:val="0"/>
        </w:rPr>
        <w:fldChar w:fldCharType="begin"/>
      </w:r>
      <w:r w:rsidR="00891520">
        <w:rPr>
          <w:rFonts w:ascii="Times New Roman" w:eastAsia="宋体" w:hAnsi="Times New Roman" w:hint="eastAsia"/>
          <w:kern w:val="0"/>
        </w:rPr>
        <w:instrText xml:space="preserve"> ADDIN ZOTERO_ITEM CSL_CITATION {"citationID":"ycWYO3vc","properties":{"formattedCitation":"(HU\\uc0\\u160{}\\uc0\\u31561{}, 2017; LUO\\uc0\\u160{}\\uc0\\u31561{}, 2016)","plainCitation":"(HU </w:instrText>
      </w:r>
      <w:r w:rsidR="00891520">
        <w:rPr>
          <w:rFonts w:ascii="Times New Roman" w:eastAsia="宋体" w:hAnsi="Times New Roman" w:hint="eastAsia"/>
          <w:kern w:val="0"/>
        </w:rPr>
        <w:instrText>等</w:instrText>
      </w:r>
      <w:r w:rsidR="00891520">
        <w:rPr>
          <w:rFonts w:ascii="Times New Roman" w:eastAsia="宋体" w:hAnsi="Times New Roman" w:hint="eastAsia"/>
          <w:kern w:val="0"/>
        </w:rPr>
        <w:instrText>, 2017; LUO </w:instrText>
      </w:r>
      <w:r w:rsidR="00891520">
        <w:rPr>
          <w:rFonts w:ascii="Times New Roman" w:eastAsia="宋体" w:hAnsi="Times New Roman" w:hint="eastAsia"/>
          <w:kern w:val="0"/>
        </w:rPr>
        <w:instrText>等</w:instrText>
      </w:r>
      <w:r w:rsidR="00891520">
        <w:rPr>
          <w:rFonts w:ascii="Times New Roman" w:eastAsia="宋体" w:hAnsi="Times New Roman" w:hint="eastAsia"/>
          <w:kern w:val="0"/>
        </w:rPr>
        <w:instrText>, 2016)","noteIndex":0},"citationItems":[{"id":33</w:instrText>
      </w:r>
      <w:r w:rsidR="00891520">
        <w:rPr>
          <w:rFonts w:ascii="Times New Roman" w:eastAsia="宋体" w:hAnsi="Times New Roman"/>
          <w:kern w:val="0"/>
        </w:rPr>
        <w:instrText xml:space="preserve">3,"uris":["http://zotero.org/users/6467040/items/TK9F68AD"],"uri":["http://zotero.org/users/6467040/items/TK9F68AD"],"itemData":{"id":333,"type":"article-journal","container-title":"National Science Review","DOI":"10.1093/nsr/nwx116","ISSN":"2095-5138, 2053-714X","issue":"5","language":"en","page":"685-686","source":"DOI.org (Crossref)","title":"The Taiji Program in Space for gravitational wave physics and the nature of gravity","URL":"https://academic.oup.com/nsr/article/4/5/685/4430188","volume":"4","author":[{"family":"Hu","given":"Wen-Rui"},{"family":"Wu","given":"Yue-Liang"}],"accessed":{"date-parts":[["2022",3,15]]},"issued":{"date-parts":[["2017",9,1]]}},"label":"page"},{"id":324,"uris":["http://zotero.org/users/6467040/items/QPW6KPBF"],"uri":["http://zotero.org/users/6467040/items/QPW6KPBF"],"itemData":{"id":324,"type":"article-journal","abstract":"TianQin is a proposal for a space-borne detector of gravitational waves in the millihertz frequencies. The experiment relies on a constellation of three drag-free spacecraft orbiting the Earth. Inter-spacecraft laser interferometry is used to monitor the distances between the test masses. The experiment is designed to be capable of detecting a signal with high confidence from a single source of gravitational waves within a few months of observing time. We describe the preliminary mission concept for TianQin, including the candidate source and experimental designs. We present estimates for the major constituents of the experiment’s error budget and discuss the project’s overall feasibility. Given the current level of technological readiness, we expect TianQin to be flown in the second half of the next decade.","container-title":"Classical and Quantum Gravity","DOI":"10.1088/0264-9381/33/3/035010","ISSN":"0264-9381","issue":"3","journalAbbreviation":"Class. Quantum Grav.","language":"en","note":"publisher: IOP Publishing","page":"035010","source":"Institute of Physics","title":"TianQin: a space-borne gravitational wave detector","title-short":"TianQin","URL":"https://doi.org/10.1088/0264-9381/33/3/035010","volume":"33","author":[{"family":"Luo","given":"Jun"},{"family":"Chen","given":"Li-Sheng"},{"family":"Duan","given":"Hui-Zong"},{"family":"Gong","given":"Yun-Gui"},{"family":"Hu","given":"Shoucun"},{"family":"Ji","given":"Jianghui"},{"family":"Liu","given":"Qi"},{"family":"Mei","given":"Jianwei"},{"family":"Milyukov","given":"Vadim"},{"family":"Sazhin","given":"Mikhail"},{"family":"Shao","given":"Cheng-Gang"},{"family":"Toth","given":"Viktor T."},{"family":"Tu","given":"Hai-Bo"},{"family":"Wang","given":"Yamin"},{"family":"Wang","given":"Yan"},{"family":"Yeh","given":"Hsien-Chi"},{"family":"Zhan","given":"Ming-Sheng"},{"family":"Zhang","given":"Yonghe"},{"family":"Zharov","given":"Vladimir"},{"family":"Zhou","given":"Ze-Bing"}],"accessed":{"date-parts":[["2022",3,15]]},"issued":{"date-parts":[["2016",1]]}},"label":"page"}],"schema":"https://github.com/citation-style-language/schema/raw/master/csl-citation.json"} </w:instrText>
      </w:r>
      <w:r w:rsidR="00891520">
        <w:rPr>
          <w:rFonts w:ascii="Times New Roman" w:eastAsia="宋体" w:hAnsi="Times New Roman"/>
          <w:kern w:val="0"/>
        </w:rPr>
        <w:fldChar w:fldCharType="separate"/>
      </w:r>
      <w:r w:rsidR="00891520" w:rsidRPr="00891520">
        <w:rPr>
          <w:rFonts w:ascii="Times New Roman" w:hAnsi="Times New Roman" w:cs="Times New Roman"/>
          <w:kern w:val="0"/>
          <w:szCs w:val="24"/>
        </w:rPr>
        <w:t>(HU </w:t>
      </w:r>
      <w:r w:rsidR="00891520" w:rsidRPr="00891520">
        <w:rPr>
          <w:rFonts w:ascii="Times New Roman" w:hAnsi="Times New Roman" w:cs="Times New Roman"/>
          <w:kern w:val="0"/>
          <w:szCs w:val="24"/>
        </w:rPr>
        <w:t>等</w:t>
      </w:r>
      <w:r w:rsidR="00891520" w:rsidRPr="00891520">
        <w:rPr>
          <w:rFonts w:ascii="Times New Roman" w:hAnsi="Times New Roman" w:cs="Times New Roman"/>
          <w:kern w:val="0"/>
          <w:szCs w:val="24"/>
        </w:rPr>
        <w:t>, 2017; LUO </w:t>
      </w:r>
      <w:r w:rsidR="00891520" w:rsidRPr="00891520">
        <w:rPr>
          <w:rFonts w:ascii="Times New Roman" w:hAnsi="Times New Roman" w:cs="Times New Roman"/>
          <w:kern w:val="0"/>
          <w:szCs w:val="24"/>
        </w:rPr>
        <w:t>等</w:t>
      </w:r>
      <w:r w:rsidR="00891520" w:rsidRPr="00891520">
        <w:rPr>
          <w:rFonts w:ascii="Times New Roman" w:hAnsi="Times New Roman" w:cs="Times New Roman"/>
          <w:kern w:val="0"/>
          <w:szCs w:val="24"/>
        </w:rPr>
        <w:t>, 2016)</w:t>
      </w:r>
      <w:r w:rsidR="00891520">
        <w:rPr>
          <w:rFonts w:ascii="Times New Roman" w:eastAsia="宋体" w:hAnsi="Times New Roman"/>
          <w:kern w:val="0"/>
        </w:rPr>
        <w:fldChar w:fldCharType="end"/>
      </w:r>
      <w:r w:rsidR="008A5A74" w:rsidRPr="00A3306E">
        <w:rPr>
          <w:rFonts w:ascii="Times New Roman" w:eastAsia="宋体" w:hAnsi="Times New Roman" w:hint="eastAsia"/>
          <w:kern w:val="0"/>
        </w:rPr>
        <w:t>，其核心星间有偏测距数据的预处理技术也具有高度的技术继承性。例如，针对关键载波频率不稳定性噪声的处理，低低跟踪</w:t>
      </w:r>
      <w:r w:rsidR="008A5A74" w:rsidRPr="00A3306E">
        <w:rPr>
          <w:rFonts w:ascii="Times New Roman" w:eastAsia="宋体" w:hAnsi="Times New Roman" w:hint="eastAsia"/>
          <w:kern w:val="0"/>
        </w:rPr>
        <w:t>KBR</w:t>
      </w:r>
      <w:r w:rsidR="008A5A74" w:rsidRPr="00A3306E">
        <w:rPr>
          <w:rFonts w:ascii="Times New Roman" w:eastAsia="宋体" w:hAnsi="Times New Roman" w:hint="eastAsia"/>
          <w:kern w:val="0"/>
        </w:rPr>
        <w:t>预处理中双向单程</w:t>
      </w:r>
      <w:r w:rsidR="00460D9F" w:rsidRPr="00A3306E">
        <w:rPr>
          <w:rFonts w:ascii="Times New Roman" w:eastAsia="宋体" w:hAnsi="Times New Roman" w:hint="eastAsia"/>
          <w:kern w:val="0"/>
        </w:rPr>
        <w:t>测距</w:t>
      </w:r>
      <w:r w:rsidR="008A5A74" w:rsidRPr="00A3306E">
        <w:rPr>
          <w:rFonts w:ascii="Times New Roman" w:eastAsia="宋体" w:hAnsi="Times New Roman" w:hint="eastAsia"/>
          <w:kern w:val="0"/>
        </w:rPr>
        <w:t>（</w:t>
      </w:r>
      <w:r w:rsidR="008A5A74" w:rsidRPr="00A3306E">
        <w:rPr>
          <w:rFonts w:ascii="Times New Roman" w:eastAsia="宋体" w:hAnsi="Times New Roman" w:hint="eastAsia"/>
          <w:kern w:val="0"/>
        </w:rPr>
        <w:t>DOWR</w:t>
      </w:r>
      <w:r w:rsidR="008A5A74" w:rsidRPr="00A3306E">
        <w:rPr>
          <w:rFonts w:ascii="Times New Roman" w:eastAsia="宋体" w:hAnsi="Times New Roman" w:hint="eastAsia"/>
          <w:kern w:val="0"/>
        </w:rPr>
        <w:t>）处理技术被认为是空间引力波探测中时间延迟干涉（</w:t>
      </w:r>
      <w:r w:rsidR="008A5A74" w:rsidRPr="00A3306E">
        <w:rPr>
          <w:rFonts w:ascii="Times New Roman" w:eastAsia="宋体" w:hAnsi="Times New Roman" w:hint="eastAsia"/>
          <w:kern w:val="0"/>
        </w:rPr>
        <w:t>TDI</w:t>
      </w:r>
      <w:r w:rsidR="008A5A74" w:rsidRPr="00A3306E">
        <w:rPr>
          <w:rFonts w:ascii="Times New Roman" w:eastAsia="宋体" w:hAnsi="Times New Roman" w:hint="eastAsia"/>
          <w:kern w:val="0"/>
        </w:rPr>
        <w:t>）处理技术的特殊形式（？？？），而</w:t>
      </w:r>
      <w:r w:rsidR="008A5A74" w:rsidRPr="00A3306E">
        <w:rPr>
          <w:rFonts w:ascii="Times New Roman" w:eastAsia="宋体" w:hAnsi="Times New Roman" w:hint="eastAsia"/>
          <w:kern w:val="0"/>
        </w:rPr>
        <w:t>KBR</w:t>
      </w:r>
      <w:r w:rsidR="008A5A74" w:rsidRPr="00A3306E">
        <w:rPr>
          <w:rFonts w:ascii="Times New Roman" w:eastAsia="宋体" w:hAnsi="Times New Roman" w:hint="eastAsia"/>
          <w:kern w:val="0"/>
        </w:rPr>
        <w:t>系统中航天器姿态抖动引起星间距干扰的矫正方法则与星间激光干涉</w:t>
      </w:r>
      <w:r w:rsidR="008A5A74" w:rsidRPr="00A3306E">
        <w:rPr>
          <w:rFonts w:ascii="Times New Roman" w:eastAsia="宋体" w:hAnsi="Times New Roman" w:hint="eastAsia"/>
          <w:kern w:val="0"/>
        </w:rPr>
        <w:t>Tilt</w:t>
      </w:r>
      <w:r w:rsidR="008A5A74" w:rsidRPr="00A3306E">
        <w:rPr>
          <w:rFonts w:ascii="Times New Roman" w:eastAsia="宋体" w:hAnsi="Times New Roman"/>
          <w:kern w:val="0"/>
        </w:rPr>
        <w:t>-</w:t>
      </w:r>
      <w:r w:rsidR="008A5A74" w:rsidRPr="00A3306E">
        <w:rPr>
          <w:rFonts w:ascii="Times New Roman" w:eastAsia="宋体" w:hAnsi="Times New Roman" w:hint="eastAsia"/>
          <w:kern w:val="0"/>
        </w:rPr>
        <w:t>To</w:t>
      </w:r>
      <w:r w:rsidR="008A5A74" w:rsidRPr="00A3306E">
        <w:rPr>
          <w:rFonts w:ascii="Times New Roman" w:eastAsia="宋体" w:hAnsi="Times New Roman"/>
          <w:kern w:val="0"/>
        </w:rPr>
        <w:t>-Length</w:t>
      </w:r>
      <w:r w:rsidR="008A5A74" w:rsidRPr="00A3306E">
        <w:rPr>
          <w:rFonts w:ascii="Times New Roman" w:eastAsia="宋体" w:hAnsi="Times New Roman" w:hint="eastAsia"/>
          <w:kern w:val="0"/>
        </w:rPr>
        <w:t>噪声扣除技术方法</w:t>
      </w:r>
      <w:r w:rsidR="0080551A" w:rsidRPr="00A3306E">
        <w:rPr>
          <w:rFonts w:ascii="Times New Roman" w:eastAsia="宋体" w:hAnsi="Times New Roman" w:hint="eastAsia"/>
          <w:kern w:val="0"/>
        </w:rPr>
        <w:t>类似（？？？）。由此，对低低跟踪重力卫星</w:t>
      </w:r>
      <w:r w:rsidR="0080551A" w:rsidRPr="00A3306E">
        <w:rPr>
          <w:rFonts w:ascii="Times New Roman" w:eastAsia="宋体" w:hAnsi="Times New Roman" w:hint="eastAsia"/>
          <w:kern w:val="0"/>
        </w:rPr>
        <w:t>KBR</w:t>
      </w:r>
      <w:r w:rsidR="0080551A" w:rsidRPr="00A3306E">
        <w:rPr>
          <w:rFonts w:ascii="Times New Roman" w:eastAsia="宋体" w:hAnsi="Times New Roman" w:hint="eastAsia"/>
          <w:kern w:val="0"/>
        </w:rPr>
        <w:t>系统预处理的研究将为我国空间激光干涉引力波探测任务核心测量系统数据预处理积累宝贵的经验和技术。</w:t>
      </w:r>
    </w:p>
    <w:p w14:paraId="7E75057F" w14:textId="321C854C" w:rsidR="00544E64" w:rsidRPr="00A3306E" w:rsidRDefault="00544E64" w:rsidP="004D0A9C">
      <w:pPr>
        <w:autoSpaceDE w:val="0"/>
        <w:autoSpaceDN w:val="0"/>
        <w:adjustRightInd w:val="0"/>
        <w:snapToGrid w:val="0"/>
        <w:spacing w:line="360" w:lineRule="auto"/>
        <w:ind w:firstLineChars="200" w:firstLine="420"/>
        <w:rPr>
          <w:rFonts w:ascii="Times New Roman" w:eastAsia="宋体" w:hAnsi="Times New Roman"/>
          <w:bCs/>
        </w:rPr>
      </w:pPr>
      <w:r w:rsidRPr="00A3306E">
        <w:rPr>
          <w:rFonts w:ascii="Times New Roman" w:eastAsia="宋体" w:hAnsi="Times New Roman" w:hint="eastAsia"/>
          <w:kern w:val="0"/>
        </w:rPr>
        <w:t>本文</w:t>
      </w:r>
      <w:r w:rsidR="00240DBF" w:rsidRPr="00A3306E">
        <w:rPr>
          <w:rFonts w:ascii="Times New Roman" w:eastAsia="宋体" w:hAnsi="Times New Roman" w:hint="eastAsia"/>
          <w:kern w:val="0"/>
        </w:rPr>
        <w:t>系统性</w:t>
      </w:r>
      <w:r w:rsidRPr="00A3306E">
        <w:rPr>
          <w:rFonts w:ascii="Times New Roman" w:eastAsia="宋体" w:hAnsi="Times New Roman" w:hint="eastAsia"/>
          <w:kern w:val="0"/>
        </w:rPr>
        <w:t>介绍</w:t>
      </w:r>
      <w:r w:rsidR="00822D6A" w:rsidRPr="00A3306E">
        <w:rPr>
          <w:rFonts w:ascii="Times New Roman" w:eastAsia="宋体" w:hAnsi="Times New Roman" w:hint="eastAsia"/>
          <w:kern w:val="0"/>
        </w:rPr>
        <w:t>我们对</w:t>
      </w:r>
      <w:r w:rsidR="000C4F8A" w:rsidRPr="00A3306E">
        <w:rPr>
          <w:rFonts w:ascii="Times New Roman" w:eastAsia="宋体" w:hAnsi="Times New Roman" w:hint="eastAsia"/>
          <w:kern w:val="0"/>
        </w:rPr>
        <w:t>低低跟踪</w:t>
      </w:r>
      <w:r w:rsidRPr="00A3306E">
        <w:rPr>
          <w:rFonts w:ascii="Times New Roman" w:eastAsia="宋体" w:hAnsi="Times New Roman" w:hint="eastAsia"/>
          <w:kern w:val="0"/>
        </w:rPr>
        <w:t>重力卫星任务核心</w:t>
      </w:r>
      <w:r w:rsidR="00240DBF" w:rsidRPr="00A3306E">
        <w:rPr>
          <w:rFonts w:ascii="Times New Roman" w:eastAsia="宋体" w:hAnsi="Times New Roman" w:hint="eastAsia"/>
          <w:kern w:val="0"/>
        </w:rPr>
        <w:t>KBR</w:t>
      </w:r>
      <w:r w:rsidR="00240DBF" w:rsidRPr="00A3306E">
        <w:rPr>
          <w:rFonts w:ascii="Times New Roman" w:eastAsia="宋体" w:hAnsi="Times New Roman" w:hint="eastAsia"/>
          <w:kern w:val="0"/>
        </w:rPr>
        <w:t>系统</w:t>
      </w:r>
      <w:r w:rsidRPr="00A3306E">
        <w:rPr>
          <w:rFonts w:ascii="Times New Roman" w:eastAsia="宋体" w:hAnsi="Times New Roman" w:hint="eastAsia"/>
          <w:kern w:val="0"/>
        </w:rPr>
        <w:t>数据预处理</w:t>
      </w:r>
      <w:r w:rsidR="00822D6A" w:rsidRPr="00A3306E">
        <w:rPr>
          <w:rFonts w:ascii="Times New Roman" w:eastAsia="宋体" w:hAnsi="Times New Roman" w:hint="eastAsia"/>
          <w:kern w:val="0"/>
        </w:rPr>
        <w:t>的</w:t>
      </w:r>
      <w:r w:rsidR="00240DBF" w:rsidRPr="00A3306E">
        <w:rPr>
          <w:rFonts w:ascii="Times New Roman" w:eastAsia="宋体" w:hAnsi="Times New Roman" w:hint="eastAsia"/>
          <w:kern w:val="0"/>
        </w:rPr>
        <w:t>研究</w:t>
      </w:r>
      <w:r w:rsidR="00822D6A" w:rsidRPr="00A3306E">
        <w:rPr>
          <w:rFonts w:ascii="Times New Roman" w:eastAsia="宋体" w:hAnsi="Times New Roman" w:hint="eastAsia"/>
          <w:kern w:val="0"/>
        </w:rPr>
        <w:t>，基于</w:t>
      </w:r>
      <w:r w:rsidR="00822D6A" w:rsidRPr="00A3306E">
        <w:rPr>
          <w:rFonts w:ascii="Times New Roman" w:eastAsia="宋体" w:hAnsi="Times New Roman" w:hint="eastAsia"/>
          <w:kern w:val="0"/>
        </w:rPr>
        <w:t>GFO</w:t>
      </w:r>
      <w:r w:rsidR="00822D6A" w:rsidRPr="00A3306E">
        <w:rPr>
          <w:rFonts w:ascii="Times New Roman" w:eastAsia="宋体" w:hAnsi="Times New Roman" w:hint="eastAsia"/>
          <w:kern w:val="0"/>
        </w:rPr>
        <w:t>实测数据，分析比对</w:t>
      </w:r>
      <w:r w:rsidR="00460D9F" w:rsidRPr="00A3306E">
        <w:rPr>
          <w:rFonts w:ascii="Times New Roman" w:eastAsia="宋体" w:hAnsi="Times New Roman" w:hint="eastAsia"/>
          <w:kern w:val="0"/>
        </w:rPr>
        <w:t>我们所研发的</w:t>
      </w:r>
      <w:r w:rsidR="00822D6A" w:rsidRPr="00A3306E">
        <w:rPr>
          <w:rFonts w:ascii="Times New Roman" w:eastAsia="宋体" w:hAnsi="Times New Roman" w:hint="eastAsia"/>
          <w:kern w:val="0"/>
        </w:rPr>
        <w:t>预处理算法的精度，</w:t>
      </w:r>
      <w:r w:rsidR="00460D9F" w:rsidRPr="00A3306E">
        <w:rPr>
          <w:rFonts w:ascii="Times New Roman" w:eastAsia="宋体" w:hAnsi="Times New Roman" w:hint="eastAsia"/>
          <w:kern w:val="0"/>
        </w:rPr>
        <w:t>介绍</w:t>
      </w:r>
      <w:r w:rsidR="00460D9F" w:rsidRPr="00A3306E">
        <w:rPr>
          <w:rFonts w:ascii="Times New Roman" w:eastAsia="宋体" w:hAnsi="Times New Roman" w:hint="eastAsia"/>
          <w:kern w:val="0"/>
        </w:rPr>
        <w:t>KBR</w:t>
      </w:r>
      <w:r w:rsidR="00460D9F" w:rsidRPr="00A3306E">
        <w:rPr>
          <w:rFonts w:ascii="Times New Roman" w:eastAsia="宋体" w:hAnsi="Times New Roman" w:hint="eastAsia"/>
          <w:kern w:val="0"/>
        </w:rPr>
        <w:t>数据精度分析方法，探讨</w:t>
      </w:r>
      <w:r w:rsidR="00460D9F" w:rsidRPr="00A3306E">
        <w:rPr>
          <w:rFonts w:ascii="Times New Roman" w:eastAsia="宋体" w:hAnsi="Times New Roman" w:hint="eastAsia"/>
          <w:kern w:val="0"/>
        </w:rPr>
        <w:t>KBR</w:t>
      </w:r>
      <w:r w:rsidR="00460D9F" w:rsidRPr="00A3306E">
        <w:rPr>
          <w:rFonts w:ascii="Times New Roman" w:eastAsia="宋体" w:hAnsi="Times New Roman" w:hint="eastAsia"/>
          <w:kern w:val="0"/>
        </w:rPr>
        <w:t>数据在电离层测量中的可能应用。本文第</w:t>
      </w:r>
      <w:r w:rsidR="00460D9F" w:rsidRPr="00A3306E">
        <w:rPr>
          <w:rFonts w:ascii="Times New Roman" w:eastAsia="宋体" w:hAnsi="Times New Roman" w:hint="eastAsia"/>
          <w:kern w:val="0"/>
        </w:rPr>
        <w:t>1</w:t>
      </w:r>
      <w:r w:rsidR="00460D9F" w:rsidRPr="00A3306E">
        <w:rPr>
          <w:rFonts w:ascii="Times New Roman" w:eastAsia="宋体" w:hAnsi="Times New Roman" w:hint="eastAsia"/>
          <w:kern w:val="0"/>
        </w:rPr>
        <w:t>节</w:t>
      </w:r>
      <w:r w:rsidRPr="00A3306E">
        <w:rPr>
          <w:rFonts w:ascii="Times New Roman" w:eastAsia="宋体" w:hAnsi="Times New Roman" w:hint="eastAsia"/>
          <w:bCs/>
        </w:rPr>
        <w:t>系统阐述了双向单程测距</w:t>
      </w:r>
      <w:r w:rsidR="00460D9F" w:rsidRPr="00A3306E">
        <w:rPr>
          <w:rFonts w:ascii="Times New Roman" w:eastAsia="宋体" w:hAnsi="Times New Roman" w:hint="eastAsia"/>
          <w:bCs/>
        </w:rPr>
        <w:t>处理对</w:t>
      </w:r>
      <w:r w:rsidRPr="00A3306E">
        <w:rPr>
          <w:rFonts w:ascii="Times New Roman" w:eastAsia="宋体" w:hAnsi="Times New Roman" w:hint="eastAsia"/>
          <w:bCs/>
        </w:rPr>
        <w:t>载波不稳定性噪声的</w:t>
      </w:r>
      <w:r w:rsidR="00460D9F" w:rsidRPr="00A3306E">
        <w:rPr>
          <w:rFonts w:ascii="Times New Roman" w:eastAsia="宋体" w:hAnsi="Times New Roman" w:hint="eastAsia"/>
          <w:bCs/>
        </w:rPr>
        <w:t>高效抑制</w:t>
      </w:r>
      <w:r w:rsidRPr="00A3306E">
        <w:rPr>
          <w:rFonts w:ascii="Times New Roman" w:eastAsia="宋体" w:hAnsi="Times New Roman" w:hint="eastAsia"/>
          <w:bCs/>
        </w:rPr>
        <w:t>原理</w:t>
      </w:r>
      <w:r w:rsidR="00460D9F" w:rsidRPr="00A3306E">
        <w:rPr>
          <w:rFonts w:ascii="Times New Roman" w:eastAsia="宋体" w:hAnsi="Times New Roman" w:hint="eastAsia"/>
          <w:bCs/>
        </w:rPr>
        <w:t>，</w:t>
      </w:r>
      <w:r w:rsidRPr="00A3306E">
        <w:rPr>
          <w:rFonts w:ascii="Times New Roman" w:eastAsia="宋体" w:hAnsi="Times New Roman" w:hint="eastAsia"/>
          <w:bCs/>
        </w:rPr>
        <w:t>同时简述了高精度星间测距数据中飞行时间</w:t>
      </w:r>
      <w:r w:rsidR="00460D9F" w:rsidRPr="00A3306E">
        <w:rPr>
          <w:rFonts w:ascii="Times New Roman" w:eastAsia="宋体" w:hAnsi="Times New Roman" w:hint="eastAsia"/>
          <w:bCs/>
        </w:rPr>
        <w:t>矫正、电离层矫正、相位中心到质心矫正的原理</w:t>
      </w:r>
      <w:r w:rsidRPr="00A3306E">
        <w:rPr>
          <w:rFonts w:ascii="Times New Roman" w:eastAsia="宋体" w:hAnsi="Times New Roman" w:hint="eastAsia"/>
          <w:bCs/>
        </w:rPr>
        <w:t>。第</w:t>
      </w:r>
      <w:r w:rsidR="00460D9F" w:rsidRPr="00A3306E">
        <w:rPr>
          <w:rFonts w:ascii="Times New Roman" w:eastAsia="宋体" w:hAnsi="Times New Roman" w:hint="eastAsia"/>
          <w:bCs/>
        </w:rPr>
        <w:t>2</w:t>
      </w:r>
      <w:r w:rsidRPr="00A3306E">
        <w:rPr>
          <w:rFonts w:ascii="Times New Roman" w:eastAsia="宋体" w:hAnsi="Times New Roman" w:hint="eastAsia"/>
          <w:bCs/>
        </w:rPr>
        <w:t>节详细描述了高精度星间测距数据的处理算法及流程，其中包括相位拼接、插值重构、时间标签标</w:t>
      </w:r>
      <w:r w:rsidR="00460D9F" w:rsidRPr="00A3306E">
        <w:rPr>
          <w:rFonts w:ascii="Times New Roman" w:eastAsia="宋体" w:hAnsi="Times New Roman" w:hint="eastAsia"/>
          <w:bCs/>
        </w:rPr>
        <w:t>矫正</w:t>
      </w:r>
      <w:r w:rsidRPr="00A3306E">
        <w:rPr>
          <w:rFonts w:ascii="Times New Roman" w:eastAsia="宋体" w:hAnsi="Times New Roman" w:hint="eastAsia"/>
          <w:bCs/>
        </w:rPr>
        <w:t>、双星</w:t>
      </w:r>
      <w:r w:rsidR="00460D9F" w:rsidRPr="00A3306E">
        <w:rPr>
          <w:rFonts w:ascii="Times New Roman" w:eastAsia="宋体" w:hAnsi="Times New Roman" w:hint="eastAsia"/>
          <w:bCs/>
        </w:rPr>
        <w:t>双向数据组合、</w:t>
      </w:r>
      <w:r w:rsidRPr="00A3306E">
        <w:rPr>
          <w:rFonts w:ascii="Times New Roman" w:eastAsia="宋体" w:hAnsi="Times New Roman" w:hint="eastAsia"/>
          <w:bCs/>
        </w:rPr>
        <w:t>双频数据</w:t>
      </w:r>
      <w:r w:rsidR="00460D9F" w:rsidRPr="00A3306E">
        <w:rPr>
          <w:rFonts w:ascii="Times New Roman" w:eastAsia="宋体" w:hAnsi="Times New Roman" w:hint="eastAsia"/>
          <w:bCs/>
        </w:rPr>
        <w:t>组合</w:t>
      </w:r>
      <w:r w:rsidRPr="00A3306E">
        <w:rPr>
          <w:rFonts w:ascii="Times New Roman" w:eastAsia="宋体" w:hAnsi="Times New Roman" w:hint="eastAsia"/>
          <w:bCs/>
        </w:rPr>
        <w:t>与抗混叠滤波</w:t>
      </w:r>
      <w:r w:rsidR="00460D9F" w:rsidRPr="00A3306E">
        <w:rPr>
          <w:rFonts w:ascii="Times New Roman" w:eastAsia="宋体" w:hAnsi="Times New Roman" w:hint="eastAsia"/>
          <w:bCs/>
        </w:rPr>
        <w:t>、以及飞行时间矫正、电离层矫正、相位中心到质心矫正等步骤</w:t>
      </w:r>
      <w:r w:rsidRPr="00A3306E">
        <w:rPr>
          <w:rFonts w:ascii="Times New Roman" w:eastAsia="宋体" w:hAnsi="Times New Roman" w:hint="eastAsia"/>
          <w:bCs/>
        </w:rPr>
        <w:t>，并与</w:t>
      </w:r>
      <w:r w:rsidR="007E621E" w:rsidRPr="00A3306E">
        <w:rPr>
          <w:rFonts w:ascii="Times New Roman" w:eastAsia="宋体" w:hAnsi="Times New Roman" w:hint="eastAsia"/>
          <w:bCs/>
        </w:rPr>
        <w:t>JPL</w:t>
      </w:r>
      <w:r w:rsidR="007E621E" w:rsidRPr="00A3306E">
        <w:rPr>
          <w:rFonts w:ascii="Times New Roman" w:eastAsia="宋体" w:hAnsi="Times New Roman" w:hint="eastAsia"/>
          <w:bCs/>
        </w:rPr>
        <w:t>，</w:t>
      </w:r>
      <w:r w:rsidR="007E621E" w:rsidRPr="00A3306E">
        <w:rPr>
          <w:rFonts w:ascii="Times New Roman" w:eastAsia="宋体" w:hAnsi="Times New Roman" w:hint="eastAsia"/>
          <w:bCs/>
        </w:rPr>
        <w:t>GFZ</w:t>
      </w:r>
      <w:r w:rsidR="007E621E" w:rsidRPr="00A3306E">
        <w:rPr>
          <w:rFonts w:ascii="Times New Roman" w:eastAsia="宋体" w:hAnsi="Times New Roman" w:hint="eastAsia"/>
          <w:bCs/>
        </w:rPr>
        <w:t>等国外官方</w:t>
      </w:r>
      <w:r w:rsidRPr="00A3306E">
        <w:rPr>
          <w:rFonts w:ascii="Times New Roman" w:eastAsia="宋体" w:hAnsi="Times New Roman" w:hint="eastAsia"/>
          <w:bCs/>
        </w:rPr>
        <w:t>机构发布</w:t>
      </w:r>
      <w:r w:rsidR="007E621E" w:rsidRPr="00A3306E">
        <w:rPr>
          <w:rFonts w:ascii="Times New Roman" w:eastAsia="宋体" w:hAnsi="Times New Roman" w:hint="eastAsia"/>
          <w:bCs/>
        </w:rPr>
        <w:t>的</w:t>
      </w:r>
      <w:r w:rsidRPr="00A3306E">
        <w:rPr>
          <w:rFonts w:ascii="Times New Roman" w:eastAsia="宋体" w:hAnsi="Times New Roman" w:hint="eastAsia"/>
          <w:bCs/>
        </w:rPr>
        <w:t>数据</w:t>
      </w:r>
      <w:r w:rsidR="007E621E" w:rsidRPr="00A3306E">
        <w:rPr>
          <w:rFonts w:ascii="Times New Roman" w:eastAsia="宋体" w:hAnsi="Times New Roman" w:hint="eastAsia"/>
          <w:bCs/>
        </w:rPr>
        <w:t>产品</w:t>
      </w:r>
      <w:r w:rsidRPr="00A3306E">
        <w:rPr>
          <w:rFonts w:ascii="Times New Roman" w:eastAsia="宋体" w:hAnsi="Times New Roman" w:hint="eastAsia"/>
          <w:bCs/>
        </w:rPr>
        <w:t>进行</w:t>
      </w:r>
      <w:r w:rsidR="007E621E" w:rsidRPr="00A3306E">
        <w:rPr>
          <w:rFonts w:ascii="Times New Roman" w:eastAsia="宋体" w:hAnsi="Times New Roman" w:hint="eastAsia"/>
          <w:bCs/>
        </w:rPr>
        <w:t>处理精度比对</w:t>
      </w:r>
      <w:r w:rsidRPr="00A3306E">
        <w:rPr>
          <w:rFonts w:ascii="Times New Roman" w:eastAsia="宋体" w:hAnsi="Times New Roman" w:hint="eastAsia"/>
          <w:bCs/>
        </w:rPr>
        <w:t>。在第</w:t>
      </w:r>
      <w:r w:rsidR="007E621E" w:rsidRPr="00A3306E">
        <w:rPr>
          <w:rFonts w:ascii="Times New Roman" w:eastAsia="宋体" w:hAnsi="Times New Roman" w:hint="eastAsia"/>
          <w:bCs/>
        </w:rPr>
        <w:t>3</w:t>
      </w:r>
      <w:r w:rsidRPr="00A3306E">
        <w:rPr>
          <w:rFonts w:ascii="Times New Roman" w:eastAsia="宋体" w:hAnsi="Times New Roman" w:hint="eastAsia"/>
          <w:bCs/>
        </w:rPr>
        <w:t>节中，</w:t>
      </w:r>
      <w:r w:rsidR="007E621E" w:rsidRPr="00A3306E">
        <w:rPr>
          <w:rFonts w:ascii="Times New Roman" w:eastAsia="宋体" w:hAnsi="Times New Roman" w:hint="eastAsia"/>
          <w:bCs/>
        </w:rPr>
        <w:t>介绍</w:t>
      </w:r>
      <w:r w:rsidR="007E621E" w:rsidRPr="00A3306E">
        <w:rPr>
          <w:rFonts w:ascii="Times New Roman" w:eastAsia="宋体" w:hAnsi="Times New Roman" w:hint="eastAsia"/>
          <w:bCs/>
        </w:rPr>
        <w:t>KBR</w:t>
      </w:r>
      <w:r w:rsidR="007E621E" w:rsidRPr="00A3306E">
        <w:rPr>
          <w:rFonts w:ascii="Times New Roman" w:eastAsia="宋体" w:hAnsi="Times New Roman" w:hint="eastAsia"/>
          <w:bCs/>
        </w:rPr>
        <w:t>数据分析结果，基于</w:t>
      </w:r>
      <w:r w:rsidR="007E621E" w:rsidRPr="00A3306E">
        <w:rPr>
          <w:rFonts w:ascii="Times New Roman" w:eastAsia="宋体" w:hAnsi="Times New Roman" w:hint="eastAsia"/>
          <w:bCs/>
        </w:rPr>
        <w:t>KBR</w:t>
      </w:r>
      <w:r w:rsidRPr="00A3306E">
        <w:rPr>
          <w:rFonts w:ascii="Times New Roman" w:eastAsia="宋体" w:hAnsi="Times New Roman" w:hint="eastAsia"/>
          <w:bCs/>
        </w:rPr>
        <w:t>电离层</w:t>
      </w:r>
      <w:r w:rsidR="007E621E" w:rsidRPr="00A3306E">
        <w:rPr>
          <w:rFonts w:ascii="Times New Roman" w:eastAsia="宋体" w:hAnsi="Times New Roman" w:hint="eastAsia"/>
          <w:bCs/>
        </w:rPr>
        <w:t>矫正数据在</w:t>
      </w:r>
      <w:r w:rsidRPr="00A3306E">
        <w:rPr>
          <w:rFonts w:ascii="Times New Roman" w:eastAsia="宋体" w:hAnsi="Times New Roman" w:hint="eastAsia"/>
          <w:bCs/>
        </w:rPr>
        <w:t>0</w:t>
      </w:r>
      <w:r w:rsidRPr="00A3306E">
        <w:rPr>
          <w:rFonts w:ascii="Times New Roman" w:eastAsia="宋体" w:hAnsi="Times New Roman"/>
          <w:bCs/>
        </w:rPr>
        <w:t>.04</w:t>
      </w:r>
      <w:r w:rsidRPr="00A3306E">
        <w:rPr>
          <w:rFonts w:ascii="Times New Roman" w:eastAsia="宋体" w:hAnsi="Times New Roman" w:hint="eastAsia"/>
          <w:bCs/>
        </w:rPr>
        <w:t>-</w:t>
      </w:r>
      <w:r w:rsidRPr="00A3306E">
        <w:rPr>
          <w:rFonts w:ascii="Times New Roman" w:eastAsia="宋体" w:hAnsi="Times New Roman"/>
          <w:bCs/>
        </w:rPr>
        <w:t>0.08H</w:t>
      </w:r>
      <w:r w:rsidRPr="00A3306E">
        <w:rPr>
          <w:rFonts w:ascii="Times New Roman" w:eastAsia="宋体" w:hAnsi="Times New Roman" w:hint="eastAsia"/>
          <w:bCs/>
        </w:rPr>
        <w:t>z</w:t>
      </w:r>
      <w:r w:rsidR="007E621E" w:rsidRPr="00A3306E">
        <w:rPr>
          <w:rFonts w:ascii="Times New Roman" w:eastAsia="宋体" w:hAnsi="Times New Roman" w:hint="eastAsia"/>
          <w:bCs/>
        </w:rPr>
        <w:t>频段的特征性信号的全球分布特性，探讨</w:t>
      </w:r>
      <w:r w:rsidR="007E621E" w:rsidRPr="00A3306E">
        <w:rPr>
          <w:rFonts w:ascii="Times New Roman" w:eastAsia="宋体" w:hAnsi="Times New Roman" w:hint="eastAsia"/>
          <w:bCs/>
        </w:rPr>
        <w:t>KBR</w:t>
      </w:r>
      <w:r w:rsidR="007E621E" w:rsidRPr="00A3306E">
        <w:rPr>
          <w:rFonts w:ascii="Times New Roman" w:eastAsia="宋体" w:hAnsi="Times New Roman" w:hint="eastAsia"/>
          <w:bCs/>
        </w:rPr>
        <w:t>数据在全球电离层</w:t>
      </w:r>
      <w:r w:rsidRPr="00A3306E">
        <w:rPr>
          <w:rFonts w:ascii="Times New Roman" w:eastAsia="宋体" w:hAnsi="Times New Roman" w:hint="eastAsia"/>
          <w:bCs/>
        </w:rPr>
        <w:t>电子数</w:t>
      </w:r>
      <w:r w:rsidR="007E621E" w:rsidRPr="00A3306E">
        <w:rPr>
          <w:rFonts w:ascii="Times New Roman" w:eastAsia="宋体" w:hAnsi="Times New Roman" w:hint="eastAsia"/>
          <w:bCs/>
        </w:rPr>
        <w:t>波动监测领域的</w:t>
      </w:r>
      <w:r w:rsidR="005C07C8" w:rsidRPr="00A3306E">
        <w:rPr>
          <w:rFonts w:ascii="Times New Roman" w:eastAsia="宋体" w:hAnsi="Times New Roman" w:hint="eastAsia"/>
          <w:bCs/>
        </w:rPr>
        <w:t>可能</w:t>
      </w:r>
      <w:r w:rsidR="007E621E" w:rsidRPr="00A3306E">
        <w:rPr>
          <w:rFonts w:ascii="Times New Roman" w:eastAsia="宋体" w:hAnsi="Times New Roman" w:hint="eastAsia"/>
          <w:bCs/>
        </w:rPr>
        <w:t>应用</w:t>
      </w:r>
      <w:r w:rsidRPr="00A3306E">
        <w:rPr>
          <w:rFonts w:ascii="Times New Roman" w:eastAsia="宋体" w:hAnsi="Times New Roman" w:hint="eastAsia"/>
          <w:bCs/>
        </w:rPr>
        <w:t>。</w:t>
      </w:r>
    </w:p>
    <w:p w14:paraId="52E5CDF2" w14:textId="29BB6F8D" w:rsidR="00100A50" w:rsidRPr="00A3306E" w:rsidRDefault="003B2B01" w:rsidP="00544E64">
      <w:pPr>
        <w:adjustRightInd w:val="0"/>
        <w:snapToGrid w:val="0"/>
        <w:spacing w:beforeLines="50" w:before="156" w:afterLines="50" w:after="156" w:line="360" w:lineRule="auto"/>
        <w:ind w:right="210"/>
        <w:rPr>
          <w:rFonts w:ascii="Times New Roman" w:eastAsia="宋体" w:hAnsi="Times New Roman" w:cs="Times New Roman"/>
          <w:sz w:val="32"/>
          <w:szCs w:val="32"/>
        </w:rPr>
      </w:pPr>
      <w:r w:rsidRPr="00A3306E">
        <w:rPr>
          <w:rFonts w:ascii="Times New Roman" w:eastAsia="宋体" w:hAnsi="Times New Roman" w:cs="Times New Roman"/>
          <w:sz w:val="32"/>
          <w:szCs w:val="32"/>
        </w:rPr>
        <w:lastRenderedPageBreak/>
        <w:fldChar w:fldCharType="begin"/>
      </w:r>
      <w:r w:rsidRPr="00A3306E">
        <w:rPr>
          <w:rFonts w:ascii="Times New Roman" w:eastAsia="宋体" w:hAnsi="Times New Roman" w:cs="Times New Roman"/>
          <w:sz w:val="32"/>
          <w:szCs w:val="32"/>
        </w:rPr>
        <w:instrText xml:space="preserve"> MACROBUTTON AMEditEquationSection2 </w:instrText>
      </w:r>
      <w:r w:rsidRPr="00A3306E">
        <w:rPr>
          <w:rStyle w:val="AMEquationSection"/>
          <w:rFonts w:ascii="Times New Roman" w:hAnsi="Times New Roman" w:cs="Times New Roman"/>
        </w:rPr>
        <w:instrText>Equation Chapter 1 Section 1</w:instrText>
      </w:r>
      <w:r w:rsidRPr="00A3306E">
        <w:rPr>
          <w:rFonts w:ascii="Times New Roman" w:eastAsia="宋体" w:hAnsi="Times New Roman" w:cs="Times New Roman"/>
          <w:sz w:val="32"/>
          <w:szCs w:val="32"/>
        </w:rPr>
        <w:fldChar w:fldCharType="begin"/>
      </w:r>
      <w:r w:rsidRPr="00A3306E">
        <w:rPr>
          <w:rFonts w:ascii="Times New Roman" w:eastAsia="宋体" w:hAnsi="Times New Roman" w:cs="Times New Roman"/>
          <w:sz w:val="32"/>
          <w:szCs w:val="32"/>
        </w:rPr>
        <w:instrText xml:space="preserve"> SEQ AMEqn \r \h \* MERGEFORMAT </w:instrText>
      </w:r>
      <w:r w:rsidRPr="00A3306E">
        <w:rPr>
          <w:rFonts w:ascii="Times New Roman" w:eastAsia="宋体" w:hAnsi="Times New Roman" w:cs="Times New Roman"/>
          <w:sz w:val="32"/>
          <w:szCs w:val="32"/>
        </w:rPr>
        <w:fldChar w:fldCharType="end"/>
      </w:r>
      <w:r w:rsidRPr="00A3306E">
        <w:rPr>
          <w:rFonts w:ascii="Times New Roman" w:eastAsia="宋体" w:hAnsi="Times New Roman" w:cs="Times New Roman"/>
          <w:sz w:val="32"/>
          <w:szCs w:val="32"/>
        </w:rPr>
        <w:fldChar w:fldCharType="begin"/>
      </w:r>
      <w:r w:rsidRPr="00A3306E">
        <w:rPr>
          <w:rFonts w:ascii="Times New Roman" w:eastAsia="宋体" w:hAnsi="Times New Roman" w:cs="Times New Roman"/>
          <w:sz w:val="32"/>
          <w:szCs w:val="32"/>
        </w:rPr>
        <w:instrText xml:space="preserve"> SEQ AMSec \r 1 \h \* MERGEFORMAT </w:instrText>
      </w:r>
      <w:r w:rsidRPr="00A3306E">
        <w:rPr>
          <w:rFonts w:ascii="Times New Roman" w:eastAsia="宋体" w:hAnsi="Times New Roman" w:cs="Times New Roman"/>
          <w:sz w:val="32"/>
          <w:szCs w:val="32"/>
        </w:rPr>
        <w:fldChar w:fldCharType="end"/>
      </w:r>
      <w:r w:rsidRPr="00A3306E">
        <w:rPr>
          <w:rFonts w:ascii="Times New Roman" w:eastAsia="宋体" w:hAnsi="Times New Roman" w:cs="Times New Roman"/>
          <w:sz w:val="32"/>
          <w:szCs w:val="32"/>
        </w:rPr>
        <w:fldChar w:fldCharType="begin"/>
      </w:r>
      <w:r w:rsidRPr="00A3306E">
        <w:rPr>
          <w:rFonts w:ascii="Times New Roman" w:eastAsia="宋体" w:hAnsi="Times New Roman" w:cs="Times New Roman"/>
          <w:sz w:val="32"/>
          <w:szCs w:val="32"/>
        </w:rPr>
        <w:instrText xml:space="preserve"> SEQ AMChap \r 1 \h \* MERGEFORMAT </w:instrText>
      </w:r>
      <w:r w:rsidRPr="00A3306E">
        <w:rPr>
          <w:rFonts w:ascii="Times New Roman" w:eastAsia="宋体" w:hAnsi="Times New Roman" w:cs="Times New Roman"/>
          <w:sz w:val="32"/>
          <w:szCs w:val="32"/>
        </w:rPr>
        <w:fldChar w:fldCharType="end"/>
      </w:r>
      <w:r w:rsidRPr="00A3306E">
        <w:rPr>
          <w:rFonts w:ascii="Times New Roman" w:eastAsia="宋体" w:hAnsi="Times New Roman" w:cs="Times New Roman"/>
          <w:sz w:val="32"/>
          <w:szCs w:val="32"/>
        </w:rPr>
        <w:fldChar w:fldCharType="end"/>
      </w:r>
      <w:r w:rsidR="00100A50" w:rsidRPr="00A3306E">
        <w:rPr>
          <w:rFonts w:ascii="Times New Roman" w:eastAsia="宋体" w:hAnsi="Times New Roman" w:cs="Times New Roman"/>
          <w:sz w:val="32"/>
          <w:szCs w:val="32"/>
        </w:rPr>
        <w:t xml:space="preserve">1 </w:t>
      </w:r>
      <w:r w:rsidR="0039726D" w:rsidRPr="00A3306E">
        <w:rPr>
          <w:rFonts w:ascii="Times New Roman" w:eastAsia="宋体" w:hAnsi="Times New Roman" w:cs="Times New Roman" w:hint="eastAsia"/>
          <w:sz w:val="32"/>
          <w:szCs w:val="32"/>
        </w:rPr>
        <w:t>双频</w:t>
      </w:r>
      <w:r w:rsidR="00100A50" w:rsidRPr="00A3306E">
        <w:rPr>
          <w:rFonts w:ascii="Times New Roman" w:eastAsia="宋体" w:hAnsi="Times New Roman" w:cs="Times New Roman"/>
          <w:sz w:val="32"/>
          <w:szCs w:val="32"/>
        </w:rPr>
        <w:t>双向单程测距</w:t>
      </w:r>
      <w:r w:rsidR="000907C6" w:rsidRPr="00A3306E">
        <w:rPr>
          <w:rFonts w:ascii="Times New Roman" w:eastAsia="宋体" w:hAnsi="Times New Roman" w:cs="Times New Roman" w:hint="eastAsia"/>
          <w:sz w:val="32"/>
          <w:szCs w:val="32"/>
        </w:rPr>
        <w:t>原理</w:t>
      </w:r>
      <w:r w:rsidR="0039726D" w:rsidRPr="00A3306E">
        <w:rPr>
          <w:rFonts w:ascii="Times New Roman" w:eastAsia="宋体" w:hAnsi="Times New Roman" w:cs="Times New Roman" w:hint="eastAsia"/>
          <w:sz w:val="32"/>
          <w:szCs w:val="32"/>
        </w:rPr>
        <w:t>分析</w:t>
      </w:r>
    </w:p>
    <w:p w14:paraId="5DC33FDA" w14:textId="6E3FD56D" w:rsidR="0093739B" w:rsidRPr="00A3306E" w:rsidRDefault="004345B0" w:rsidP="00DE34C8">
      <w:pPr>
        <w:adjustRightInd w:val="0"/>
        <w:snapToGrid w:val="0"/>
        <w:spacing w:line="360" w:lineRule="auto"/>
        <w:ind w:firstLineChars="200" w:firstLine="420"/>
        <w:rPr>
          <w:rFonts w:ascii="Times New Roman" w:eastAsia="宋体" w:hAnsi="Times New Roman" w:cs="Times New Roman"/>
          <w:kern w:val="0"/>
        </w:rPr>
      </w:pPr>
      <w:r w:rsidRPr="00A3306E">
        <w:rPr>
          <w:rFonts w:ascii="Times New Roman" w:eastAsia="宋体" w:hAnsi="Times New Roman" w:cs="Times New Roman" w:hint="eastAsia"/>
          <w:kern w:val="0"/>
        </w:rPr>
        <w:t>如前文所述，</w:t>
      </w:r>
      <w:r w:rsidR="00920B73" w:rsidRPr="00A3306E">
        <w:rPr>
          <w:rFonts w:ascii="Times New Roman" w:eastAsia="宋体" w:hAnsi="Times New Roman" w:cs="Times New Roman" w:hint="eastAsia"/>
          <w:kern w:val="0"/>
        </w:rPr>
        <w:t>星载</w:t>
      </w:r>
      <w:r w:rsidR="00920B73" w:rsidRPr="00A3306E">
        <w:rPr>
          <w:rFonts w:ascii="Times New Roman" w:eastAsia="宋体" w:hAnsi="Times New Roman" w:cs="Times New Roman" w:hint="eastAsia"/>
          <w:kern w:val="0"/>
        </w:rPr>
        <w:t>KBR</w:t>
      </w:r>
      <w:r w:rsidR="00920B73" w:rsidRPr="00A3306E">
        <w:rPr>
          <w:rFonts w:ascii="Times New Roman" w:eastAsia="宋体" w:hAnsi="Times New Roman" w:cs="Times New Roman" w:hint="eastAsia"/>
          <w:kern w:val="0"/>
        </w:rPr>
        <w:t>系统</w:t>
      </w:r>
      <w:r w:rsidR="00B96D60" w:rsidRPr="00A3306E">
        <w:rPr>
          <w:rFonts w:ascii="Times New Roman" w:eastAsia="宋体" w:hAnsi="Times New Roman" w:cs="Times New Roman"/>
          <w:kern w:val="0"/>
        </w:rPr>
        <w:t>是</w:t>
      </w:r>
      <w:r w:rsidR="000C4F8A" w:rsidRPr="00A3306E">
        <w:rPr>
          <w:rFonts w:ascii="Times New Roman" w:eastAsia="宋体" w:hAnsi="Times New Roman" w:cs="Times New Roman"/>
          <w:kern w:val="0"/>
        </w:rPr>
        <w:t>低低跟踪</w:t>
      </w:r>
      <w:r w:rsidR="00B96D60" w:rsidRPr="00A3306E">
        <w:rPr>
          <w:rFonts w:ascii="Times New Roman" w:eastAsia="宋体" w:hAnsi="Times New Roman" w:cs="Times New Roman"/>
          <w:kern w:val="0"/>
        </w:rPr>
        <w:t>重力卫星的核心</w:t>
      </w:r>
      <w:r w:rsidR="00920B73" w:rsidRPr="00A3306E">
        <w:rPr>
          <w:rFonts w:ascii="Times New Roman" w:eastAsia="宋体" w:hAnsi="Times New Roman" w:cs="Times New Roman" w:hint="eastAsia"/>
          <w:kern w:val="0"/>
        </w:rPr>
        <w:t>科学载荷之一</w:t>
      </w:r>
      <w:r w:rsidR="00B96D60" w:rsidRPr="00A3306E">
        <w:rPr>
          <w:rFonts w:ascii="Times New Roman" w:eastAsia="宋体" w:hAnsi="Times New Roman" w:cs="Times New Roman"/>
          <w:kern w:val="0"/>
        </w:rPr>
        <w:t>，</w:t>
      </w:r>
      <w:r w:rsidR="00920B73" w:rsidRPr="00A3306E">
        <w:rPr>
          <w:rFonts w:ascii="Times New Roman" w:eastAsia="宋体" w:hAnsi="Times New Roman" w:cs="Times New Roman" w:hint="eastAsia"/>
          <w:kern w:val="0"/>
        </w:rPr>
        <w:t>高精度</w:t>
      </w:r>
      <w:r w:rsidR="00B96D60" w:rsidRPr="00A3306E">
        <w:rPr>
          <w:rFonts w:ascii="Times New Roman" w:eastAsia="宋体" w:hAnsi="Times New Roman" w:cs="Times New Roman"/>
          <w:kern w:val="0"/>
        </w:rPr>
        <w:t>星间微波</w:t>
      </w:r>
      <w:r w:rsidR="00920B73" w:rsidRPr="00A3306E">
        <w:rPr>
          <w:rFonts w:ascii="Times New Roman" w:eastAsia="宋体" w:hAnsi="Times New Roman" w:cs="Times New Roman" w:hint="eastAsia"/>
          <w:kern w:val="0"/>
        </w:rPr>
        <w:t>有偏</w:t>
      </w:r>
      <w:r w:rsidR="00B96D60" w:rsidRPr="00A3306E">
        <w:rPr>
          <w:rFonts w:ascii="Times New Roman" w:eastAsia="宋体" w:hAnsi="Times New Roman" w:cs="Times New Roman"/>
          <w:kern w:val="0"/>
        </w:rPr>
        <w:t>测距数据</w:t>
      </w:r>
      <w:r w:rsidR="00920B73" w:rsidRPr="00A3306E">
        <w:rPr>
          <w:rFonts w:ascii="Times New Roman" w:eastAsia="宋体" w:hAnsi="Times New Roman" w:cs="Times New Roman" w:hint="eastAsia"/>
          <w:kern w:val="0"/>
        </w:rPr>
        <w:t>则</w:t>
      </w:r>
      <w:r w:rsidR="00B96D60" w:rsidRPr="00A3306E">
        <w:rPr>
          <w:rFonts w:ascii="Times New Roman" w:eastAsia="宋体" w:hAnsi="Times New Roman" w:cs="Times New Roman"/>
          <w:kern w:val="0"/>
        </w:rPr>
        <w:t>是重力卫星任务的关键数据产品。</w:t>
      </w:r>
      <w:r w:rsidR="00985478" w:rsidRPr="00A3306E">
        <w:rPr>
          <w:rFonts w:ascii="Times New Roman" w:eastAsia="宋体" w:hAnsi="Times New Roman" w:cs="Times New Roman" w:hint="eastAsia"/>
          <w:kern w:val="0"/>
        </w:rPr>
        <w:t>以</w:t>
      </w:r>
      <w:r w:rsidR="00985478" w:rsidRPr="00A3306E">
        <w:rPr>
          <w:rFonts w:ascii="Times New Roman" w:eastAsia="宋体" w:hAnsi="Times New Roman" w:cs="Times New Roman" w:hint="eastAsia"/>
          <w:kern w:val="0"/>
        </w:rPr>
        <w:t>GRACE/GFO</w:t>
      </w:r>
      <w:r w:rsidR="00985478" w:rsidRPr="00A3306E">
        <w:rPr>
          <w:rFonts w:ascii="Times New Roman" w:eastAsia="宋体" w:hAnsi="Times New Roman" w:cs="Times New Roman" w:hint="eastAsia"/>
          <w:kern w:val="0"/>
        </w:rPr>
        <w:t>为例，经由预处理后，</w:t>
      </w:r>
      <w:r w:rsidR="00743BE0" w:rsidRPr="00A3306E">
        <w:rPr>
          <w:rFonts w:ascii="Times New Roman" w:eastAsia="宋体" w:hAnsi="Times New Roman" w:cs="Times New Roman"/>
          <w:kern w:val="0"/>
        </w:rPr>
        <w:t>KBR</w:t>
      </w:r>
      <w:r w:rsidR="00985478" w:rsidRPr="00A3306E">
        <w:rPr>
          <w:rFonts w:ascii="Times New Roman" w:eastAsia="宋体" w:hAnsi="Times New Roman" w:cs="Times New Roman" w:hint="eastAsia"/>
          <w:kern w:val="0"/>
        </w:rPr>
        <w:t>的</w:t>
      </w:r>
      <w:r w:rsidR="00743BE0" w:rsidRPr="00A3306E">
        <w:rPr>
          <w:rFonts w:ascii="Times New Roman" w:eastAsia="宋体" w:hAnsi="Times New Roman" w:cs="Times New Roman"/>
          <w:kern w:val="0"/>
        </w:rPr>
        <w:t>1</w:t>
      </w:r>
      <w:r w:rsidR="00544E64" w:rsidRPr="00A3306E">
        <w:rPr>
          <w:rFonts w:ascii="Times New Roman" w:eastAsia="宋体" w:hAnsi="Times New Roman" w:cs="Times New Roman"/>
          <w:kern w:val="0"/>
        </w:rPr>
        <w:t>B</w:t>
      </w:r>
      <w:r w:rsidR="00985478" w:rsidRPr="00A3306E">
        <w:rPr>
          <w:rFonts w:ascii="Times New Roman" w:eastAsia="宋体" w:hAnsi="Times New Roman" w:cs="Times New Roman" w:hint="eastAsia"/>
          <w:kern w:val="0"/>
        </w:rPr>
        <w:t>级</w:t>
      </w:r>
      <w:r w:rsidR="00743BE0" w:rsidRPr="00A3306E">
        <w:rPr>
          <w:rFonts w:ascii="Times New Roman" w:eastAsia="宋体" w:hAnsi="Times New Roman" w:cs="Times New Roman"/>
          <w:kern w:val="0"/>
        </w:rPr>
        <w:t>数</w:t>
      </w:r>
      <w:proofErr w:type="gramStart"/>
      <w:r w:rsidR="00743BE0" w:rsidRPr="00A3306E">
        <w:rPr>
          <w:rFonts w:ascii="Times New Roman" w:eastAsia="宋体" w:hAnsi="Times New Roman" w:cs="Times New Roman"/>
          <w:kern w:val="0"/>
        </w:rPr>
        <w:t>据</w:t>
      </w:r>
      <w:r w:rsidR="00985478" w:rsidRPr="00A3306E">
        <w:rPr>
          <w:rFonts w:ascii="Times New Roman" w:eastAsia="宋体" w:hAnsi="Times New Roman" w:cs="Times New Roman" w:hint="eastAsia"/>
          <w:kern w:val="0"/>
        </w:rPr>
        <w:t>产品</w:t>
      </w:r>
      <w:proofErr w:type="gramEnd"/>
      <w:r w:rsidR="00985478" w:rsidRPr="00A3306E">
        <w:rPr>
          <w:rFonts w:ascii="Times New Roman" w:eastAsia="宋体" w:hAnsi="Times New Roman" w:cs="Times New Roman" w:hint="eastAsia"/>
          <w:kern w:val="0"/>
        </w:rPr>
        <w:t>包含高精度微波双频</w:t>
      </w:r>
      <w:r w:rsidR="00985478" w:rsidRPr="00A3306E">
        <w:rPr>
          <w:rFonts w:ascii="Times New Roman" w:eastAsia="宋体" w:hAnsi="Times New Roman" w:cs="Times New Roman" w:hint="eastAsia"/>
          <w:kern w:val="0"/>
        </w:rPr>
        <w:t>DOWR</w:t>
      </w:r>
      <w:r w:rsidR="00985478" w:rsidRPr="00A3306E">
        <w:rPr>
          <w:rFonts w:ascii="Times New Roman" w:eastAsia="宋体" w:hAnsi="Times New Roman" w:cs="Times New Roman" w:hint="eastAsia"/>
          <w:kern w:val="0"/>
        </w:rPr>
        <w:t>测距数据，以及飞行时间、相位中心矫正数据。</w:t>
      </w:r>
      <w:r w:rsidR="00985478" w:rsidRPr="00A3306E">
        <w:rPr>
          <w:rFonts w:ascii="Times New Roman" w:eastAsia="宋体" w:hAnsi="Times New Roman" w:cs="Times New Roman" w:hint="eastAsia"/>
          <w:kern w:val="0"/>
        </w:rPr>
        <w:t>KBR</w:t>
      </w:r>
      <w:r w:rsidR="00985478" w:rsidRPr="00A3306E">
        <w:rPr>
          <w:rFonts w:ascii="Times New Roman" w:eastAsia="宋体" w:hAnsi="Times New Roman" w:cs="Times New Roman"/>
          <w:kern w:val="0"/>
        </w:rPr>
        <w:t xml:space="preserve"> 1</w:t>
      </w:r>
      <w:r w:rsidR="00985478" w:rsidRPr="00A3306E">
        <w:rPr>
          <w:rFonts w:ascii="Times New Roman" w:eastAsia="宋体" w:hAnsi="Times New Roman" w:cs="Times New Roman" w:hint="eastAsia"/>
          <w:kern w:val="0"/>
        </w:rPr>
        <w:t>B</w:t>
      </w:r>
      <w:r w:rsidR="00985478" w:rsidRPr="00A3306E">
        <w:rPr>
          <w:rFonts w:ascii="Times New Roman" w:eastAsia="宋体" w:hAnsi="Times New Roman" w:cs="Times New Roman" w:hint="eastAsia"/>
          <w:kern w:val="0"/>
        </w:rPr>
        <w:t>级数</w:t>
      </w:r>
      <w:proofErr w:type="gramStart"/>
      <w:r w:rsidR="00985478" w:rsidRPr="00A3306E">
        <w:rPr>
          <w:rFonts w:ascii="Times New Roman" w:eastAsia="宋体" w:hAnsi="Times New Roman" w:cs="Times New Roman" w:hint="eastAsia"/>
          <w:kern w:val="0"/>
        </w:rPr>
        <w:t>据作为</w:t>
      </w:r>
      <w:proofErr w:type="gramEnd"/>
      <w:r w:rsidR="00985478" w:rsidRPr="00A3306E">
        <w:rPr>
          <w:rFonts w:ascii="Times New Roman" w:eastAsia="宋体" w:hAnsi="Times New Roman" w:cs="Times New Roman" w:hint="eastAsia"/>
          <w:kern w:val="0"/>
        </w:rPr>
        <w:t>专业科学数据处理的关键输入，</w:t>
      </w:r>
      <w:r w:rsidR="00B96D60" w:rsidRPr="00A3306E">
        <w:rPr>
          <w:rFonts w:ascii="Times New Roman" w:eastAsia="宋体" w:hAnsi="Times New Roman" w:cs="Times New Roman"/>
          <w:kern w:val="0"/>
        </w:rPr>
        <w:t>结合</w:t>
      </w:r>
      <w:r w:rsidR="00B96D60" w:rsidRPr="00A3306E">
        <w:rPr>
          <w:rFonts w:ascii="Times New Roman" w:eastAsia="宋体" w:hAnsi="Times New Roman" w:cs="Times New Roman"/>
          <w:kern w:val="0"/>
        </w:rPr>
        <w:t>GPS</w:t>
      </w:r>
      <w:r w:rsidR="00B96D60" w:rsidRPr="00A3306E">
        <w:rPr>
          <w:rFonts w:ascii="Times New Roman" w:eastAsia="宋体" w:hAnsi="Times New Roman" w:cs="Times New Roman"/>
          <w:kern w:val="0"/>
        </w:rPr>
        <w:t>精密定轨数据</w:t>
      </w:r>
      <w:r w:rsidR="00985478" w:rsidRPr="00A3306E">
        <w:rPr>
          <w:rFonts w:ascii="Times New Roman" w:eastAsia="宋体" w:hAnsi="Times New Roman" w:cs="Times New Roman" w:hint="eastAsia"/>
          <w:kern w:val="0"/>
        </w:rPr>
        <w:t>产品以及</w:t>
      </w:r>
      <w:r w:rsidR="00B96D60" w:rsidRPr="00A3306E">
        <w:rPr>
          <w:rFonts w:ascii="Times New Roman" w:eastAsia="宋体" w:hAnsi="Times New Roman" w:cs="Times New Roman"/>
          <w:kern w:val="0"/>
        </w:rPr>
        <w:t>加速度计</w:t>
      </w:r>
      <w:r w:rsidR="00985478" w:rsidRPr="00A3306E">
        <w:rPr>
          <w:rFonts w:ascii="Times New Roman" w:eastAsia="宋体" w:hAnsi="Times New Roman" w:cs="Times New Roman" w:hint="eastAsia"/>
          <w:kern w:val="0"/>
        </w:rPr>
        <w:t>非保守力测量</w:t>
      </w:r>
      <w:r w:rsidR="00B96D60" w:rsidRPr="00A3306E">
        <w:rPr>
          <w:rFonts w:ascii="Times New Roman" w:eastAsia="宋体" w:hAnsi="Times New Roman" w:cs="Times New Roman"/>
          <w:kern w:val="0"/>
        </w:rPr>
        <w:t>数据</w:t>
      </w:r>
      <w:r w:rsidR="00985478" w:rsidRPr="00A3306E">
        <w:rPr>
          <w:rFonts w:ascii="Times New Roman" w:eastAsia="宋体" w:hAnsi="Times New Roman" w:cs="Times New Roman" w:hint="eastAsia"/>
          <w:kern w:val="0"/>
        </w:rPr>
        <w:t>产品，</w:t>
      </w:r>
      <w:r w:rsidR="00B96D60" w:rsidRPr="00A3306E">
        <w:rPr>
          <w:rFonts w:ascii="Times New Roman" w:eastAsia="宋体" w:hAnsi="Times New Roman" w:cs="Times New Roman"/>
          <w:kern w:val="0"/>
        </w:rPr>
        <w:t>可</w:t>
      </w:r>
      <w:r w:rsidR="00985478" w:rsidRPr="00A3306E">
        <w:rPr>
          <w:rFonts w:ascii="Times New Roman" w:eastAsia="宋体" w:hAnsi="Times New Roman" w:cs="Times New Roman" w:hint="eastAsia"/>
          <w:kern w:val="0"/>
        </w:rPr>
        <w:t>实现</w:t>
      </w:r>
      <w:r w:rsidR="00B96D60" w:rsidRPr="00A3306E">
        <w:rPr>
          <w:rFonts w:ascii="Times New Roman" w:eastAsia="宋体" w:hAnsi="Times New Roman" w:cs="Times New Roman"/>
          <w:kern w:val="0"/>
        </w:rPr>
        <w:t>地球静态和时变重力场模型</w:t>
      </w:r>
      <w:r w:rsidR="00985478" w:rsidRPr="00A3306E">
        <w:rPr>
          <w:rFonts w:ascii="Times New Roman" w:eastAsia="宋体" w:hAnsi="Times New Roman" w:cs="Times New Roman" w:hint="eastAsia"/>
          <w:kern w:val="0"/>
        </w:rPr>
        <w:t>的构建</w:t>
      </w:r>
      <w:r w:rsidR="00B96D60" w:rsidRPr="00A3306E">
        <w:rPr>
          <w:rFonts w:ascii="Times New Roman" w:eastAsia="宋体" w:hAnsi="Times New Roman" w:cs="Times New Roman"/>
          <w:kern w:val="0"/>
        </w:rPr>
        <w:t>，</w:t>
      </w:r>
      <w:r w:rsidR="00985478" w:rsidRPr="00A3306E">
        <w:rPr>
          <w:rFonts w:ascii="Times New Roman" w:eastAsia="宋体" w:hAnsi="Times New Roman" w:cs="Times New Roman" w:hint="eastAsia"/>
          <w:kern w:val="0"/>
        </w:rPr>
        <w:t>获得</w:t>
      </w:r>
      <w:r w:rsidR="000C4F8A" w:rsidRPr="00A3306E">
        <w:rPr>
          <w:rFonts w:ascii="Times New Roman" w:eastAsia="宋体" w:hAnsi="Times New Roman" w:cs="Times New Roman"/>
          <w:kern w:val="0"/>
        </w:rPr>
        <w:t>低低跟踪</w:t>
      </w:r>
      <w:r w:rsidR="00B96D60" w:rsidRPr="00A3306E">
        <w:rPr>
          <w:rFonts w:ascii="Times New Roman" w:eastAsia="宋体" w:hAnsi="Times New Roman" w:cs="Times New Roman"/>
          <w:kern w:val="0"/>
        </w:rPr>
        <w:t>重力卫星</w:t>
      </w:r>
      <w:r w:rsidR="00985478" w:rsidRPr="00A3306E">
        <w:rPr>
          <w:rFonts w:ascii="Times New Roman" w:eastAsia="宋体" w:hAnsi="Times New Roman" w:cs="Times New Roman" w:hint="eastAsia"/>
          <w:kern w:val="0"/>
        </w:rPr>
        <w:t>任务</w:t>
      </w:r>
      <w:r w:rsidR="00B96D60" w:rsidRPr="00A3306E">
        <w:rPr>
          <w:rFonts w:ascii="Times New Roman" w:eastAsia="宋体" w:hAnsi="Times New Roman" w:cs="Times New Roman"/>
          <w:kern w:val="0"/>
        </w:rPr>
        <w:t>最终科学数据产品。本节</w:t>
      </w:r>
      <w:r w:rsidR="00A208C9" w:rsidRPr="00A3306E">
        <w:rPr>
          <w:rFonts w:ascii="Times New Roman" w:eastAsia="宋体" w:hAnsi="Times New Roman" w:cs="Times New Roman" w:hint="eastAsia"/>
          <w:kern w:val="0"/>
        </w:rPr>
        <w:t>以</w:t>
      </w:r>
      <w:r w:rsidR="00A208C9" w:rsidRPr="00A3306E">
        <w:rPr>
          <w:rFonts w:ascii="Times New Roman" w:eastAsia="宋体" w:hAnsi="Times New Roman" w:cs="Times New Roman"/>
          <w:kern w:val="0"/>
        </w:rPr>
        <w:t>GFO</w:t>
      </w:r>
      <w:r w:rsidR="00A208C9" w:rsidRPr="00A3306E">
        <w:rPr>
          <w:rFonts w:ascii="Times New Roman" w:eastAsia="宋体" w:hAnsi="Times New Roman" w:cs="Times New Roman" w:hint="eastAsia"/>
          <w:kern w:val="0"/>
        </w:rPr>
        <w:t>为例，</w:t>
      </w:r>
      <w:r w:rsidR="00743BE0" w:rsidRPr="00A3306E">
        <w:rPr>
          <w:rFonts w:ascii="Times New Roman" w:eastAsia="宋体" w:hAnsi="Times New Roman" w:cs="Times New Roman"/>
          <w:kern w:val="0"/>
        </w:rPr>
        <w:t>从</w:t>
      </w:r>
      <w:r w:rsidR="00B96D60" w:rsidRPr="00A3306E">
        <w:rPr>
          <w:rFonts w:ascii="Times New Roman" w:eastAsia="宋体" w:hAnsi="Times New Roman" w:cs="Times New Roman"/>
          <w:kern w:val="0"/>
        </w:rPr>
        <w:t>星载</w:t>
      </w:r>
      <w:r w:rsidR="00DE34C8" w:rsidRPr="00A3306E">
        <w:rPr>
          <w:rFonts w:ascii="Times New Roman" w:eastAsia="宋体" w:hAnsi="Times New Roman" w:cs="Times New Roman" w:hint="eastAsia"/>
          <w:kern w:val="0"/>
        </w:rPr>
        <w:t>KBR</w:t>
      </w:r>
      <w:r w:rsidR="00B96D60" w:rsidRPr="00A3306E">
        <w:rPr>
          <w:rFonts w:ascii="Times New Roman" w:eastAsia="宋体" w:hAnsi="Times New Roman" w:cs="Times New Roman"/>
          <w:kern w:val="0"/>
        </w:rPr>
        <w:t>系统测量原理</w:t>
      </w:r>
      <w:r w:rsidR="00743BE0" w:rsidRPr="00A3306E">
        <w:rPr>
          <w:rFonts w:ascii="Times New Roman" w:eastAsia="宋体" w:hAnsi="Times New Roman" w:cs="Times New Roman"/>
          <w:kern w:val="0"/>
        </w:rPr>
        <w:t>出发</w:t>
      </w:r>
      <w:r w:rsidR="00DE34C8" w:rsidRPr="00A3306E">
        <w:rPr>
          <w:rFonts w:ascii="Times New Roman" w:eastAsia="宋体" w:hAnsi="Times New Roman" w:cs="Times New Roman" w:hint="eastAsia"/>
          <w:kern w:val="0"/>
        </w:rPr>
        <w:t>，基于</w:t>
      </w:r>
      <w:r w:rsidR="00B96D60" w:rsidRPr="00A3306E">
        <w:rPr>
          <w:rFonts w:ascii="Times New Roman" w:eastAsia="宋体" w:hAnsi="Times New Roman" w:cs="Times New Roman"/>
          <w:kern w:val="0"/>
        </w:rPr>
        <w:t>噪声</w:t>
      </w:r>
      <w:r w:rsidR="00DE34C8" w:rsidRPr="00A3306E">
        <w:rPr>
          <w:rFonts w:ascii="Times New Roman" w:eastAsia="宋体" w:hAnsi="Times New Roman" w:cs="Times New Roman" w:hint="eastAsia"/>
          <w:kern w:val="0"/>
        </w:rPr>
        <w:t>分解与建模</w:t>
      </w:r>
      <w:r w:rsidR="00743BE0" w:rsidRPr="00A3306E">
        <w:rPr>
          <w:rFonts w:ascii="Times New Roman" w:eastAsia="宋体" w:hAnsi="Times New Roman" w:cs="Times New Roman"/>
          <w:kern w:val="0"/>
        </w:rPr>
        <w:t>分析，</w:t>
      </w:r>
      <w:r w:rsidR="00DE34C8" w:rsidRPr="00A3306E">
        <w:rPr>
          <w:rFonts w:ascii="Times New Roman" w:eastAsia="宋体" w:hAnsi="Times New Roman" w:cs="Times New Roman" w:hint="eastAsia"/>
          <w:kern w:val="0"/>
        </w:rPr>
        <w:t>简介</w:t>
      </w:r>
      <w:r w:rsidR="00DE34C8" w:rsidRPr="00A3306E">
        <w:rPr>
          <w:rFonts w:ascii="Times New Roman" w:eastAsia="宋体" w:hAnsi="Times New Roman" w:cs="Times New Roman" w:hint="eastAsia"/>
          <w:kern w:val="0"/>
        </w:rPr>
        <w:t>KBR</w:t>
      </w:r>
      <w:r w:rsidR="00DE34C8" w:rsidRPr="00A3306E">
        <w:rPr>
          <w:rFonts w:ascii="Times New Roman" w:eastAsia="宋体" w:hAnsi="Times New Roman" w:cs="Times New Roman" w:hint="eastAsia"/>
          <w:kern w:val="0"/>
        </w:rPr>
        <w:t>数据预处理中</w:t>
      </w:r>
      <w:r w:rsidR="00A208C9" w:rsidRPr="00A3306E">
        <w:rPr>
          <w:rFonts w:ascii="Times New Roman" w:eastAsia="宋体" w:hAnsi="Times New Roman" w:cs="Times New Roman" w:hint="eastAsia"/>
          <w:kern w:val="0"/>
        </w:rPr>
        <w:t>对</w:t>
      </w:r>
      <w:r w:rsidR="00DE34C8" w:rsidRPr="00A3306E">
        <w:rPr>
          <w:rFonts w:ascii="Times New Roman" w:eastAsia="宋体" w:hAnsi="Times New Roman" w:cs="Times New Roman" w:hint="eastAsia"/>
          <w:kern w:val="0"/>
        </w:rPr>
        <w:t>关键载波频率不稳定性噪声</w:t>
      </w:r>
      <w:r w:rsidR="00A208C9" w:rsidRPr="00A3306E">
        <w:rPr>
          <w:rFonts w:ascii="Times New Roman" w:eastAsia="宋体" w:hAnsi="Times New Roman" w:cs="Times New Roman" w:hint="eastAsia"/>
          <w:kern w:val="0"/>
        </w:rPr>
        <w:t>实现</w:t>
      </w:r>
      <w:r w:rsidR="00DE34C8" w:rsidRPr="00A3306E">
        <w:rPr>
          <w:rFonts w:ascii="Times New Roman" w:eastAsia="宋体" w:hAnsi="Times New Roman" w:cs="Times New Roman" w:hint="eastAsia"/>
          <w:kern w:val="0"/>
        </w:rPr>
        <w:t>跨越多个量级高效抑制</w:t>
      </w:r>
      <w:r w:rsidR="00A208C9" w:rsidRPr="00A3306E">
        <w:rPr>
          <w:rFonts w:ascii="Times New Roman" w:eastAsia="宋体" w:hAnsi="Times New Roman" w:cs="Times New Roman" w:hint="eastAsia"/>
          <w:kern w:val="0"/>
        </w:rPr>
        <w:t>的方法</w:t>
      </w:r>
      <w:r w:rsidR="00DE34C8" w:rsidRPr="00A3306E">
        <w:rPr>
          <w:rFonts w:ascii="Times New Roman" w:eastAsia="宋体" w:hAnsi="Times New Roman" w:cs="Times New Roman" w:hint="eastAsia"/>
          <w:kern w:val="0"/>
        </w:rPr>
        <w:t>，以及电离层</w:t>
      </w:r>
      <w:r w:rsidR="00A208C9" w:rsidRPr="00A3306E">
        <w:rPr>
          <w:rFonts w:ascii="Times New Roman" w:eastAsia="宋体" w:hAnsi="Times New Roman" w:cs="Times New Roman" w:hint="eastAsia"/>
          <w:kern w:val="0"/>
        </w:rPr>
        <w:t>影响</w:t>
      </w:r>
      <w:r w:rsidR="00DE34C8" w:rsidRPr="00A3306E">
        <w:rPr>
          <w:rFonts w:ascii="Times New Roman" w:eastAsia="宋体" w:hAnsi="Times New Roman" w:cs="Times New Roman" w:hint="eastAsia"/>
          <w:kern w:val="0"/>
        </w:rPr>
        <w:t>、飞行时间、相位中心</w:t>
      </w:r>
      <w:r w:rsidR="00A208C9" w:rsidRPr="00A3306E">
        <w:rPr>
          <w:rFonts w:ascii="Times New Roman" w:eastAsia="宋体" w:hAnsi="Times New Roman" w:cs="Times New Roman" w:hint="eastAsia"/>
          <w:kern w:val="0"/>
        </w:rPr>
        <w:t>到质心</w:t>
      </w:r>
      <w:r w:rsidR="00DE34C8" w:rsidRPr="00A3306E">
        <w:rPr>
          <w:rFonts w:ascii="Times New Roman" w:eastAsia="宋体" w:hAnsi="Times New Roman" w:cs="Times New Roman" w:hint="eastAsia"/>
          <w:kern w:val="0"/>
        </w:rPr>
        <w:t>等关键矫正的方法</w:t>
      </w:r>
      <w:r w:rsidR="0093739B" w:rsidRPr="00A3306E">
        <w:rPr>
          <w:rFonts w:ascii="Times New Roman" w:eastAsia="宋体" w:hAnsi="Times New Roman" w:cs="Times New Roman"/>
          <w:kern w:val="0"/>
        </w:rPr>
        <w:t>。</w:t>
      </w:r>
    </w:p>
    <w:p w14:paraId="516DCD8D" w14:textId="10E375B9" w:rsidR="00DE34C8" w:rsidRPr="00A3306E" w:rsidRDefault="00DE34C8" w:rsidP="00DE34C8">
      <w:pPr>
        <w:pStyle w:val="ae"/>
        <w:numPr>
          <w:ilvl w:val="1"/>
          <w:numId w:val="6"/>
        </w:numPr>
        <w:adjustRightInd w:val="0"/>
        <w:snapToGrid w:val="0"/>
        <w:ind w:firstLineChars="0"/>
        <w:rPr>
          <w:rFonts w:cs="Times New Roman"/>
          <w:b/>
          <w:kern w:val="0"/>
        </w:rPr>
      </w:pPr>
      <w:r w:rsidRPr="00A3306E">
        <w:rPr>
          <w:rFonts w:cs="Times New Roman" w:hint="eastAsia"/>
          <w:b/>
          <w:kern w:val="0"/>
        </w:rPr>
        <w:t>星间高精度</w:t>
      </w:r>
      <w:r w:rsidRPr="00A3306E">
        <w:rPr>
          <w:rFonts w:cs="Times New Roman"/>
          <w:b/>
          <w:kern w:val="0"/>
        </w:rPr>
        <w:t>KBR</w:t>
      </w:r>
      <w:r w:rsidRPr="00A3306E">
        <w:rPr>
          <w:rFonts w:cs="Times New Roman" w:hint="eastAsia"/>
          <w:b/>
          <w:kern w:val="0"/>
        </w:rPr>
        <w:t>测量噪声源</w:t>
      </w:r>
      <w:commentRangeStart w:id="48"/>
      <w:r w:rsidRPr="00A3306E">
        <w:rPr>
          <w:rFonts w:cs="Times New Roman" w:hint="eastAsia"/>
          <w:b/>
          <w:kern w:val="0"/>
        </w:rPr>
        <w:t>分解</w:t>
      </w:r>
      <w:commentRangeEnd w:id="48"/>
      <w:r w:rsidR="002B1CCF" w:rsidRPr="00A3306E">
        <w:rPr>
          <w:rStyle w:val="af8"/>
          <w:b/>
          <w:rPrChange w:id="49" w:author="Reuben" w:date="2022-03-15T21:11:00Z">
            <w:rPr>
              <w:rStyle w:val="af8"/>
              <w:rFonts w:asciiTheme="minorHAnsi" w:eastAsiaTheme="minorEastAsia" w:hAnsiTheme="minorHAnsi"/>
              <w:b/>
            </w:rPr>
          </w:rPrChange>
        </w:rPr>
        <w:commentReference w:id="48"/>
      </w:r>
    </w:p>
    <w:p w14:paraId="0127F63B" w14:textId="78348F5F" w:rsidR="00A02CFB" w:rsidRPr="00A3306E" w:rsidRDefault="00A02CFB" w:rsidP="004D0A9C">
      <w:pPr>
        <w:pStyle w:val="ae"/>
        <w:adjustRightInd w:val="0"/>
        <w:snapToGrid w:val="0"/>
        <w:ind w:left="367" w:firstLineChars="0" w:firstLine="0"/>
        <w:rPr>
          <w:rFonts w:cs="Times New Roman"/>
          <w:kern w:val="0"/>
        </w:rPr>
      </w:pPr>
    </w:p>
    <w:p w14:paraId="599B7D0C" w14:textId="57A64295" w:rsidR="00DE34C8" w:rsidRPr="00A3306E" w:rsidRDefault="00DE34C8" w:rsidP="00DE34C8">
      <w:pPr>
        <w:adjustRightInd w:val="0"/>
        <w:snapToGrid w:val="0"/>
        <w:spacing w:line="360" w:lineRule="auto"/>
        <w:jc w:val="center"/>
        <w:rPr>
          <w:rFonts w:ascii="Times New Roman" w:eastAsia="宋体" w:hAnsi="Times New Roman" w:cs="Times New Roman"/>
          <w:kern w:val="0"/>
        </w:rPr>
      </w:pPr>
      <w:commentRangeStart w:id="50"/>
      <w:r w:rsidRPr="00A3306E">
        <w:rPr>
          <w:rFonts w:ascii="Times New Roman" w:eastAsia="宋体" w:hAnsi="Times New Roman" w:cs="Times New Roman"/>
          <w:noProof/>
          <w:kern w:val="0"/>
        </w:rPr>
        <w:drawing>
          <wp:inline distT="0" distB="0" distL="0" distR="0" wp14:anchorId="6A769F01" wp14:editId="24B16E2F">
            <wp:extent cx="4973956" cy="3180664"/>
            <wp:effectExtent l="0" t="0" r="0" b="1270"/>
            <wp:docPr id="9" name="图片 8">
              <a:extLst xmlns:a="http://schemas.openxmlformats.org/drawingml/2006/main">
                <a:ext uri="{FF2B5EF4-FFF2-40B4-BE49-F238E27FC236}">
                  <a16:creationId xmlns:a16="http://schemas.microsoft.com/office/drawing/2014/main" id="{6F4108DB-321E-43AC-B94D-0FA2B8DE50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6F4108DB-321E-43AC-B94D-0FA2B8DE50BB}"/>
                        </a:ext>
                      </a:extLst>
                    </pic:cNvPr>
                    <pic:cNvPicPr>
                      <a:picLocks noChangeAspect="1"/>
                    </pic:cNvPicPr>
                  </pic:nvPicPr>
                  <pic:blipFill>
                    <a:blip r:embed="rId13"/>
                    <a:stretch>
                      <a:fillRect/>
                    </a:stretch>
                  </pic:blipFill>
                  <pic:spPr>
                    <a:xfrm>
                      <a:off x="0" y="0"/>
                      <a:ext cx="4980458" cy="3184822"/>
                    </a:xfrm>
                    <a:prstGeom prst="rect">
                      <a:avLst/>
                    </a:prstGeom>
                  </pic:spPr>
                </pic:pic>
              </a:graphicData>
            </a:graphic>
          </wp:inline>
        </w:drawing>
      </w:r>
      <w:commentRangeEnd w:id="50"/>
      <w:r w:rsidR="002B1CCF" w:rsidRPr="00A3306E">
        <w:rPr>
          <w:rStyle w:val="af8"/>
          <w:rFonts w:ascii="Times New Roman" w:eastAsia="宋体" w:hAnsi="Times New Roman"/>
          <w:rPrChange w:id="51" w:author="Reuben" w:date="2022-03-15T21:11:00Z">
            <w:rPr>
              <w:rStyle w:val="af8"/>
            </w:rPr>
          </w:rPrChange>
        </w:rPr>
        <w:commentReference w:id="50"/>
      </w:r>
    </w:p>
    <w:p w14:paraId="20554425" w14:textId="3B5B6B3B" w:rsidR="00DE34C8" w:rsidRPr="00A3306E" w:rsidRDefault="00DE34C8" w:rsidP="004D0A9C">
      <w:pPr>
        <w:adjustRightInd w:val="0"/>
        <w:snapToGrid w:val="0"/>
        <w:spacing w:line="360" w:lineRule="auto"/>
        <w:jc w:val="center"/>
        <w:rPr>
          <w:rFonts w:ascii="Times New Roman" w:eastAsia="宋体" w:hAnsi="Times New Roman" w:cs="Times New Roman"/>
          <w:sz w:val="16"/>
          <w:szCs w:val="16"/>
        </w:rPr>
      </w:pPr>
      <w:r w:rsidRPr="00A3306E">
        <w:rPr>
          <w:rFonts w:ascii="Times New Roman" w:eastAsia="宋体" w:hAnsi="Times New Roman" w:cs="Times New Roman"/>
          <w:sz w:val="16"/>
          <w:szCs w:val="16"/>
        </w:rPr>
        <w:t>图</w:t>
      </w:r>
      <w:r w:rsidRPr="00A3306E">
        <w:rPr>
          <w:rFonts w:ascii="Times New Roman" w:eastAsia="宋体" w:hAnsi="Times New Roman" w:cs="Times New Roman"/>
          <w:sz w:val="16"/>
          <w:szCs w:val="16"/>
        </w:rPr>
        <w:t xml:space="preserve"> </w:t>
      </w:r>
      <w:r w:rsidRPr="00A3306E">
        <w:rPr>
          <w:rFonts w:ascii="Times New Roman" w:eastAsia="宋体" w:hAnsi="Times New Roman" w:cs="Times New Roman"/>
          <w:sz w:val="16"/>
          <w:szCs w:val="16"/>
        </w:rPr>
        <w:fldChar w:fldCharType="begin"/>
      </w:r>
      <w:r w:rsidRPr="00A3306E">
        <w:rPr>
          <w:rFonts w:ascii="Times New Roman" w:eastAsia="宋体" w:hAnsi="Times New Roman" w:cs="Times New Roman"/>
          <w:sz w:val="16"/>
          <w:szCs w:val="16"/>
        </w:rPr>
        <w:instrText xml:space="preserve"> SEQ </w:instrText>
      </w:r>
      <w:r w:rsidRPr="00A3306E">
        <w:rPr>
          <w:rFonts w:ascii="Times New Roman" w:eastAsia="宋体" w:hAnsi="Times New Roman" w:cs="Times New Roman"/>
          <w:sz w:val="16"/>
          <w:szCs w:val="16"/>
        </w:rPr>
        <w:instrText>图</w:instrText>
      </w:r>
      <w:r w:rsidRPr="00A3306E">
        <w:rPr>
          <w:rFonts w:ascii="Times New Roman" w:eastAsia="宋体" w:hAnsi="Times New Roman" w:cs="Times New Roman"/>
          <w:sz w:val="16"/>
          <w:szCs w:val="16"/>
        </w:rPr>
        <w:instrText xml:space="preserve"> \* ARABIC </w:instrText>
      </w:r>
      <w:r w:rsidRPr="00A3306E">
        <w:rPr>
          <w:rFonts w:ascii="Times New Roman" w:eastAsia="宋体" w:hAnsi="Times New Roman" w:cs="Times New Roman"/>
          <w:sz w:val="16"/>
          <w:szCs w:val="16"/>
        </w:rPr>
        <w:fldChar w:fldCharType="separate"/>
      </w:r>
      <w:r w:rsidR="00AB4BEE" w:rsidRPr="00A3306E">
        <w:rPr>
          <w:rFonts w:ascii="Times New Roman" w:eastAsia="宋体" w:hAnsi="Times New Roman" w:cs="Times New Roman"/>
          <w:noProof/>
          <w:sz w:val="16"/>
          <w:szCs w:val="16"/>
        </w:rPr>
        <w:t>1</w:t>
      </w:r>
      <w:r w:rsidRPr="00A3306E">
        <w:rPr>
          <w:rFonts w:ascii="Times New Roman" w:eastAsia="宋体" w:hAnsi="Times New Roman" w:cs="Times New Roman"/>
          <w:sz w:val="16"/>
          <w:szCs w:val="16"/>
        </w:rPr>
        <w:fldChar w:fldCharType="end"/>
      </w:r>
      <w:r w:rsidRPr="00A3306E">
        <w:rPr>
          <w:rFonts w:ascii="Times New Roman" w:eastAsia="宋体" w:hAnsi="Times New Roman" w:cs="Times New Roman"/>
          <w:sz w:val="16"/>
          <w:szCs w:val="16"/>
        </w:rPr>
        <w:t xml:space="preserve"> KBR</w:t>
      </w:r>
      <w:r w:rsidRPr="00A3306E">
        <w:rPr>
          <w:rFonts w:ascii="Times New Roman" w:eastAsia="宋体" w:hAnsi="Times New Roman" w:cs="Times New Roman" w:hint="eastAsia"/>
          <w:sz w:val="16"/>
          <w:szCs w:val="16"/>
        </w:rPr>
        <w:t>测量系统</w:t>
      </w:r>
      <w:r w:rsidR="00A02CFB" w:rsidRPr="00A3306E">
        <w:rPr>
          <w:rFonts w:ascii="Times New Roman" w:eastAsia="宋体" w:hAnsi="Times New Roman" w:cs="Times New Roman" w:hint="eastAsia"/>
          <w:sz w:val="16"/>
          <w:szCs w:val="16"/>
        </w:rPr>
        <w:t>主要噪声源分解。</w:t>
      </w:r>
    </w:p>
    <w:p w14:paraId="2D973EF3" w14:textId="2518CAB4" w:rsidR="00A02CFB" w:rsidRPr="00A3306E" w:rsidRDefault="00A02CFB">
      <w:pPr>
        <w:adjustRightInd w:val="0"/>
        <w:snapToGrid w:val="0"/>
        <w:spacing w:line="360" w:lineRule="auto"/>
        <w:jc w:val="center"/>
        <w:rPr>
          <w:rFonts w:ascii="Times New Roman" w:eastAsia="宋体" w:hAnsi="Times New Roman" w:cs="Times New Roman"/>
          <w:sz w:val="16"/>
          <w:szCs w:val="16"/>
        </w:rPr>
      </w:pPr>
      <w:r w:rsidRPr="00A3306E">
        <w:rPr>
          <w:rFonts w:ascii="Times New Roman" w:eastAsia="宋体" w:hAnsi="Times New Roman" w:cs="Times New Roman"/>
          <w:sz w:val="16"/>
          <w:szCs w:val="16"/>
        </w:rPr>
        <w:t xml:space="preserve">Figure </w:t>
      </w:r>
      <w:r w:rsidRPr="00A3306E">
        <w:rPr>
          <w:rFonts w:ascii="Times New Roman" w:eastAsia="宋体" w:hAnsi="Times New Roman" w:cs="Times New Roman"/>
          <w:sz w:val="16"/>
          <w:szCs w:val="16"/>
        </w:rPr>
        <w:fldChar w:fldCharType="begin"/>
      </w:r>
      <w:r w:rsidRPr="00A3306E">
        <w:rPr>
          <w:rFonts w:ascii="Times New Roman" w:eastAsia="宋体" w:hAnsi="Times New Roman" w:cs="Times New Roman"/>
          <w:sz w:val="16"/>
          <w:szCs w:val="16"/>
        </w:rPr>
        <w:instrText xml:space="preserve"> SEQ Figure \* ARABIC </w:instrText>
      </w:r>
      <w:r w:rsidRPr="00A3306E">
        <w:rPr>
          <w:rFonts w:ascii="Times New Roman" w:eastAsia="宋体" w:hAnsi="Times New Roman" w:cs="Times New Roman"/>
          <w:sz w:val="16"/>
          <w:szCs w:val="16"/>
        </w:rPr>
        <w:fldChar w:fldCharType="separate"/>
      </w:r>
      <w:r w:rsidR="00AB4BEE" w:rsidRPr="00A3306E">
        <w:rPr>
          <w:rFonts w:ascii="Times New Roman" w:eastAsia="宋体" w:hAnsi="Times New Roman" w:cs="Times New Roman"/>
          <w:noProof/>
          <w:sz w:val="16"/>
          <w:szCs w:val="16"/>
        </w:rPr>
        <w:t>1</w:t>
      </w:r>
      <w:r w:rsidRPr="00A3306E">
        <w:rPr>
          <w:rFonts w:ascii="Times New Roman" w:eastAsia="宋体" w:hAnsi="Times New Roman" w:cs="Times New Roman"/>
          <w:sz w:val="16"/>
          <w:szCs w:val="16"/>
        </w:rPr>
        <w:fldChar w:fldCharType="end"/>
      </w:r>
      <w:r w:rsidRPr="00A3306E">
        <w:rPr>
          <w:rFonts w:ascii="Times New Roman" w:eastAsia="宋体" w:hAnsi="Times New Roman" w:cs="Times New Roman"/>
          <w:sz w:val="16"/>
          <w:szCs w:val="16"/>
        </w:rPr>
        <w:t xml:space="preserve"> Noise decompositions of the </w:t>
      </w:r>
      <w:r w:rsidR="00A208C9" w:rsidRPr="00A3306E">
        <w:rPr>
          <w:rFonts w:ascii="Times New Roman" w:eastAsia="宋体" w:hAnsi="Times New Roman" w:cs="Times New Roman"/>
          <w:sz w:val="16"/>
          <w:szCs w:val="16"/>
        </w:rPr>
        <w:t>KBR system.</w:t>
      </w:r>
    </w:p>
    <w:p w14:paraId="7481B8CD" w14:textId="77777777" w:rsidR="00100A50" w:rsidRPr="00A3306E" w:rsidRDefault="00100A50">
      <w:pPr>
        <w:numPr>
          <w:ilvl w:val="1"/>
          <w:numId w:val="3"/>
        </w:numPr>
        <w:adjustRightInd w:val="0"/>
        <w:snapToGrid w:val="0"/>
        <w:spacing w:line="360" w:lineRule="auto"/>
        <w:rPr>
          <w:rFonts w:ascii="Times New Roman" w:eastAsia="宋体" w:hAnsi="Times New Roman" w:cs="Times New Roman"/>
          <w:b/>
        </w:rPr>
      </w:pPr>
      <w:r w:rsidRPr="00A3306E">
        <w:rPr>
          <w:rFonts w:ascii="Times New Roman" w:eastAsia="宋体" w:hAnsi="Times New Roman" w:cs="Times New Roman" w:hint="eastAsia"/>
          <w:b/>
        </w:rPr>
        <w:t>双向单程测距原理</w:t>
      </w:r>
    </w:p>
    <w:p w14:paraId="267CC0B3" w14:textId="17EBBA47" w:rsidR="0093739B" w:rsidRPr="00A3306E" w:rsidRDefault="004013D5" w:rsidP="00544E64">
      <w:pPr>
        <w:adjustRightInd w:val="0"/>
        <w:snapToGrid w:val="0"/>
        <w:spacing w:line="360" w:lineRule="auto"/>
        <w:ind w:firstLineChars="200" w:firstLine="420"/>
        <w:rPr>
          <w:rFonts w:ascii="Times New Roman" w:eastAsia="宋体" w:hAnsi="Times New Roman" w:cs="Times New Roman"/>
        </w:rPr>
      </w:pPr>
      <w:r w:rsidRPr="00A3306E">
        <w:rPr>
          <w:rFonts w:ascii="Times New Roman" w:eastAsia="宋体" w:hAnsi="Times New Roman" w:cs="Times New Roman"/>
        </w:rPr>
        <w:t>如</w:t>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REF _Ref61258011 \h </w:instrText>
      </w:r>
      <w:r w:rsidR="003339B3" w:rsidRPr="00A3306E">
        <w:rPr>
          <w:rFonts w:ascii="Times New Roman" w:eastAsia="宋体" w:hAnsi="Times New Roman" w:cs="Times New Roman"/>
        </w:rPr>
        <w:instrText xml:space="preserve"> \* MERGEFORMAT </w:instrText>
      </w:r>
      <w:r w:rsidRPr="00A3306E">
        <w:rPr>
          <w:rFonts w:ascii="Times New Roman" w:eastAsia="宋体" w:hAnsi="Times New Roman" w:cs="Times New Roman"/>
        </w:rPr>
      </w:r>
      <w:r w:rsidRPr="00A3306E">
        <w:rPr>
          <w:rFonts w:ascii="Times New Roman" w:eastAsia="宋体" w:hAnsi="Times New Roman" w:cs="Times New Roman"/>
        </w:rPr>
        <w:fldChar w:fldCharType="separate"/>
      </w:r>
      <w:r w:rsidR="00AB4BEE" w:rsidRPr="00A3306E">
        <w:rPr>
          <w:rFonts w:ascii="Times New Roman" w:eastAsia="宋体" w:hAnsi="Times New Roman" w:cs="Times New Roman" w:hint="eastAsia"/>
        </w:rPr>
        <w:t>图</w:t>
      </w:r>
      <w:r w:rsidR="00AB4BEE" w:rsidRPr="00A3306E">
        <w:rPr>
          <w:rFonts w:ascii="Times New Roman" w:eastAsia="宋体" w:hAnsi="Times New Roman" w:cs="Times New Roman"/>
        </w:rPr>
        <w:t xml:space="preserve"> </w:t>
      </w:r>
      <w:r w:rsidR="00AB4BEE" w:rsidRPr="00A3306E">
        <w:rPr>
          <w:rFonts w:ascii="Times New Roman" w:eastAsia="宋体" w:hAnsi="Times New Roman" w:cs="Times New Roman"/>
          <w:noProof/>
        </w:rPr>
        <w:t>2</w:t>
      </w:r>
      <w:r w:rsidRPr="00A3306E">
        <w:rPr>
          <w:rFonts w:ascii="Times New Roman" w:eastAsia="宋体" w:hAnsi="Times New Roman" w:cs="Times New Roman"/>
        </w:rPr>
        <w:fldChar w:fldCharType="end"/>
      </w:r>
      <w:r w:rsidRPr="00A3306E">
        <w:rPr>
          <w:rFonts w:ascii="Times New Roman" w:eastAsia="宋体" w:hAnsi="Times New Roman" w:cs="Times New Roman"/>
        </w:rPr>
        <w:t>所示，</w:t>
      </w:r>
      <w:r w:rsidR="00985478" w:rsidRPr="00A3306E">
        <w:rPr>
          <w:rFonts w:ascii="Times New Roman" w:eastAsia="宋体" w:hAnsi="Times New Roman" w:cs="Times New Roman"/>
        </w:rPr>
        <w:t>GFO</w:t>
      </w:r>
      <w:r w:rsidR="0093739B" w:rsidRPr="00A3306E">
        <w:rPr>
          <w:rFonts w:ascii="Times New Roman" w:eastAsia="宋体" w:hAnsi="Times New Roman" w:cs="Times New Roman"/>
        </w:rPr>
        <w:t>卫星以星载</w:t>
      </w:r>
      <w:r w:rsidR="00FF4350" w:rsidRPr="00A3306E">
        <w:rPr>
          <w:rFonts w:ascii="Times New Roman" w:eastAsia="宋体" w:hAnsi="Times New Roman" w:cs="Times New Roman" w:hint="eastAsia"/>
        </w:rPr>
        <w:t>超稳晶振（</w:t>
      </w:r>
      <w:r w:rsidR="0093739B" w:rsidRPr="00A3306E">
        <w:rPr>
          <w:rFonts w:ascii="Times New Roman" w:eastAsia="宋体" w:hAnsi="Times New Roman" w:cs="Times New Roman"/>
        </w:rPr>
        <w:t>USO</w:t>
      </w:r>
      <w:r w:rsidR="00FF4350" w:rsidRPr="00A3306E">
        <w:rPr>
          <w:rFonts w:ascii="Times New Roman" w:eastAsia="宋体" w:hAnsi="Times New Roman" w:cs="Times New Roman" w:hint="eastAsia"/>
        </w:rPr>
        <w:t>）</w:t>
      </w:r>
      <w:r w:rsidR="0093739B" w:rsidRPr="00A3306E">
        <w:rPr>
          <w:rFonts w:ascii="Times New Roman" w:eastAsia="宋体" w:hAnsi="Times New Roman" w:cs="Times New Roman"/>
        </w:rPr>
        <w:t>作为基准驱动产生</w:t>
      </w:r>
      <w:r w:rsidR="008B3C80" w:rsidRPr="00A3306E">
        <w:rPr>
          <w:rFonts w:ascii="Times New Roman" w:eastAsia="宋体" w:hAnsi="Times New Roman" w:cs="Times New Roman"/>
        </w:rPr>
        <w:t>K/Ka</w:t>
      </w:r>
      <w:r w:rsidR="008B3C80" w:rsidRPr="00A3306E">
        <w:rPr>
          <w:rFonts w:ascii="Times New Roman" w:eastAsia="宋体" w:hAnsi="Times New Roman" w:cs="Times New Roman"/>
        </w:rPr>
        <w:t>波段</w:t>
      </w:r>
      <w:r w:rsidR="0093739B" w:rsidRPr="00A3306E">
        <w:rPr>
          <w:rFonts w:ascii="Times New Roman" w:eastAsia="宋体" w:hAnsi="Times New Roman" w:cs="Times New Roman"/>
        </w:rPr>
        <w:t>正弦</w:t>
      </w:r>
      <w:r w:rsidR="00D63DC4" w:rsidRPr="00A3306E">
        <w:rPr>
          <w:rFonts w:ascii="Times New Roman" w:eastAsia="宋体" w:hAnsi="Times New Roman" w:cs="Times New Roman"/>
        </w:rPr>
        <w:t>微波</w:t>
      </w:r>
      <w:r w:rsidR="0093739B" w:rsidRPr="00A3306E">
        <w:rPr>
          <w:rFonts w:ascii="Times New Roman" w:eastAsia="宋体" w:hAnsi="Times New Roman" w:cs="Times New Roman"/>
        </w:rPr>
        <w:t>信号，</w:t>
      </w:r>
      <w:r w:rsidRPr="00A3306E">
        <w:rPr>
          <w:rFonts w:ascii="Times New Roman" w:eastAsia="宋体" w:hAnsi="Times New Roman" w:cs="Times New Roman"/>
        </w:rPr>
        <w:t>即</w:t>
      </w:r>
      <w:r w:rsidR="0093739B" w:rsidRPr="00A3306E">
        <w:rPr>
          <w:rFonts w:ascii="Times New Roman" w:eastAsia="宋体" w:hAnsi="Times New Roman" w:cs="Times New Roman"/>
        </w:rPr>
        <w:t>每颗卫星的本地参考</w:t>
      </w:r>
      <w:r w:rsidR="004B0338" w:rsidRPr="00A3306E">
        <w:rPr>
          <w:rFonts w:ascii="Times New Roman" w:eastAsia="宋体" w:hAnsi="Times New Roman" w:cs="Times New Roman"/>
        </w:rPr>
        <w:t>振子</w:t>
      </w:r>
      <w:r w:rsidR="00A4621B" w:rsidRPr="00A3306E">
        <w:rPr>
          <w:rFonts w:ascii="Times New Roman" w:eastAsia="宋体" w:hAnsi="Times New Roman" w:cs="Times New Roman"/>
        </w:rPr>
        <w:t>信号</w:t>
      </w:r>
      <w:r w:rsidR="0093739B" w:rsidRPr="00A3306E">
        <w:rPr>
          <w:rFonts w:ascii="Times New Roman" w:eastAsia="宋体" w:hAnsi="Times New Roman" w:cs="Times New Roman"/>
        </w:rPr>
        <w:t>。同时，每颗卫星通过</w:t>
      </w:r>
      <w:r w:rsidR="00A208C9" w:rsidRPr="00A3306E">
        <w:rPr>
          <w:rFonts w:ascii="Times New Roman" w:eastAsia="宋体" w:hAnsi="Times New Roman" w:cs="Times New Roman" w:hint="eastAsia"/>
        </w:rPr>
        <w:t>微波</w:t>
      </w:r>
      <w:r w:rsidR="0093739B" w:rsidRPr="00A3306E">
        <w:rPr>
          <w:rFonts w:ascii="Times New Roman" w:eastAsia="宋体" w:hAnsi="Times New Roman" w:cs="Times New Roman"/>
        </w:rPr>
        <w:t>天线向另一颗卫星发射</w:t>
      </w:r>
      <w:r w:rsidR="003568D6" w:rsidRPr="00A3306E">
        <w:rPr>
          <w:rFonts w:ascii="Times New Roman" w:eastAsia="宋体" w:hAnsi="Times New Roman" w:cs="Times New Roman"/>
        </w:rPr>
        <w:t>并</w:t>
      </w:r>
      <w:r w:rsidR="0093739B" w:rsidRPr="00A3306E">
        <w:rPr>
          <w:rFonts w:ascii="Times New Roman" w:eastAsia="宋体" w:hAnsi="Times New Roman" w:cs="Times New Roman"/>
        </w:rPr>
        <w:t>接收</w:t>
      </w:r>
      <w:r w:rsidR="0093739B" w:rsidRPr="00A3306E">
        <w:rPr>
          <w:rFonts w:ascii="Times New Roman" w:eastAsia="宋体" w:hAnsi="Times New Roman" w:cs="Times New Roman"/>
        </w:rPr>
        <w:t>K/Ka</w:t>
      </w:r>
      <w:r w:rsidR="0093739B" w:rsidRPr="00A3306E">
        <w:rPr>
          <w:rFonts w:ascii="Times New Roman" w:eastAsia="宋体" w:hAnsi="Times New Roman" w:cs="Times New Roman"/>
        </w:rPr>
        <w:t>波段信号</w:t>
      </w:r>
      <w:r w:rsidR="00A208C9" w:rsidRPr="00A3306E">
        <w:rPr>
          <w:rFonts w:ascii="Times New Roman" w:eastAsia="宋体" w:hAnsi="Times New Roman" w:cs="Times New Roman" w:hint="eastAsia"/>
        </w:rPr>
        <w:t>，建立星间微波测量链路</w:t>
      </w:r>
      <w:r w:rsidR="0093739B" w:rsidRPr="00A3306E">
        <w:rPr>
          <w:rFonts w:ascii="Times New Roman" w:eastAsia="宋体" w:hAnsi="Times New Roman" w:cs="Times New Roman"/>
        </w:rPr>
        <w:t>。每颗卫星</w:t>
      </w:r>
      <w:r w:rsidRPr="00A3306E">
        <w:rPr>
          <w:rFonts w:ascii="Times New Roman" w:eastAsia="宋体" w:hAnsi="Times New Roman" w:cs="Times New Roman"/>
        </w:rPr>
        <w:t>将</w:t>
      </w:r>
      <w:r w:rsidR="0093739B" w:rsidRPr="00A3306E">
        <w:rPr>
          <w:rFonts w:ascii="Times New Roman" w:eastAsia="宋体" w:hAnsi="Times New Roman" w:cs="Times New Roman"/>
        </w:rPr>
        <w:t>接收到的来自</w:t>
      </w:r>
      <w:r w:rsidR="00A208C9" w:rsidRPr="00A3306E">
        <w:rPr>
          <w:rFonts w:ascii="Times New Roman" w:eastAsia="宋体" w:hAnsi="Times New Roman" w:cs="Times New Roman" w:hint="eastAsia"/>
        </w:rPr>
        <w:t>另一颗</w:t>
      </w:r>
      <w:r w:rsidR="0093739B" w:rsidRPr="00A3306E">
        <w:rPr>
          <w:rFonts w:ascii="Times New Roman" w:eastAsia="宋体" w:hAnsi="Times New Roman" w:cs="Times New Roman"/>
        </w:rPr>
        <w:t>卫星的</w:t>
      </w:r>
      <w:r w:rsidR="0093739B" w:rsidRPr="00A3306E">
        <w:rPr>
          <w:rFonts w:ascii="Times New Roman" w:eastAsia="宋体" w:hAnsi="Times New Roman" w:cs="Times New Roman"/>
        </w:rPr>
        <w:t>K/Ka</w:t>
      </w:r>
      <w:r w:rsidR="0093739B" w:rsidRPr="00A3306E">
        <w:rPr>
          <w:rFonts w:ascii="Times New Roman" w:eastAsia="宋体" w:hAnsi="Times New Roman" w:cs="Times New Roman"/>
        </w:rPr>
        <w:t>微波信号</w:t>
      </w:r>
      <w:r w:rsidR="00FF4350" w:rsidRPr="00A3306E">
        <w:rPr>
          <w:rFonts w:ascii="Times New Roman" w:eastAsia="宋体" w:hAnsi="Times New Roman" w:cs="Times New Roman" w:hint="eastAsia"/>
        </w:rPr>
        <w:t>转换为电子学信号后，</w:t>
      </w:r>
      <w:r w:rsidR="0093739B" w:rsidRPr="00A3306E">
        <w:rPr>
          <w:rFonts w:ascii="Times New Roman" w:eastAsia="宋体" w:hAnsi="Times New Roman" w:cs="Times New Roman"/>
        </w:rPr>
        <w:t>与本地参考</w:t>
      </w:r>
      <w:r w:rsidR="004B0338" w:rsidRPr="00A3306E">
        <w:rPr>
          <w:rFonts w:ascii="Times New Roman" w:eastAsia="宋体" w:hAnsi="Times New Roman" w:cs="Times New Roman"/>
        </w:rPr>
        <w:t>振子</w:t>
      </w:r>
      <w:r w:rsidR="0093739B" w:rsidRPr="00A3306E">
        <w:rPr>
          <w:rFonts w:ascii="Times New Roman" w:eastAsia="宋体" w:hAnsi="Times New Roman" w:cs="Times New Roman"/>
        </w:rPr>
        <w:t>信号进行</w:t>
      </w:r>
      <w:r w:rsidR="001A4491" w:rsidRPr="00A3306E">
        <w:rPr>
          <w:rFonts w:ascii="Times New Roman" w:eastAsia="宋体" w:hAnsi="Times New Roman" w:cs="Times New Roman"/>
        </w:rPr>
        <w:t>外差干涉</w:t>
      </w:r>
      <w:r w:rsidR="0093739B" w:rsidRPr="00A3306E">
        <w:rPr>
          <w:rFonts w:ascii="Times New Roman" w:eastAsia="宋体" w:hAnsi="Times New Roman" w:cs="Times New Roman"/>
        </w:rPr>
        <w:t>，生成差分信号，通过处理单元提取并输出采样率为</w:t>
      </w:r>
      <w:r w:rsidR="0093739B" w:rsidRPr="00A3306E">
        <w:rPr>
          <w:rFonts w:ascii="Times New Roman" w:eastAsia="宋体" w:hAnsi="Times New Roman" w:cs="Times New Roman"/>
        </w:rPr>
        <w:t>10Hz</w:t>
      </w:r>
      <w:r w:rsidR="0093739B" w:rsidRPr="00A3306E">
        <w:rPr>
          <w:rFonts w:ascii="Times New Roman" w:eastAsia="宋体" w:hAnsi="Times New Roman" w:cs="Times New Roman"/>
        </w:rPr>
        <w:t>的</w:t>
      </w:r>
      <w:r w:rsidR="00FF4350" w:rsidRPr="00A3306E">
        <w:rPr>
          <w:rFonts w:ascii="Times New Roman" w:eastAsia="宋体" w:hAnsi="Times New Roman" w:cs="Times New Roman" w:hint="eastAsia"/>
        </w:rPr>
        <w:t>原始</w:t>
      </w:r>
      <w:r w:rsidR="0093739B" w:rsidRPr="00A3306E">
        <w:rPr>
          <w:rFonts w:ascii="Times New Roman" w:eastAsia="宋体" w:hAnsi="Times New Roman" w:cs="Times New Roman"/>
        </w:rPr>
        <w:t>数据，</w:t>
      </w:r>
      <w:r w:rsidR="00FF4350" w:rsidRPr="00A3306E">
        <w:rPr>
          <w:rFonts w:ascii="Times New Roman" w:eastAsia="宋体" w:hAnsi="Times New Roman" w:cs="Times New Roman" w:hint="eastAsia"/>
        </w:rPr>
        <w:t>采样时钟信号有星载</w:t>
      </w:r>
      <w:r w:rsidR="00FF4350" w:rsidRPr="00A3306E">
        <w:rPr>
          <w:rFonts w:ascii="Times New Roman" w:eastAsia="宋体" w:hAnsi="Times New Roman" w:cs="Times New Roman" w:hint="eastAsia"/>
        </w:rPr>
        <w:t>USO</w:t>
      </w:r>
      <w:r w:rsidR="00FF4350" w:rsidRPr="00A3306E">
        <w:rPr>
          <w:rFonts w:ascii="Times New Roman" w:eastAsia="宋体" w:hAnsi="Times New Roman" w:cs="Times New Roman" w:hint="eastAsia"/>
        </w:rPr>
        <w:t>生成。原始数据</w:t>
      </w:r>
      <w:r w:rsidR="0093739B" w:rsidRPr="00A3306E">
        <w:rPr>
          <w:rFonts w:ascii="Times New Roman" w:eastAsia="宋体" w:hAnsi="Times New Roman" w:cs="Times New Roman"/>
        </w:rPr>
        <w:t>通过</w:t>
      </w:r>
      <w:proofErr w:type="gramStart"/>
      <w:r w:rsidR="0093739B" w:rsidRPr="00A3306E">
        <w:rPr>
          <w:rFonts w:ascii="Times New Roman" w:eastAsia="宋体" w:hAnsi="Times New Roman" w:cs="Times New Roman"/>
        </w:rPr>
        <w:t>数传系统</w:t>
      </w:r>
      <w:proofErr w:type="gramEnd"/>
      <w:r w:rsidR="0093739B" w:rsidRPr="00A3306E">
        <w:rPr>
          <w:rFonts w:ascii="Times New Roman" w:eastAsia="宋体" w:hAnsi="Times New Roman" w:cs="Times New Roman"/>
        </w:rPr>
        <w:t>传输到地面数据中心供进一步处理</w:t>
      </w:r>
      <w:r w:rsidR="00FF4350" w:rsidRPr="00A3306E">
        <w:rPr>
          <w:rFonts w:ascii="Times New Roman" w:eastAsia="宋体" w:hAnsi="Times New Roman" w:cs="Times New Roman"/>
        </w:rPr>
        <w:t xml:space="preserve"> </w:t>
      </w:r>
      <w:r w:rsidR="001A4491" w:rsidRPr="00A3306E">
        <w:rPr>
          <w:rFonts w:ascii="Times New Roman" w:eastAsia="宋体" w:hAnsi="Times New Roman" w:cs="Times New Roman"/>
          <w:strike/>
          <w:color w:val="000000" w:themeColor="text1"/>
        </w:rPr>
        <w:fldChar w:fldCharType="begin"/>
      </w:r>
      <w:r w:rsidR="00B975F7" w:rsidRPr="00A3306E">
        <w:rPr>
          <w:rFonts w:ascii="Times New Roman" w:eastAsia="宋体" w:hAnsi="Times New Roman" w:cs="Times New Roman"/>
          <w:strike/>
          <w:color w:val="000000" w:themeColor="text1"/>
        </w:rPr>
        <w:instrText xml:space="preserve"> ADDIN ZOTERO_ITEM CSL_CITATION {"citationID":"Z7htfwu2","properties":{"formattedCitation":"(FROMMKNECHT, 2007; THOMAS, 1999)","plainCitation":"(FROMMKNECHT, 2007; THOMAS, 1999)","noteIndex":0},"citationItems":[{"id":138,"uris":["http://zotero.org/users/6467040/items/5QUX3L9B"],"uri":["http://zotero.org/users/6467040/items/5QUX3L9B"],"itemData":{"id":138,"type":"article-journal","abstract":"The geodetic twin satellite mission GRACE delivers gravity ﬁeld models of the Earth of unprecedented accuracy. However, the originally deﬁned mission baseline is not (yet) reached. Among others, deﬁciencies in the gravity ﬁeld sensor system or the related signal processing could be responsible for the degraded performance.","language":"de","page":"210","title":"Integrated Sensor Analysis of the GRACE Mission","author":[{"family":"Frommknecht","given":"Bjorn"}],"issued":{"date-parts":[["2007"]]}},"label":"page"},{"id":131,"uris":["http://zotero.org/users/6467040/items/MSUDL95B"],"uri":["http://zotero.org/users/6467040/items/MSUDL95B"],"itemData":{"id":131,"type":"article-journal","page":"196","title":"An Analysis of Gravity-Field Estimation Based on Intersatellite Dual-1-Way Biased Ranging","author":[{"family":"Thomas","given":"J.B."}],"issued":{"date-parts":[["1999"]]}},"label":"page"}],"schema":"https://github.com/citation-style-language/schema/raw/master/csl-citation.json"} </w:instrText>
      </w:r>
      <w:r w:rsidR="001A4491" w:rsidRPr="00A3306E">
        <w:rPr>
          <w:rFonts w:ascii="Times New Roman" w:eastAsia="宋体" w:hAnsi="Times New Roman" w:cs="Times New Roman"/>
          <w:strike/>
          <w:color w:val="000000" w:themeColor="text1"/>
        </w:rPr>
        <w:fldChar w:fldCharType="separate"/>
      </w:r>
      <w:r w:rsidR="00B975F7" w:rsidRPr="00A3306E">
        <w:rPr>
          <w:rFonts w:ascii="Times New Roman" w:eastAsia="宋体" w:hAnsi="Times New Roman" w:cs="Times New Roman"/>
        </w:rPr>
        <w:t>(FROMMKNECHT, 2007; THOMAS, 1999)</w:t>
      </w:r>
      <w:r w:rsidR="001A4491" w:rsidRPr="00A3306E">
        <w:rPr>
          <w:rFonts w:ascii="Times New Roman" w:eastAsia="宋体" w:hAnsi="Times New Roman" w:cs="Times New Roman"/>
          <w:strike/>
          <w:color w:val="000000" w:themeColor="text1"/>
        </w:rPr>
        <w:fldChar w:fldCharType="end"/>
      </w:r>
      <w:r w:rsidR="0093739B" w:rsidRPr="00A3306E">
        <w:rPr>
          <w:rFonts w:ascii="Times New Roman" w:eastAsia="宋体" w:hAnsi="Times New Roman" w:cs="Times New Roman"/>
        </w:rPr>
        <w:t>。</w:t>
      </w:r>
    </w:p>
    <w:p w14:paraId="4956030B" w14:textId="2754E7D9" w:rsidR="007D7F4D" w:rsidRPr="00A3306E" w:rsidRDefault="007D7F4D" w:rsidP="007D7F4D">
      <w:pPr>
        <w:adjustRightInd w:val="0"/>
        <w:snapToGrid w:val="0"/>
        <w:spacing w:line="360" w:lineRule="auto"/>
        <w:jc w:val="center"/>
        <w:rPr>
          <w:rFonts w:ascii="Times New Roman" w:eastAsia="宋体" w:hAnsi="Times New Roman" w:cs="Times New Roman" w:hint="eastAsia"/>
        </w:rPr>
      </w:pPr>
      <w:r w:rsidRPr="00A3306E">
        <w:rPr>
          <w:rFonts w:ascii="Times New Roman" w:eastAsia="宋体" w:hAnsi="Times New Roman"/>
          <w:noProof/>
        </w:rPr>
        <w:lastRenderedPageBreak/>
        <w:drawing>
          <wp:inline distT="0" distB="0" distL="0" distR="0" wp14:anchorId="6C7CD3D4" wp14:editId="15799DE8">
            <wp:extent cx="3873231" cy="254889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75015" cy="2550064"/>
                    </a:xfrm>
                    <a:prstGeom prst="rect">
                      <a:avLst/>
                    </a:prstGeom>
                    <a:noFill/>
                    <a:ln>
                      <a:noFill/>
                    </a:ln>
                  </pic:spPr>
                </pic:pic>
              </a:graphicData>
            </a:graphic>
          </wp:inline>
        </w:drawing>
      </w:r>
    </w:p>
    <w:p w14:paraId="1EE06B4E" w14:textId="7D024BD6" w:rsidR="001A4491" w:rsidRPr="00A3306E" w:rsidRDefault="001A4491" w:rsidP="00544E64">
      <w:pPr>
        <w:adjustRightInd w:val="0"/>
        <w:snapToGrid w:val="0"/>
        <w:spacing w:line="360" w:lineRule="auto"/>
        <w:jc w:val="center"/>
        <w:rPr>
          <w:rFonts w:ascii="Times New Roman" w:eastAsia="宋体" w:hAnsi="Times New Roman" w:cs="Times New Roman"/>
          <w:sz w:val="16"/>
          <w:szCs w:val="16"/>
        </w:rPr>
      </w:pPr>
      <w:bookmarkStart w:id="52" w:name="_Ref61258011"/>
      <w:r w:rsidRPr="00A3306E">
        <w:rPr>
          <w:rFonts w:ascii="Times New Roman" w:eastAsia="宋体" w:hAnsi="Times New Roman" w:cs="Times New Roman"/>
          <w:sz w:val="16"/>
          <w:szCs w:val="16"/>
        </w:rPr>
        <w:t>图</w:t>
      </w:r>
      <w:r w:rsidRPr="00A3306E">
        <w:rPr>
          <w:rFonts w:ascii="Times New Roman" w:eastAsia="宋体" w:hAnsi="Times New Roman" w:cs="Times New Roman"/>
          <w:sz w:val="16"/>
          <w:szCs w:val="16"/>
        </w:rPr>
        <w:t xml:space="preserve"> </w:t>
      </w:r>
      <w:r w:rsidRPr="00A3306E">
        <w:rPr>
          <w:rFonts w:ascii="Times New Roman" w:eastAsia="宋体" w:hAnsi="Times New Roman" w:cs="Times New Roman"/>
          <w:sz w:val="16"/>
          <w:szCs w:val="16"/>
        </w:rPr>
        <w:fldChar w:fldCharType="begin"/>
      </w:r>
      <w:r w:rsidRPr="00A3306E">
        <w:rPr>
          <w:rFonts w:ascii="Times New Roman" w:eastAsia="宋体" w:hAnsi="Times New Roman" w:cs="Times New Roman"/>
          <w:sz w:val="16"/>
          <w:szCs w:val="16"/>
        </w:rPr>
        <w:instrText xml:space="preserve"> SEQ </w:instrText>
      </w:r>
      <w:r w:rsidRPr="00A3306E">
        <w:rPr>
          <w:rFonts w:ascii="Times New Roman" w:eastAsia="宋体" w:hAnsi="Times New Roman" w:cs="Times New Roman"/>
          <w:sz w:val="16"/>
          <w:szCs w:val="16"/>
        </w:rPr>
        <w:instrText>图</w:instrText>
      </w:r>
      <w:r w:rsidRPr="00A3306E">
        <w:rPr>
          <w:rFonts w:ascii="Times New Roman" w:eastAsia="宋体" w:hAnsi="Times New Roman" w:cs="Times New Roman"/>
          <w:sz w:val="16"/>
          <w:szCs w:val="16"/>
        </w:rPr>
        <w:instrText xml:space="preserve"> \* ARABIC </w:instrText>
      </w:r>
      <w:r w:rsidRPr="00A3306E">
        <w:rPr>
          <w:rFonts w:ascii="Times New Roman" w:eastAsia="宋体" w:hAnsi="Times New Roman" w:cs="Times New Roman"/>
          <w:sz w:val="16"/>
          <w:szCs w:val="16"/>
        </w:rPr>
        <w:fldChar w:fldCharType="separate"/>
      </w:r>
      <w:r w:rsidR="00AB4BEE" w:rsidRPr="00A3306E">
        <w:rPr>
          <w:rFonts w:ascii="Times New Roman" w:eastAsia="宋体" w:hAnsi="Times New Roman" w:cs="Times New Roman"/>
          <w:noProof/>
          <w:sz w:val="16"/>
          <w:szCs w:val="16"/>
        </w:rPr>
        <w:t>2</w:t>
      </w:r>
      <w:r w:rsidRPr="00A3306E">
        <w:rPr>
          <w:rFonts w:ascii="Times New Roman" w:eastAsia="宋体" w:hAnsi="Times New Roman" w:cs="Times New Roman"/>
          <w:sz w:val="16"/>
          <w:szCs w:val="16"/>
        </w:rPr>
        <w:fldChar w:fldCharType="end"/>
      </w:r>
      <w:bookmarkEnd w:id="52"/>
      <w:r w:rsidRPr="00A3306E">
        <w:rPr>
          <w:rFonts w:ascii="Times New Roman" w:eastAsia="宋体" w:hAnsi="Times New Roman" w:cs="Times New Roman"/>
          <w:sz w:val="16"/>
          <w:szCs w:val="16"/>
        </w:rPr>
        <w:t xml:space="preserve"> </w:t>
      </w:r>
      <w:r w:rsidR="00985478" w:rsidRPr="00A3306E">
        <w:rPr>
          <w:rFonts w:ascii="Times New Roman" w:eastAsia="宋体" w:hAnsi="Times New Roman" w:cs="Times New Roman"/>
          <w:sz w:val="16"/>
          <w:szCs w:val="16"/>
        </w:rPr>
        <w:t>GFO</w:t>
      </w:r>
      <w:r w:rsidRPr="00A3306E">
        <w:rPr>
          <w:rFonts w:ascii="Times New Roman" w:eastAsia="宋体" w:hAnsi="Times New Roman" w:cs="Times New Roman"/>
          <w:sz w:val="16"/>
          <w:szCs w:val="16"/>
        </w:rPr>
        <w:t>星载微波测距系统示意图（译自</w:t>
      </w:r>
      <w:r w:rsidRPr="00A3306E">
        <w:rPr>
          <w:rFonts w:ascii="Times New Roman" w:eastAsia="宋体" w:hAnsi="Times New Roman" w:cs="Times New Roman"/>
          <w:sz w:val="16"/>
          <w:szCs w:val="16"/>
        </w:rPr>
        <w:fldChar w:fldCharType="begin"/>
      </w:r>
      <w:r w:rsidR="00B975F7" w:rsidRPr="00A3306E">
        <w:rPr>
          <w:rFonts w:ascii="Times New Roman" w:eastAsia="宋体" w:hAnsi="Times New Roman" w:cs="Times New Roman"/>
          <w:sz w:val="16"/>
          <w:szCs w:val="16"/>
        </w:rPr>
        <w:instrText xml:space="preserve"> ADDIN ZOTERO_ITEM CSL_CITATION {"citationID":"66HjBeAd","properties":{"formattedCitation":"(THOMAS, 1999)","plainCitation":"(THOMAS, 1999)","noteIndex":0},"citationItems":[{"id":131,"uris":["http://zotero.org/users/6467040/items/MSUDL95B"],"uri":["http://zotero.org/users/6467040/items/MSUDL95B"],"itemData":{"id":131,"type":"article-journal","page":"196","title":"An Analysis of Gravity-Field Estimation Based on Intersatellite Dual-1-Way Biased Ranging","author":[{"family":"Thomas","given":"J.B."}],"issued":{"date-parts":[["1999"]]}}}],"schema":"https://github.com/citation-style-language/schema/raw/master/csl-citation.json"} </w:instrText>
      </w:r>
      <w:r w:rsidRPr="00A3306E">
        <w:rPr>
          <w:rFonts w:ascii="Times New Roman" w:eastAsia="宋体" w:hAnsi="Times New Roman" w:cs="Times New Roman"/>
          <w:sz w:val="16"/>
          <w:szCs w:val="16"/>
        </w:rPr>
        <w:fldChar w:fldCharType="separate"/>
      </w:r>
      <w:r w:rsidR="00B975F7" w:rsidRPr="00A3306E">
        <w:rPr>
          <w:rFonts w:ascii="Times New Roman" w:eastAsia="宋体" w:hAnsi="Times New Roman" w:cs="Times New Roman"/>
          <w:sz w:val="16"/>
          <w:szCs w:val="16"/>
        </w:rPr>
        <w:t>(THOMAS, 1999)</w:t>
      </w:r>
      <w:r w:rsidRPr="00A3306E">
        <w:rPr>
          <w:rFonts w:ascii="Times New Roman" w:eastAsia="宋体" w:hAnsi="Times New Roman" w:cs="Times New Roman"/>
          <w:sz w:val="16"/>
          <w:szCs w:val="16"/>
        </w:rPr>
        <w:fldChar w:fldCharType="end"/>
      </w:r>
      <w:r w:rsidRPr="00A3306E">
        <w:rPr>
          <w:rFonts w:ascii="Times New Roman" w:eastAsia="宋体" w:hAnsi="Times New Roman" w:cs="Times New Roman"/>
          <w:sz w:val="16"/>
          <w:szCs w:val="16"/>
        </w:rPr>
        <w:t>）</w:t>
      </w:r>
    </w:p>
    <w:p w14:paraId="2C9DA8F6" w14:textId="76313D74" w:rsidR="001A4491" w:rsidRPr="00A3306E" w:rsidRDefault="001A4491" w:rsidP="00544E64">
      <w:pPr>
        <w:adjustRightInd w:val="0"/>
        <w:snapToGrid w:val="0"/>
        <w:spacing w:line="360" w:lineRule="auto"/>
        <w:jc w:val="center"/>
        <w:rPr>
          <w:rFonts w:ascii="Times New Roman" w:eastAsia="宋体" w:hAnsi="Times New Roman" w:cs="Times New Roman"/>
          <w:sz w:val="16"/>
          <w:szCs w:val="16"/>
        </w:rPr>
      </w:pPr>
      <w:r w:rsidRPr="00A3306E">
        <w:rPr>
          <w:rFonts w:ascii="Times New Roman" w:eastAsia="宋体" w:hAnsi="Times New Roman" w:cs="Times New Roman"/>
          <w:sz w:val="16"/>
          <w:szCs w:val="16"/>
        </w:rPr>
        <w:t xml:space="preserve">Figure </w:t>
      </w:r>
      <w:r w:rsidRPr="00A3306E">
        <w:rPr>
          <w:rFonts w:ascii="Times New Roman" w:eastAsia="宋体" w:hAnsi="Times New Roman" w:cs="Times New Roman"/>
          <w:sz w:val="16"/>
          <w:szCs w:val="16"/>
        </w:rPr>
        <w:fldChar w:fldCharType="begin"/>
      </w:r>
      <w:r w:rsidRPr="00A3306E">
        <w:rPr>
          <w:rFonts w:ascii="Times New Roman" w:eastAsia="宋体" w:hAnsi="Times New Roman" w:cs="Times New Roman"/>
          <w:sz w:val="16"/>
          <w:szCs w:val="16"/>
        </w:rPr>
        <w:instrText xml:space="preserve"> SEQ Figure \* ARABIC </w:instrText>
      </w:r>
      <w:r w:rsidRPr="00A3306E">
        <w:rPr>
          <w:rFonts w:ascii="Times New Roman" w:eastAsia="宋体" w:hAnsi="Times New Roman" w:cs="Times New Roman"/>
          <w:sz w:val="16"/>
          <w:szCs w:val="16"/>
        </w:rPr>
        <w:fldChar w:fldCharType="separate"/>
      </w:r>
      <w:r w:rsidR="00AB4BEE" w:rsidRPr="00A3306E">
        <w:rPr>
          <w:rFonts w:ascii="Times New Roman" w:eastAsia="宋体" w:hAnsi="Times New Roman" w:cs="Times New Roman"/>
          <w:noProof/>
          <w:sz w:val="16"/>
          <w:szCs w:val="16"/>
        </w:rPr>
        <w:t>2</w:t>
      </w:r>
      <w:r w:rsidRPr="00A3306E">
        <w:rPr>
          <w:rFonts w:ascii="Times New Roman" w:eastAsia="宋体" w:hAnsi="Times New Roman" w:cs="Times New Roman"/>
          <w:sz w:val="16"/>
          <w:szCs w:val="16"/>
        </w:rPr>
        <w:fldChar w:fldCharType="end"/>
      </w:r>
      <w:r w:rsidRPr="00A3306E">
        <w:rPr>
          <w:rFonts w:ascii="Times New Roman" w:eastAsia="宋体" w:hAnsi="Times New Roman" w:cs="Times New Roman"/>
          <w:sz w:val="16"/>
          <w:szCs w:val="16"/>
        </w:rPr>
        <w:t xml:space="preserve"> Schematic diagram of </w:t>
      </w:r>
      <w:r w:rsidR="00985478" w:rsidRPr="00A3306E">
        <w:rPr>
          <w:rFonts w:ascii="Times New Roman" w:eastAsia="宋体" w:hAnsi="Times New Roman" w:cs="Times New Roman"/>
          <w:sz w:val="16"/>
          <w:szCs w:val="16"/>
        </w:rPr>
        <w:t>GFO</w:t>
      </w:r>
      <w:r w:rsidRPr="00A3306E">
        <w:rPr>
          <w:rFonts w:ascii="Times New Roman" w:eastAsia="宋体" w:hAnsi="Times New Roman" w:cs="Times New Roman"/>
          <w:sz w:val="16"/>
          <w:szCs w:val="16"/>
        </w:rPr>
        <w:t xml:space="preserve"> spaceborne microwave ranging system</w:t>
      </w:r>
    </w:p>
    <w:p w14:paraId="3AF25D4A" w14:textId="6AF256D8" w:rsidR="0004245C" w:rsidRPr="00A3306E" w:rsidRDefault="0004245C" w:rsidP="004D0A9C">
      <w:pPr>
        <w:autoSpaceDE w:val="0"/>
        <w:autoSpaceDN w:val="0"/>
        <w:adjustRightInd w:val="0"/>
        <w:snapToGrid w:val="0"/>
        <w:spacing w:line="360" w:lineRule="auto"/>
        <w:ind w:firstLineChars="200" w:firstLine="420"/>
        <w:rPr>
          <w:rFonts w:ascii="Times New Roman" w:eastAsia="宋体" w:hAnsi="Times New Roman" w:cs="Times New Roman"/>
          <w:kern w:val="0"/>
        </w:rPr>
      </w:pPr>
      <w:r w:rsidRPr="00A3306E">
        <w:rPr>
          <w:rFonts w:ascii="Times New Roman" w:eastAsia="宋体" w:hAnsi="Times New Roman" w:cs="Times New Roman"/>
          <w:kern w:val="0"/>
        </w:rPr>
        <w:t>USO</w:t>
      </w:r>
      <w:r w:rsidR="00FF4350" w:rsidRPr="00A3306E">
        <w:rPr>
          <w:rFonts w:ascii="Times New Roman" w:eastAsia="宋体" w:hAnsi="Times New Roman" w:cs="Times New Roman" w:hint="eastAsia"/>
          <w:kern w:val="0"/>
        </w:rPr>
        <w:t>本身</w:t>
      </w:r>
      <w:r w:rsidRPr="00A3306E">
        <w:rPr>
          <w:rFonts w:ascii="Times New Roman" w:eastAsia="宋体" w:hAnsi="Times New Roman" w:cs="Times New Roman"/>
          <w:kern w:val="0"/>
        </w:rPr>
        <w:t>存在频率不稳定性，</w:t>
      </w:r>
      <w:r w:rsidR="00C40F97" w:rsidRPr="00A3306E">
        <w:rPr>
          <w:rFonts w:ascii="Times New Roman" w:eastAsia="宋体" w:hAnsi="Times New Roman" w:cs="Times New Roman" w:hint="eastAsia"/>
          <w:kern w:val="0"/>
        </w:rPr>
        <w:t>通过倍频过程产生</w:t>
      </w:r>
      <w:r w:rsidR="00C40F97" w:rsidRPr="00A3306E">
        <w:rPr>
          <w:rFonts w:ascii="Times New Roman" w:eastAsia="宋体" w:hAnsi="Times New Roman" w:cs="Times New Roman" w:hint="eastAsia"/>
          <w:kern w:val="0"/>
        </w:rPr>
        <w:t>K/</w:t>
      </w:r>
      <w:r w:rsidR="00C40F97" w:rsidRPr="00A3306E">
        <w:rPr>
          <w:rFonts w:ascii="Times New Roman" w:eastAsia="宋体" w:hAnsi="Times New Roman" w:cs="Times New Roman"/>
          <w:kern w:val="0"/>
        </w:rPr>
        <w:t>Ka</w:t>
      </w:r>
      <w:r w:rsidR="00C40F97" w:rsidRPr="00A3306E">
        <w:rPr>
          <w:rFonts w:ascii="Times New Roman" w:eastAsia="宋体" w:hAnsi="Times New Roman" w:cs="Times New Roman" w:hint="eastAsia"/>
          <w:kern w:val="0"/>
        </w:rPr>
        <w:t>微波关键频率不稳定性噪声。</w:t>
      </w:r>
      <m:oMath>
        <m:r>
          <m:rPr>
            <m:sty m:val="p"/>
          </m:rPr>
          <w:rPr>
            <w:rFonts w:ascii="Cambria Math" w:eastAsia="宋体" w:hAnsi="Cambria Math" w:cs="Times New Roman" w:hint="eastAsia"/>
            <w:kern w:val="0"/>
            <w:rPrChange w:id="53" w:author="Reuben" w:date="2022-03-15T21:11:00Z">
              <w:rPr>
                <w:rFonts w:ascii="Cambria Math" w:eastAsia="宋体" w:hAnsi="Times New Roman" w:cs="Times New Roman" w:hint="eastAsia"/>
                <w:kern w:val="0"/>
              </w:rPr>
            </w:rPrChange>
          </w:rPr>
          <m:t>记</m:t>
        </m:r>
        <m:r>
          <w:rPr>
            <w:rFonts w:ascii="Cambria Math" w:eastAsia="宋体" w:hAnsi="Cambria Math" w:cs="Times New Roman"/>
            <w:kern w:val="0"/>
          </w:rPr>
          <m:t>t</m:t>
        </m:r>
      </m:oMath>
      <w:r w:rsidRPr="00A3306E">
        <w:rPr>
          <w:rFonts w:ascii="Times New Roman" w:eastAsia="宋体" w:hAnsi="Times New Roman" w:cs="Times New Roman"/>
          <w:kern w:val="0"/>
        </w:rPr>
        <w:t>时刻</w:t>
      </w:r>
      <w:r w:rsidR="00C40F97" w:rsidRPr="00A3306E">
        <w:rPr>
          <w:rFonts w:ascii="Times New Roman" w:eastAsia="宋体" w:hAnsi="Times New Roman" w:cs="Times New Roman" w:hint="eastAsia"/>
          <w:kern w:val="0"/>
        </w:rPr>
        <w:t>微波</w:t>
      </w:r>
      <w:r w:rsidRPr="00A3306E">
        <w:rPr>
          <w:rFonts w:ascii="Times New Roman" w:eastAsia="宋体" w:hAnsi="Times New Roman" w:cs="Times New Roman"/>
          <w:kern w:val="0"/>
        </w:rPr>
        <w:t>相位信号</w:t>
      </w:r>
    </w:p>
    <w:p w14:paraId="7EF1AA5C" w14:textId="10B3AEF9" w:rsidR="0004245C" w:rsidRPr="00A3306E" w:rsidRDefault="00544E64" w:rsidP="00544E64">
      <w:pPr>
        <w:pStyle w:val="AMDisplayEquation"/>
        <w:adjustRightInd w:val="0"/>
        <w:snapToGrid w:val="0"/>
        <w:rPr>
          <w:rFonts w:ascii="Times New Roman" w:hAnsi="Times New Roman" w:cs="Times New Roman"/>
          <w:i/>
          <w:kern w:val="0"/>
        </w:rPr>
      </w:pPr>
      <w:r w:rsidRPr="00A3306E">
        <w:rPr>
          <w:rFonts w:ascii="Times New Roman" w:hAnsi="Times New Roman"/>
        </w:rPr>
        <w:tab/>
      </w:r>
      <w:r w:rsidRPr="00A3306E">
        <w:rPr>
          <w:rFonts w:ascii="Times New Roman" w:hAnsi="Times New Roman"/>
          <w:position w:val="-12"/>
        </w:rPr>
        <w:object w:dxaOrig="3139" w:dyaOrig="388" w14:anchorId="0F4457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060" type="#_x0000_t75" style="width:157.2pt;height:19.2pt" o:ole="">
            <v:imagedata r:id="rId15" o:title=""/>
          </v:shape>
          <o:OLEObject Type="Embed" ProgID="Equation.AxMath" ShapeID="_x0000_i7060" DrawAspect="Content" ObjectID="_1708887974" r:id="rId16"/>
        </w:object>
      </w:r>
    </w:p>
    <w:p w14:paraId="5761289E" w14:textId="7F387CA3" w:rsidR="0004245C" w:rsidRPr="00A3306E" w:rsidRDefault="0004245C" w:rsidP="004D0A9C">
      <w:pPr>
        <w:autoSpaceDE w:val="0"/>
        <w:autoSpaceDN w:val="0"/>
        <w:adjustRightInd w:val="0"/>
        <w:snapToGrid w:val="0"/>
        <w:spacing w:line="360" w:lineRule="auto"/>
        <w:rPr>
          <w:rFonts w:ascii="Times New Roman" w:eastAsia="宋体" w:hAnsi="Times New Roman" w:cs="Times New Roman"/>
          <w:kern w:val="0"/>
        </w:rPr>
      </w:pPr>
      <w:r w:rsidRPr="00A3306E">
        <w:rPr>
          <w:rFonts w:ascii="Times New Roman" w:eastAsia="宋体" w:hAnsi="Times New Roman" w:cs="Times New Roman"/>
          <w:kern w:val="0"/>
        </w:rPr>
        <w:t>其中</w:t>
      </w:r>
      <w:r w:rsidR="00544E64" w:rsidRPr="00A3306E">
        <w:rPr>
          <w:rFonts w:ascii="Times New Roman" w:eastAsia="宋体" w:hAnsi="Times New Roman"/>
          <w:kern w:val="0"/>
          <w:position w:val="-12"/>
        </w:rPr>
        <w:object w:dxaOrig="474" w:dyaOrig="388" w14:anchorId="1573C705">
          <v:shape id="_x0000_i7061" type="#_x0000_t75" style="width:23.4pt;height:19.2pt" o:ole="">
            <v:imagedata r:id="rId17" o:title=""/>
          </v:shape>
          <o:OLEObject Type="Embed" ProgID="Equation.AxMath" ShapeID="_x0000_i7061" DrawAspect="Content" ObjectID="_1708887975" r:id="rId18"/>
        </w:object>
      </w:r>
      <w:r w:rsidRPr="00A3306E">
        <w:rPr>
          <w:rFonts w:ascii="Times New Roman" w:eastAsia="宋体" w:hAnsi="Times New Roman" w:cs="Times New Roman"/>
          <w:kern w:val="0"/>
        </w:rPr>
        <w:t>是参考相位，</w:t>
      </w:r>
      <w:r w:rsidR="00544E64" w:rsidRPr="00A3306E">
        <w:rPr>
          <w:rFonts w:ascii="Times New Roman" w:eastAsia="宋体" w:hAnsi="Times New Roman"/>
          <w:kern w:val="0"/>
          <w:position w:val="-11"/>
        </w:rPr>
        <w:object w:dxaOrig="557" w:dyaOrig="324" w14:anchorId="0B073769">
          <v:shape id="_x0000_i7062" type="#_x0000_t75" style="width:28.2pt;height:16.2pt" o:ole="">
            <v:imagedata r:id="rId19" o:title=""/>
          </v:shape>
          <o:OLEObject Type="Embed" ProgID="Equation.AxMath" ShapeID="_x0000_i7062" DrawAspect="Content" ObjectID="_1708887976" r:id="rId20"/>
        </w:object>
      </w:r>
      <w:r w:rsidRPr="00A3306E">
        <w:rPr>
          <w:rFonts w:ascii="Times New Roman" w:eastAsia="宋体" w:hAnsi="Times New Roman" w:cs="Times New Roman"/>
          <w:kern w:val="0"/>
        </w:rPr>
        <w:t>是</w:t>
      </w:r>
      <w:r w:rsidR="00C40F97" w:rsidRPr="00A3306E">
        <w:rPr>
          <w:rFonts w:ascii="Times New Roman" w:eastAsia="宋体" w:hAnsi="Times New Roman" w:cs="Times New Roman" w:hint="eastAsia"/>
          <w:kern w:val="0"/>
        </w:rPr>
        <w:t>K</w:t>
      </w:r>
      <w:r w:rsidR="00C40F97" w:rsidRPr="00A3306E">
        <w:rPr>
          <w:rFonts w:ascii="Times New Roman" w:eastAsia="宋体" w:hAnsi="Times New Roman" w:cs="Times New Roman"/>
          <w:kern w:val="0"/>
        </w:rPr>
        <w:t>/Ka</w:t>
      </w:r>
      <w:r w:rsidR="003C43C7" w:rsidRPr="00A3306E">
        <w:rPr>
          <w:rFonts w:ascii="Times New Roman" w:eastAsia="宋体" w:hAnsi="Times New Roman" w:cs="Times New Roman"/>
          <w:kern w:val="0"/>
        </w:rPr>
        <w:t>载波频率不稳定性</w:t>
      </w:r>
      <w:r w:rsidR="00283EE8" w:rsidRPr="00A3306E">
        <w:rPr>
          <w:rFonts w:ascii="Times New Roman" w:eastAsia="宋体" w:hAnsi="Times New Roman" w:cs="Times New Roman"/>
          <w:kern w:val="0"/>
        </w:rPr>
        <w:t>相位</w:t>
      </w:r>
      <w:r w:rsidRPr="00A3306E">
        <w:rPr>
          <w:rFonts w:ascii="Times New Roman" w:eastAsia="宋体" w:hAnsi="Times New Roman" w:cs="Times New Roman"/>
          <w:kern w:val="0"/>
        </w:rPr>
        <w:t>噪声</w:t>
      </w:r>
      <w:r w:rsidR="00C40F97" w:rsidRPr="00A3306E">
        <w:rPr>
          <w:rFonts w:ascii="Times New Roman" w:eastAsia="宋体" w:hAnsi="Times New Roman" w:cs="Times New Roman" w:hint="eastAsia"/>
          <w:kern w:val="0"/>
        </w:rPr>
        <w:t>，指标</w:t>
      </w:r>
      <w:proofErr w:type="spellStart"/>
      <w:r w:rsidR="00C40F97" w:rsidRPr="00A3306E">
        <w:rPr>
          <w:rFonts w:ascii="Times New Roman" w:eastAsia="宋体" w:hAnsi="Times New Roman" w:cs="Times New Roman" w:hint="eastAsia"/>
          <w:i/>
          <w:iCs/>
          <w:kern w:val="0"/>
          <w:rPrChange w:id="54" w:author="Reuben" w:date="2022-03-15T21:11:00Z">
            <w:rPr>
              <w:rFonts w:ascii="Times New Roman" w:eastAsia="宋体" w:hAnsi="Times New Roman" w:cs="Times New Roman" w:hint="eastAsia"/>
              <w:kern w:val="0"/>
            </w:rPr>
          </w:rPrChange>
        </w:rPr>
        <w:t>i</w:t>
      </w:r>
      <w:proofErr w:type="spellEnd"/>
      <w:r w:rsidR="00C40F97" w:rsidRPr="00A3306E">
        <w:rPr>
          <w:rFonts w:ascii="Times New Roman" w:eastAsia="宋体" w:hAnsi="Times New Roman" w:cs="Times New Roman"/>
          <w:kern w:val="0"/>
        </w:rPr>
        <w:t>=</w:t>
      </w:r>
      <w:r w:rsidR="00C40F97" w:rsidRPr="00A3306E">
        <w:rPr>
          <w:rFonts w:ascii="Times New Roman" w:eastAsia="宋体" w:hAnsi="Times New Roman" w:cs="Times New Roman" w:hint="eastAsia"/>
          <w:kern w:val="0"/>
        </w:rPr>
        <w:t>C</w:t>
      </w:r>
      <w:r w:rsidR="00C40F97" w:rsidRPr="00A3306E">
        <w:rPr>
          <w:rFonts w:ascii="Times New Roman" w:eastAsia="宋体" w:hAnsi="Times New Roman" w:cs="Times New Roman" w:hint="eastAsia"/>
          <w:kern w:val="0"/>
        </w:rPr>
        <w:t>，</w:t>
      </w:r>
      <w:r w:rsidR="00C40F97" w:rsidRPr="00A3306E">
        <w:rPr>
          <w:rFonts w:ascii="Times New Roman" w:eastAsia="宋体" w:hAnsi="Times New Roman" w:cs="Times New Roman" w:hint="eastAsia"/>
          <w:kern w:val="0"/>
        </w:rPr>
        <w:t>D</w:t>
      </w:r>
      <w:r w:rsidR="00C40F97" w:rsidRPr="00A3306E">
        <w:rPr>
          <w:rFonts w:ascii="Times New Roman" w:eastAsia="宋体" w:hAnsi="Times New Roman" w:cs="Times New Roman" w:hint="eastAsia"/>
          <w:kern w:val="0"/>
        </w:rPr>
        <w:t>标记</w:t>
      </w:r>
      <w:r w:rsidR="00C40F97" w:rsidRPr="00A3306E">
        <w:rPr>
          <w:rFonts w:ascii="Times New Roman" w:eastAsia="宋体" w:hAnsi="Times New Roman" w:cs="Times New Roman" w:hint="eastAsia"/>
          <w:kern w:val="0"/>
        </w:rPr>
        <w:t>GFO</w:t>
      </w:r>
      <w:r w:rsidR="00C40F97" w:rsidRPr="00A3306E">
        <w:rPr>
          <w:rFonts w:ascii="Times New Roman" w:eastAsia="宋体" w:hAnsi="Times New Roman" w:cs="Times New Roman" w:hint="eastAsia"/>
          <w:kern w:val="0"/>
        </w:rPr>
        <w:t>的</w:t>
      </w:r>
      <w:r w:rsidR="00C40F97" w:rsidRPr="00A3306E">
        <w:rPr>
          <w:rFonts w:ascii="Times New Roman" w:eastAsia="宋体" w:hAnsi="Times New Roman" w:cs="Times New Roman" w:hint="eastAsia"/>
          <w:kern w:val="0"/>
        </w:rPr>
        <w:t>C</w:t>
      </w:r>
      <w:r w:rsidR="00C40F97" w:rsidRPr="00A3306E">
        <w:rPr>
          <w:rFonts w:ascii="Times New Roman" w:eastAsia="宋体" w:hAnsi="Times New Roman" w:cs="Times New Roman" w:hint="eastAsia"/>
          <w:kern w:val="0"/>
        </w:rPr>
        <w:t>，</w:t>
      </w:r>
      <w:r w:rsidR="00C40F97" w:rsidRPr="00A3306E">
        <w:rPr>
          <w:rFonts w:ascii="Times New Roman" w:eastAsia="宋体" w:hAnsi="Times New Roman" w:cs="Times New Roman" w:hint="eastAsia"/>
          <w:kern w:val="0"/>
        </w:rPr>
        <w:t>D</w:t>
      </w:r>
      <w:r w:rsidR="00C40F97" w:rsidRPr="00A3306E">
        <w:rPr>
          <w:rFonts w:ascii="Times New Roman" w:eastAsia="宋体" w:hAnsi="Times New Roman" w:cs="Times New Roman" w:hint="eastAsia"/>
          <w:kern w:val="0"/>
        </w:rPr>
        <w:t>星</w:t>
      </w:r>
      <w:r w:rsidRPr="00A3306E">
        <w:rPr>
          <w:rFonts w:ascii="Times New Roman" w:eastAsia="宋体" w:hAnsi="Times New Roman" w:cs="Times New Roman"/>
          <w:kern w:val="0"/>
        </w:rPr>
        <w:t>。</w:t>
      </w:r>
      <w:r w:rsidR="00C40F97" w:rsidRPr="00A3306E">
        <w:rPr>
          <w:rFonts w:ascii="Times New Roman" w:eastAsia="宋体" w:hAnsi="Times New Roman" w:cs="Times New Roman" w:hint="eastAsia"/>
          <w:kern w:val="0"/>
        </w:rPr>
        <w:t>同时</w:t>
      </w:r>
      <w:r w:rsidRPr="00A3306E">
        <w:rPr>
          <w:rFonts w:ascii="Times New Roman" w:eastAsia="宋体" w:hAnsi="Times New Roman" w:cs="Times New Roman"/>
          <w:kern w:val="0"/>
        </w:rPr>
        <w:t>，</w:t>
      </w:r>
      <w:r w:rsidRPr="00A3306E">
        <w:rPr>
          <w:rFonts w:ascii="Times New Roman" w:eastAsia="宋体" w:hAnsi="Times New Roman" w:cs="Times New Roman"/>
          <w:kern w:val="0"/>
        </w:rPr>
        <w:t>USO</w:t>
      </w:r>
      <w:r w:rsidRPr="00A3306E">
        <w:rPr>
          <w:rFonts w:ascii="Times New Roman" w:eastAsia="宋体" w:hAnsi="Times New Roman" w:cs="Times New Roman"/>
          <w:kern w:val="0"/>
        </w:rPr>
        <w:t>不稳定性</w:t>
      </w:r>
      <w:r w:rsidR="003C43C7" w:rsidRPr="00A3306E">
        <w:rPr>
          <w:rFonts w:ascii="Times New Roman" w:eastAsia="宋体" w:hAnsi="Times New Roman" w:cs="Times New Roman"/>
          <w:kern w:val="0"/>
        </w:rPr>
        <w:t>同时</w:t>
      </w:r>
      <w:r w:rsidRPr="00A3306E">
        <w:rPr>
          <w:rFonts w:ascii="Times New Roman" w:eastAsia="宋体" w:hAnsi="Times New Roman" w:cs="Times New Roman"/>
          <w:kern w:val="0"/>
        </w:rPr>
        <w:t>将会给数据的</w:t>
      </w:r>
      <w:r w:rsidR="003F3D26" w:rsidRPr="00A3306E">
        <w:rPr>
          <w:rFonts w:ascii="Times New Roman" w:eastAsia="宋体" w:hAnsi="Times New Roman" w:cs="Times New Roman" w:hint="eastAsia"/>
          <w:kern w:val="0"/>
        </w:rPr>
        <w:t>采样时间带来不均匀性</w:t>
      </w:r>
      <w:r w:rsidR="00DF6165" w:rsidRPr="00A3306E">
        <w:rPr>
          <w:rFonts w:ascii="Times New Roman" w:eastAsia="宋体" w:hAnsi="Times New Roman" w:cs="Times New Roman"/>
          <w:kern w:val="0"/>
        </w:rPr>
        <w:t>。</w:t>
      </w:r>
      <w:r w:rsidRPr="00A3306E">
        <w:rPr>
          <w:rFonts w:ascii="Times New Roman" w:eastAsia="宋体" w:hAnsi="Times New Roman" w:cs="Times New Roman"/>
          <w:kern w:val="0"/>
        </w:rPr>
        <w:t>在标称时间</w:t>
      </w:r>
      <w:r w:rsidR="00544E64" w:rsidRPr="00A3306E">
        <w:rPr>
          <w:rFonts w:ascii="Times New Roman" w:eastAsia="宋体" w:hAnsi="Times New Roman"/>
          <w:kern w:val="0"/>
          <w:position w:val="-10"/>
        </w:rPr>
        <w:object w:dxaOrig="118" w:dyaOrig="311" w14:anchorId="6C7DD846">
          <v:shape id="_x0000_i7063" type="#_x0000_t75" style="width:6pt;height:15.6pt" o:ole="">
            <v:imagedata r:id="rId21" o:title=""/>
          </v:shape>
          <o:OLEObject Type="Embed" ProgID="Equation.AxMath" ShapeID="_x0000_i7063" DrawAspect="Content" ObjectID="_1708887977" r:id="rId22"/>
        </w:object>
      </w:r>
      <w:r w:rsidRPr="00A3306E">
        <w:rPr>
          <w:rFonts w:ascii="Times New Roman" w:eastAsia="宋体" w:hAnsi="Times New Roman" w:cs="Times New Roman"/>
          <w:kern w:val="0"/>
        </w:rPr>
        <w:t>，</w:t>
      </w:r>
      <w:r w:rsidR="003F3D26" w:rsidRPr="00A3306E">
        <w:rPr>
          <w:rFonts w:ascii="Times New Roman" w:eastAsia="宋体" w:hAnsi="Times New Roman" w:cs="Times New Roman" w:hint="eastAsia"/>
          <w:kern w:val="0"/>
        </w:rPr>
        <w:t>记</w:t>
      </w:r>
      <w:r w:rsidRPr="00A3306E">
        <w:rPr>
          <w:rFonts w:ascii="Times New Roman" w:eastAsia="宋体" w:hAnsi="Times New Roman" w:cs="Times New Roman"/>
          <w:kern w:val="0"/>
        </w:rPr>
        <w:t>第</w:t>
      </w:r>
      <w:proofErr w:type="spellStart"/>
      <w:r w:rsidR="00544E64" w:rsidRPr="00A3306E">
        <w:rPr>
          <w:rFonts w:ascii="Times New Roman" w:eastAsia="宋体" w:hAnsi="Times New Roman" w:cs="Times New Roman" w:hint="eastAsia"/>
          <w:i/>
          <w:iCs/>
          <w:kern w:val="0"/>
        </w:rPr>
        <w:t>i</w:t>
      </w:r>
      <w:proofErr w:type="spellEnd"/>
      <w:r w:rsidRPr="00A3306E">
        <w:rPr>
          <w:rFonts w:ascii="Times New Roman" w:eastAsia="宋体" w:hAnsi="Times New Roman" w:cs="Times New Roman"/>
          <w:kern w:val="0"/>
        </w:rPr>
        <w:t>颗卫星的时钟标签为</w:t>
      </w:r>
      <w:r w:rsidR="00544E64" w:rsidRPr="00A3306E">
        <w:rPr>
          <w:rFonts w:ascii="Times New Roman" w:eastAsia="宋体" w:hAnsi="Times New Roman"/>
          <w:iCs/>
          <w:kern w:val="0"/>
          <w:position w:val="-10"/>
        </w:rPr>
        <w:object w:dxaOrig="997" w:dyaOrig="314" w14:anchorId="420CA417">
          <v:shape id="_x0000_i7064" type="#_x0000_t75" style="width:49.8pt;height:15.6pt" o:ole="">
            <v:imagedata r:id="rId23" o:title=""/>
          </v:shape>
          <o:OLEObject Type="Embed" ProgID="Equation.AxMath" ShapeID="_x0000_i7064" DrawAspect="Content" ObjectID="_1708887978" r:id="rId24"/>
        </w:object>
      </w:r>
      <w:r w:rsidR="003F3D26" w:rsidRPr="00A3306E">
        <w:rPr>
          <w:rFonts w:ascii="Times New Roman" w:eastAsia="宋体" w:hAnsi="Times New Roman" w:hint="eastAsia"/>
          <w:iCs/>
          <w:kern w:val="0"/>
        </w:rPr>
        <w:t>，</w:t>
      </w:r>
      <w:r w:rsidR="003F3D26" w:rsidRPr="00A3306E">
        <w:rPr>
          <w:rFonts w:ascii="Times New Roman" w:eastAsia="宋体" w:hAnsi="Times New Roman"/>
          <w:kern w:val="0"/>
          <w:position w:val="-10"/>
        </w:rPr>
        <w:object w:dxaOrig="255" w:dyaOrig="311" w14:anchorId="4BE2A050">
          <v:shape id="_x0000_i7065" type="#_x0000_t75" style="width:12.6pt;height:15.6pt" o:ole="">
            <v:imagedata r:id="rId25" o:title=""/>
          </v:shape>
          <o:OLEObject Type="Embed" ProgID="Equation.AxMath" ShapeID="_x0000_i7065" DrawAspect="Content" ObjectID="_1708887979" r:id="rId26"/>
        </w:object>
      </w:r>
      <w:proofErr w:type="spellStart"/>
      <w:r w:rsidR="003F3D26" w:rsidRPr="00A3306E">
        <w:rPr>
          <w:rFonts w:ascii="Times New Roman" w:eastAsia="宋体" w:hAnsi="Times New Roman"/>
          <w:i/>
          <w:kern w:val="0"/>
          <w:vertAlign w:val="subscript"/>
        </w:rPr>
        <w:t>i</w:t>
      </w:r>
      <w:proofErr w:type="spellEnd"/>
      <w:r w:rsidR="003F3D26" w:rsidRPr="00A3306E">
        <w:rPr>
          <w:rFonts w:ascii="Times New Roman" w:eastAsia="宋体" w:hAnsi="Times New Roman" w:hint="eastAsia"/>
          <w:kern w:val="0"/>
        </w:rPr>
        <w:t>为时间标签相对标称时间的偏差</w:t>
      </w:r>
      <w:r w:rsidR="00DF6165" w:rsidRPr="00A3306E">
        <w:rPr>
          <w:rFonts w:ascii="Times New Roman" w:eastAsia="宋体" w:hAnsi="Times New Roman" w:cs="Times New Roman"/>
          <w:kern w:val="0"/>
        </w:rPr>
        <w:t>。</w:t>
      </w:r>
      <w:r w:rsidR="003F3D26" w:rsidRPr="00A3306E">
        <w:rPr>
          <w:rFonts w:ascii="Times New Roman" w:eastAsia="宋体" w:hAnsi="Times New Roman" w:cs="Times New Roman" w:hint="eastAsia"/>
          <w:kern w:val="0"/>
        </w:rPr>
        <w:t>由此，在</w:t>
      </w:r>
      <w:r w:rsidR="003F3D26" w:rsidRPr="00A3306E">
        <w:rPr>
          <w:rFonts w:ascii="Times New Roman" w:eastAsia="宋体" w:hAnsi="Times New Roman" w:cs="Times New Roman" w:hint="eastAsia"/>
          <w:kern w:val="0"/>
        </w:rPr>
        <w:t>t</w:t>
      </w:r>
      <w:r w:rsidRPr="00A3306E">
        <w:rPr>
          <w:rFonts w:ascii="Times New Roman" w:eastAsia="宋体" w:hAnsi="Times New Roman" w:cs="Times New Roman"/>
          <w:kern w:val="0"/>
        </w:rPr>
        <w:t>时刻，</w:t>
      </w:r>
      <w:proofErr w:type="spellStart"/>
      <w:r w:rsidR="00544E64" w:rsidRPr="00A3306E">
        <w:rPr>
          <w:rFonts w:ascii="Times New Roman" w:eastAsia="宋体" w:hAnsi="Times New Roman" w:cs="Times New Roman" w:hint="eastAsia"/>
          <w:i/>
          <w:iCs/>
          <w:kern w:val="0"/>
        </w:rPr>
        <w:t>i</w:t>
      </w:r>
      <w:proofErr w:type="spellEnd"/>
      <w:r w:rsidRPr="00A3306E">
        <w:rPr>
          <w:rFonts w:ascii="Times New Roman" w:eastAsia="宋体" w:hAnsi="Times New Roman" w:cs="Times New Roman"/>
          <w:kern w:val="0"/>
        </w:rPr>
        <w:t>卫星接收到的来自</w:t>
      </w:r>
      <w:r w:rsidR="00544E64" w:rsidRPr="00A3306E">
        <w:rPr>
          <w:rFonts w:ascii="Times New Roman" w:eastAsia="宋体" w:hAnsi="Times New Roman" w:cs="Times New Roman" w:hint="eastAsia"/>
          <w:i/>
          <w:iCs/>
          <w:kern w:val="0"/>
        </w:rPr>
        <w:t>j</w:t>
      </w:r>
      <w:r w:rsidRPr="00A3306E">
        <w:rPr>
          <w:rFonts w:ascii="Times New Roman" w:eastAsia="宋体" w:hAnsi="Times New Roman" w:cs="Times New Roman"/>
          <w:kern w:val="0"/>
        </w:rPr>
        <w:t>星的微波</w:t>
      </w:r>
      <w:r w:rsidR="003F3D26" w:rsidRPr="00A3306E">
        <w:rPr>
          <w:rFonts w:ascii="Times New Roman" w:eastAsia="宋体" w:hAnsi="Times New Roman" w:cs="Times New Roman" w:hint="eastAsia"/>
          <w:kern w:val="0"/>
        </w:rPr>
        <w:t>相位</w:t>
      </w:r>
      <w:r w:rsidRPr="00A3306E">
        <w:rPr>
          <w:rFonts w:ascii="Times New Roman" w:eastAsia="宋体" w:hAnsi="Times New Roman" w:cs="Times New Roman"/>
          <w:kern w:val="0"/>
        </w:rPr>
        <w:t>信号可记为：</w:t>
      </w:r>
    </w:p>
    <w:p w14:paraId="45600A84" w14:textId="3969C93B" w:rsidR="0004245C" w:rsidRPr="00A3306E" w:rsidRDefault="00544E64" w:rsidP="00544E64">
      <w:pPr>
        <w:pStyle w:val="AMDisplayEquation"/>
        <w:rPr>
          <w:rFonts w:ascii="Times New Roman" w:hAnsi="Times New Roman"/>
        </w:rPr>
      </w:pPr>
      <w:r w:rsidRPr="00A3306E">
        <w:rPr>
          <w:rFonts w:ascii="Times New Roman" w:hAnsi="Times New Roman"/>
        </w:rPr>
        <w:tab/>
      </w:r>
      <w:r w:rsidRPr="00A3306E">
        <w:rPr>
          <w:rFonts w:ascii="Times New Roman" w:hAnsi="Times New Roman"/>
          <w:position w:val="-29"/>
        </w:rPr>
        <w:object w:dxaOrig="7361" w:dyaOrig="696" w14:anchorId="4C5DED06">
          <v:shape id="_x0000_i7066" type="#_x0000_t75" style="width:367.8pt;height:34.8pt" o:ole="">
            <v:imagedata r:id="rId27" o:title=""/>
          </v:shape>
          <o:OLEObject Type="Embed" ProgID="Equation.AxMath" ShapeID="_x0000_i7066" DrawAspect="Content" ObjectID="_1708887980" r:id="rId28"/>
        </w:object>
      </w:r>
    </w:p>
    <w:p w14:paraId="108050FC" w14:textId="351284BB" w:rsidR="0004245C" w:rsidRPr="00A3306E" w:rsidRDefault="0004245C" w:rsidP="004D0A9C">
      <w:pPr>
        <w:autoSpaceDE w:val="0"/>
        <w:autoSpaceDN w:val="0"/>
        <w:adjustRightInd w:val="0"/>
        <w:snapToGrid w:val="0"/>
        <w:spacing w:line="360" w:lineRule="auto"/>
        <w:rPr>
          <w:rFonts w:ascii="Times New Roman" w:eastAsia="宋体" w:hAnsi="Times New Roman" w:cs="Times New Roman"/>
          <w:kern w:val="0"/>
        </w:rPr>
      </w:pPr>
      <w:r w:rsidRPr="00A3306E">
        <w:rPr>
          <w:rFonts w:ascii="Times New Roman" w:eastAsia="宋体" w:hAnsi="Times New Roman" w:cs="Times New Roman"/>
          <w:kern w:val="0"/>
        </w:rPr>
        <w:t>式</w:t>
      </w:r>
      <w:r w:rsidR="00544E64" w:rsidRPr="00A3306E">
        <w:rPr>
          <w:rFonts w:ascii="Times New Roman" w:eastAsia="宋体" w:hAnsi="Times New Roman" w:cs="Times New Roman" w:hint="eastAsia"/>
          <w:kern w:val="0"/>
        </w:rPr>
        <w:t>中</w:t>
      </w:r>
      <w:r w:rsidR="00544E64" w:rsidRPr="00A3306E">
        <w:rPr>
          <w:rFonts w:ascii="Times New Roman" w:eastAsia="宋体" w:hAnsi="Times New Roman"/>
          <w:kern w:val="0"/>
          <w:position w:val="-11"/>
        </w:rPr>
        <w:object w:dxaOrig="1459" w:dyaOrig="328" w14:anchorId="4FCAF98B">
          <v:shape id="_x0000_i7067" type="#_x0000_t75" style="width:73.2pt;height:16.2pt" o:ole="">
            <v:imagedata r:id="rId29" o:title=""/>
          </v:shape>
          <o:OLEObject Type="Embed" ProgID="Equation.AxMath" ShapeID="_x0000_i7067" DrawAspect="Content" ObjectID="_1708887981" r:id="rId30"/>
        </w:object>
      </w:r>
      <w:r w:rsidRPr="00A3306E">
        <w:rPr>
          <w:rFonts w:ascii="Times New Roman" w:eastAsia="宋体" w:hAnsi="Times New Roman" w:cs="Times New Roman"/>
          <w:kern w:val="0"/>
        </w:rPr>
        <w:t>代表第</w:t>
      </w:r>
      <w:r w:rsidR="00544E64" w:rsidRPr="00A3306E">
        <w:rPr>
          <w:rFonts w:ascii="Times New Roman" w:eastAsia="宋体" w:hAnsi="Times New Roman" w:cs="Times New Roman" w:hint="eastAsia"/>
          <w:i/>
          <w:iCs/>
          <w:kern w:val="0"/>
        </w:rPr>
        <w:t>j</w:t>
      </w:r>
      <w:r w:rsidRPr="00A3306E">
        <w:rPr>
          <w:rFonts w:ascii="Times New Roman" w:eastAsia="宋体" w:hAnsi="Times New Roman" w:cs="Times New Roman"/>
          <w:kern w:val="0"/>
        </w:rPr>
        <w:t>颗卫星在</w:t>
      </w:r>
      <w:r w:rsidR="00544E64" w:rsidRPr="00A3306E">
        <w:rPr>
          <w:rFonts w:ascii="Times New Roman" w:eastAsia="宋体" w:hAnsi="Times New Roman"/>
          <w:kern w:val="0"/>
          <w:position w:val="-10"/>
        </w:rPr>
        <w:object w:dxaOrig="1072" w:dyaOrig="316" w14:anchorId="4AB675D4">
          <v:shape id="_x0000_i7068" type="#_x0000_t75" style="width:53.4pt;height:16.2pt" o:ole="">
            <v:imagedata r:id="rId31" o:title=""/>
          </v:shape>
          <o:OLEObject Type="Embed" ProgID="Equation.AxMath" ShapeID="_x0000_i7068" DrawAspect="Content" ObjectID="_1708887982" r:id="rId32"/>
        </w:object>
      </w:r>
      <w:r w:rsidRPr="00A3306E">
        <w:rPr>
          <w:rFonts w:ascii="Times New Roman" w:eastAsia="宋体" w:hAnsi="Times New Roman" w:cs="Times New Roman"/>
          <w:kern w:val="0"/>
        </w:rPr>
        <w:t>时刻发出的微波信号</w:t>
      </w:r>
      <w:r w:rsidR="00DF6165" w:rsidRPr="00A3306E">
        <w:rPr>
          <w:rFonts w:ascii="Times New Roman" w:eastAsia="宋体" w:hAnsi="Times New Roman" w:cs="Times New Roman"/>
          <w:kern w:val="0"/>
        </w:rPr>
        <w:t>，</w:t>
      </w:r>
      <w:r w:rsidR="00544E64" w:rsidRPr="00A3306E">
        <w:rPr>
          <w:rFonts w:ascii="Times New Roman" w:eastAsia="宋体" w:hAnsi="Times New Roman"/>
          <w:kern w:val="0"/>
          <w:position w:val="-10"/>
        </w:rPr>
        <w:object w:dxaOrig="230" w:dyaOrig="316" w14:anchorId="426B2A10">
          <v:shape id="_x0000_i7069" type="#_x0000_t75" style="width:11.4pt;height:16.2pt" o:ole="">
            <v:imagedata r:id="rId33" o:title=""/>
          </v:shape>
          <o:OLEObject Type="Embed" ProgID="Equation.AxMath" ShapeID="_x0000_i7069" DrawAspect="Content" ObjectID="_1708887983" r:id="rId34"/>
        </w:object>
      </w:r>
      <w:r w:rsidRPr="00A3306E">
        <w:rPr>
          <w:rFonts w:ascii="Times New Roman" w:eastAsia="宋体" w:hAnsi="Times New Roman" w:cs="Times New Roman"/>
          <w:kern w:val="0"/>
        </w:rPr>
        <w:t>表示微波由</w:t>
      </w:r>
      <m:oMath>
        <m:r>
          <w:rPr>
            <w:rFonts w:ascii="Cambria Math" w:eastAsia="宋体" w:hAnsi="Cambria Math" w:cs="Times New Roman"/>
            <w:kern w:val="0"/>
          </w:rPr>
          <m:t>i</m:t>
        </m:r>
      </m:oMath>
      <w:r w:rsidRPr="00A3306E">
        <w:rPr>
          <w:rFonts w:ascii="Times New Roman" w:eastAsia="宋体" w:hAnsi="Times New Roman" w:cs="Times New Roman"/>
          <w:kern w:val="0"/>
        </w:rPr>
        <w:t>卫星到</w:t>
      </w:r>
      <w:r w:rsidR="00544E64" w:rsidRPr="00A3306E">
        <w:rPr>
          <w:rFonts w:ascii="Times New Roman" w:eastAsia="宋体" w:hAnsi="Times New Roman" w:cs="Times New Roman" w:hint="eastAsia"/>
          <w:i/>
          <w:iCs/>
          <w:kern w:val="0"/>
        </w:rPr>
        <w:t>j</w:t>
      </w:r>
      <w:r w:rsidRPr="00A3306E">
        <w:rPr>
          <w:rFonts w:ascii="Times New Roman" w:eastAsia="宋体" w:hAnsi="Times New Roman" w:cs="Times New Roman"/>
          <w:kern w:val="0"/>
        </w:rPr>
        <w:t>卫星飞行时间</w:t>
      </w:r>
      <w:r w:rsidR="003F3D26" w:rsidRPr="00A3306E">
        <w:rPr>
          <w:rFonts w:ascii="Times New Roman" w:eastAsia="宋体" w:hAnsi="Times New Roman" w:cs="Times New Roman" w:hint="eastAsia"/>
          <w:kern w:val="0"/>
        </w:rPr>
        <w:t xml:space="preserve"> </w:t>
      </w:r>
      <w:r w:rsidRPr="00A3306E">
        <w:rPr>
          <w:rFonts w:ascii="Times New Roman" w:eastAsia="宋体" w:hAnsi="Times New Roman" w:cs="Times New Roman"/>
        </w:rPr>
        <w:t>(time of flight, TOF)</w:t>
      </w:r>
      <w:r w:rsidRPr="00A3306E">
        <w:rPr>
          <w:rFonts w:ascii="Times New Roman" w:eastAsia="宋体" w:hAnsi="Times New Roman" w:cs="Times New Roman"/>
          <w:kern w:val="0"/>
        </w:rPr>
        <w:t>，</w:t>
      </w:r>
      <w:r w:rsidR="00544E64" w:rsidRPr="00A3306E">
        <w:rPr>
          <w:rFonts w:ascii="Times New Roman" w:eastAsia="宋体" w:hAnsi="Times New Roman"/>
          <w:kern w:val="0"/>
          <w:position w:val="-10"/>
        </w:rPr>
        <w:object w:dxaOrig="246" w:dyaOrig="316" w14:anchorId="23823771">
          <v:shape id="_x0000_i7070" type="#_x0000_t75" style="width:12pt;height:16.2pt" o:ole="">
            <v:imagedata r:id="rId35" o:title=""/>
          </v:shape>
          <o:OLEObject Type="Embed" ProgID="Equation.AxMath" ShapeID="_x0000_i7070" DrawAspect="Content" ObjectID="_1708887984" r:id="rId36"/>
        </w:object>
      </w:r>
      <w:r w:rsidRPr="00A3306E">
        <w:rPr>
          <w:rFonts w:ascii="Times New Roman" w:eastAsia="宋体" w:hAnsi="Times New Roman" w:cs="Times New Roman"/>
          <w:kern w:val="0"/>
        </w:rPr>
        <w:t>代表微波信号穿过电离层产生的相位偏差，</w:t>
      </w:r>
      <w:r w:rsidR="00544E64" w:rsidRPr="00A3306E">
        <w:rPr>
          <w:rFonts w:ascii="Times New Roman" w:eastAsia="宋体" w:hAnsi="Times New Roman"/>
          <w:kern w:val="0"/>
          <w:position w:val="-10"/>
          <w:lang w:val="en-GB"/>
        </w:rPr>
        <w:object w:dxaOrig="263" w:dyaOrig="316" w14:anchorId="39997F66">
          <v:shape id="_x0000_i7071" type="#_x0000_t75" style="width:13.2pt;height:16.2pt" o:ole="">
            <v:imagedata r:id="rId37" o:title=""/>
          </v:shape>
          <o:OLEObject Type="Embed" ProgID="Equation.AxMath" ShapeID="_x0000_i7071" DrawAspect="Content" ObjectID="_1708887985" r:id="rId38"/>
        </w:object>
      </w:r>
      <w:r w:rsidRPr="00A3306E">
        <w:rPr>
          <w:rFonts w:ascii="Times New Roman" w:eastAsia="宋体" w:hAnsi="Times New Roman" w:cs="Times New Roman"/>
          <w:kern w:val="0"/>
        </w:rPr>
        <w:t>包含仪器、微波多路径反射以及中性大气造成的偏差，</w:t>
      </w:r>
      <w:r w:rsidR="00544E64" w:rsidRPr="00A3306E">
        <w:rPr>
          <w:rFonts w:ascii="Times New Roman" w:eastAsia="宋体" w:hAnsi="Times New Roman"/>
          <w:kern w:val="0"/>
          <w:position w:val="-10"/>
        </w:rPr>
        <w:object w:dxaOrig="240" w:dyaOrig="316" w14:anchorId="07E9B164">
          <v:shape id="_x0000_i7072" type="#_x0000_t75" style="width:12pt;height:16.2pt" o:ole="">
            <v:imagedata r:id="rId39" o:title=""/>
          </v:shape>
          <o:OLEObject Type="Embed" ProgID="Equation.AxMath" ShapeID="_x0000_i7072" DrawAspect="Content" ObjectID="_1708887986" r:id="rId40"/>
        </w:object>
      </w:r>
      <w:r w:rsidRPr="00A3306E">
        <w:rPr>
          <w:rFonts w:ascii="Times New Roman" w:eastAsia="宋体" w:hAnsi="Times New Roman" w:cs="Times New Roman"/>
          <w:iCs/>
          <w:kern w:val="0"/>
        </w:rPr>
        <w:t>代表系统噪声</w:t>
      </w:r>
      <w:r w:rsidR="003F3D26" w:rsidRPr="00A3306E">
        <w:rPr>
          <w:rFonts w:ascii="Times New Roman" w:eastAsia="宋体" w:hAnsi="Times New Roman" w:cs="Times New Roman" w:hint="eastAsia"/>
          <w:iCs/>
          <w:kern w:val="0"/>
        </w:rPr>
        <w:t>，包括电子学噪声等</w:t>
      </w:r>
      <w:r w:rsidRPr="00A3306E">
        <w:rPr>
          <w:rFonts w:ascii="Times New Roman" w:eastAsia="宋体" w:hAnsi="Times New Roman" w:cs="Times New Roman"/>
          <w:kern w:val="0"/>
        </w:rPr>
        <w:t>。</w:t>
      </w:r>
    </w:p>
    <w:p w14:paraId="762CA056" w14:textId="5E5D161E" w:rsidR="00DF6165" w:rsidRPr="00A3306E" w:rsidRDefault="00544E64" w:rsidP="004D0A9C">
      <w:pPr>
        <w:autoSpaceDE w:val="0"/>
        <w:autoSpaceDN w:val="0"/>
        <w:adjustRightInd w:val="0"/>
        <w:snapToGrid w:val="0"/>
        <w:spacing w:line="360" w:lineRule="auto"/>
        <w:ind w:firstLineChars="200" w:firstLine="420"/>
        <w:rPr>
          <w:rFonts w:ascii="Times New Roman" w:eastAsia="宋体" w:hAnsi="Times New Roman" w:cs="Times New Roman"/>
          <w:kern w:val="0"/>
        </w:rPr>
      </w:pPr>
      <w:proofErr w:type="spellStart"/>
      <w:r w:rsidRPr="00A3306E">
        <w:rPr>
          <w:rFonts w:ascii="Times New Roman" w:eastAsia="宋体" w:hAnsi="Times New Roman" w:cs="Times New Roman" w:hint="eastAsia"/>
          <w:i/>
          <w:iCs/>
          <w:kern w:val="0"/>
        </w:rPr>
        <w:t>i</w:t>
      </w:r>
      <w:proofErr w:type="spellEnd"/>
      <w:r w:rsidR="0004245C" w:rsidRPr="00A3306E">
        <w:rPr>
          <w:rFonts w:ascii="Times New Roman" w:eastAsia="宋体" w:hAnsi="Times New Roman" w:cs="Times New Roman"/>
          <w:kern w:val="0"/>
        </w:rPr>
        <w:t>星本地参考相位信号与接收到的</w:t>
      </w:r>
      <w:r w:rsidR="003339B3" w:rsidRPr="00A3306E">
        <w:rPr>
          <w:rFonts w:ascii="Times New Roman" w:eastAsia="宋体" w:hAnsi="Times New Roman" w:cs="Times New Roman" w:hint="eastAsia"/>
          <w:kern w:val="0"/>
        </w:rPr>
        <w:t>来自</w:t>
      </w:r>
      <w:r w:rsidRPr="00A3306E">
        <w:rPr>
          <w:rFonts w:ascii="Times New Roman" w:eastAsia="宋体" w:hAnsi="Times New Roman" w:cs="Times New Roman" w:hint="eastAsia"/>
          <w:i/>
          <w:iCs/>
          <w:kern w:val="0"/>
        </w:rPr>
        <w:t>j</w:t>
      </w:r>
      <w:r w:rsidR="0004245C" w:rsidRPr="00A3306E">
        <w:rPr>
          <w:rFonts w:ascii="Times New Roman" w:eastAsia="宋体" w:hAnsi="Times New Roman" w:cs="Times New Roman"/>
          <w:kern w:val="0"/>
        </w:rPr>
        <w:t>星的微波相位信号通过</w:t>
      </w:r>
      <w:r w:rsidR="003F3D26" w:rsidRPr="00A3306E">
        <w:rPr>
          <w:rFonts w:ascii="Times New Roman" w:eastAsia="宋体" w:hAnsi="Times New Roman" w:cs="Times New Roman" w:hint="eastAsia"/>
          <w:kern w:val="0"/>
        </w:rPr>
        <w:t>拍频</w:t>
      </w:r>
      <w:r w:rsidR="0004245C" w:rsidRPr="00A3306E">
        <w:rPr>
          <w:rFonts w:ascii="Times New Roman" w:eastAsia="宋体" w:hAnsi="Times New Roman" w:cs="Times New Roman"/>
          <w:kern w:val="0"/>
        </w:rPr>
        <w:t>得到</w:t>
      </w:r>
      <w:proofErr w:type="spellStart"/>
      <w:r w:rsidRPr="00A3306E">
        <w:rPr>
          <w:rFonts w:ascii="Times New Roman" w:eastAsia="宋体" w:hAnsi="Times New Roman" w:cs="Times New Roman" w:hint="eastAsia"/>
          <w:i/>
          <w:iCs/>
          <w:kern w:val="0"/>
        </w:rPr>
        <w:t>i</w:t>
      </w:r>
      <w:proofErr w:type="spellEnd"/>
      <w:r w:rsidR="0004245C" w:rsidRPr="00A3306E">
        <w:rPr>
          <w:rFonts w:ascii="Times New Roman" w:eastAsia="宋体" w:hAnsi="Times New Roman" w:cs="Times New Roman"/>
          <w:kern w:val="0"/>
        </w:rPr>
        <w:t>星的差分相位</w:t>
      </w:r>
      <w:r w:rsidR="003339B3" w:rsidRPr="00A3306E">
        <w:rPr>
          <w:rFonts w:ascii="Times New Roman" w:eastAsia="宋体" w:hAnsi="Times New Roman" w:cs="Times New Roman"/>
          <w:kern w:val="0"/>
        </w:rPr>
        <w:t>测量</w:t>
      </w:r>
      <w:r w:rsidR="0004245C" w:rsidRPr="00A3306E">
        <w:rPr>
          <w:rFonts w:ascii="Times New Roman" w:eastAsia="宋体" w:hAnsi="Times New Roman" w:cs="Times New Roman"/>
          <w:kern w:val="0"/>
        </w:rPr>
        <w:t>信号</w:t>
      </w:r>
      <w:r w:rsidR="003F3D26" w:rsidRPr="00A3306E">
        <w:rPr>
          <w:rFonts w:ascii="Times New Roman" w:eastAsia="宋体" w:hAnsi="Times New Roman" w:cs="Times New Roman" w:hint="eastAsia"/>
          <w:kern w:val="0"/>
        </w:rPr>
        <w:t>为</w:t>
      </w:r>
      <w:r w:rsidR="00DF6165" w:rsidRPr="00A3306E">
        <w:rPr>
          <w:rFonts w:ascii="Times New Roman" w:eastAsia="宋体" w:hAnsi="Times New Roman" w:cs="Times New Roman"/>
          <w:kern w:val="0"/>
        </w:rPr>
        <w:fldChar w:fldCharType="begin"/>
      </w:r>
      <w:r w:rsidR="00B975F7" w:rsidRPr="00A3306E">
        <w:rPr>
          <w:rFonts w:ascii="Times New Roman" w:eastAsia="宋体" w:hAnsi="Times New Roman" w:cs="Times New Roman"/>
          <w:kern w:val="0"/>
        </w:rPr>
        <w:instrText xml:space="preserve"> ADDIN ZOTERO_ITEM CSL_CITATION {"citationID":"1zW7w2iT","properties":{"formattedCitation":"(KIM, 2000)","plainCitation":"(KIM, 2000)","noteIndex":0},"citationItems":[{"id":149,"uris":["http://zotero.org/users/6467040/items/JYLRR7EE"],"uri":["http://zotero.org/users/6467040/items/JYLRR7EE"],"itemData":{"id":149,"type":"article-journal","language":"en","page":"289","title":"Simulation Study of A Low-Low Satellite-to-Satellite Tracking Mission","author":[{"family":"Kim","given":"Jeongrae"}],"issued":{"date-parts":[["2000"]]}}}],"schema":"https://github.com/citation-style-language/schema/raw/master/csl-citation.json"} </w:instrText>
      </w:r>
      <w:r w:rsidR="00DF6165" w:rsidRPr="00A3306E">
        <w:rPr>
          <w:rFonts w:ascii="Times New Roman" w:eastAsia="宋体" w:hAnsi="Times New Roman" w:cs="Times New Roman"/>
          <w:kern w:val="0"/>
        </w:rPr>
        <w:fldChar w:fldCharType="separate"/>
      </w:r>
      <w:r w:rsidR="00B975F7" w:rsidRPr="00A3306E">
        <w:rPr>
          <w:rFonts w:ascii="Times New Roman" w:eastAsia="宋体" w:hAnsi="Times New Roman" w:cs="Times New Roman"/>
        </w:rPr>
        <w:t>(KIM, 2000)</w:t>
      </w:r>
      <w:r w:rsidR="00DF6165" w:rsidRPr="00A3306E">
        <w:rPr>
          <w:rFonts w:ascii="Times New Roman" w:eastAsia="宋体" w:hAnsi="Times New Roman" w:cs="Times New Roman"/>
          <w:kern w:val="0"/>
        </w:rPr>
        <w:fldChar w:fldCharType="end"/>
      </w:r>
    </w:p>
    <w:p w14:paraId="58747304" w14:textId="37764D4F" w:rsidR="0004245C" w:rsidRPr="00A3306E" w:rsidRDefault="00544E64" w:rsidP="00544E64">
      <w:pPr>
        <w:pStyle w:val="AMDisplayEquation"/>
        <w:rPr>
          <w:rFonts w:ascii="Times New Roman" w:hAnsi="Times New Roman"/>
        </w:rPr>
      </w:pPr>
      <w:r w:rsidRPr="00A3306E">
        <w:rPr>
          <w:rFonts w:ascii="Times New Roman" w:hAnsi="Times New Roman"/>
        </w:rPr>
        <w:tab/>
      </w:r>
      <w:r w:rsidRPr="00A3306E">
        <w:rPr>
          <w:rFonts w:ascii="Times New Roman" w:hAnsi="Times New Roman"/>
          <w:position w:val="-44"/>
        </w:rPr>
        <w:object w:dxaOrig="7562" w:dyaOrig="992" w14:anchorId="38395A45">
          <v:shape id="_x0000_i7073" type="#_x0000_t75" style="width:378pt;height:49.8pt" o:ole="">
            <v:imagedata r:id="rId41" o:title=""/>
          </v:shape>
          <o:OLEObject Type="Embed" ProgID="Equation.AxMath" ShapeID="_x0000_i7073" DrawAspect="Content" ObjectID="_1708887987" r:id="rId42"/>
        </w:object>
      </w:r>
    </w:p>
    <w:p w14:paraId="35E7C2D8" w14:textId="3D9B252D" w:rsidR="00D40591" w:rsidRPr="00A3306E" w:rsidRDefault="0004245C" w:rsidP="00D40591">
      <w:pPr>
        <w:autoSpaceDE w:val="0"/>
        <w:autoSpaceDN w:val="0"/>
        <w:adjustRightInd w:val="0"/>
        <w:spacing w:line="360" w:lineRule="auto"/>
        <w:ind w:firstLineChars="200" w:firstLine="420"/>
        <w:jc w:val="left"/>
        <w:rPr>
          <w:rFonts w:ascii="Times New Roman" w:eastAsia="宋体" w:hAnsi="Times New Roman" w:cs="Times New Roman"/>
          <w:kern w:val="0"/>
        </w:rPr>
      </w:pPr>
      <w:r w:rsidRPr="00A3306E">
        <w:rPr>
          <w:rFonts w:ascii="Times New Roman" w:eastAsia="宋体" w:hAnsi="Times New Roman" w:cs="Times New Roman"/>
          <w:kern w:val="0"/>
        </w:rPr>
        <w:t>上式单位为周</w:t>
      </w:r>
      <w:r w:rsidRPr="00A3306E">
        <w:rPr>
          <w:rFonts w:ascii="Times New Roman" w:eastAsia="宋体" w:hAnsi="Times New Roman" w:cs="Times New Roman"/>
          <w:kern w:val="0"/>
        </w:rPr>
        <w:t>(cycle)</w:t>
      </w:r>
      <w:r w:rsidRPr="00A3306E">
        <w:rPr>
          <w:rFonts w:ascii="Times New Roman" w:eastAsia="宋体" w:hAnsi="Times New Roman" w:cs="Times New Roman"/>
          <w:kern w:val="0"/>
        </w:rPr>
        <w:t>，其中</w:t>
      </w:r>
      <w:r w:rsidR="00544E64" w:rsidRPr="00A3306E">
        <w:rPr>
          <w:rFonts w:ascii="Times New Roman" w:eastAsia="宋体" w:hAnsi="Times New Roman" w:cs="Times New Roman"/>
          <w:kern w:val="0"/>
        </w:rPr>
        <w:object w:dxaOrig="321" w:dyaOrig="316" w14:anchorId="13E26DDF">
          <v:shape id="_x0000_i7074" type="#_x0000_t75" style="width:16.2pt;height:16.2pt" o:ole="">
            <v:imagedata r:id="rId43" o:title=""/>
          </v:shape>
          <o:OLEObject Type="Embed" ProgID="Equation.AxMath" ShapeID="_x0000_i7074" DrawAspect="Content" ObjectID="_1708887988" r:id="rId44"/>
        </w:object>
      </w:r>
      <w:r w:rsidRPr="00A3306E">
        <w:rPr>
          <w:rFonts w:ascii="Times New Roman" w:eastAsia="宋体" w:hAnsi="Times New Roman" w:cs="Times New Roman"/>
          <w:kern w:val="0"/>
        </w:rPr>
        <w:t>为整数</w:t>
      </w:r>
      <w:r w:rsidR="003F3D26" w:rsidRPr="00A3306E">
        <w:rPr>
          <w:rFonts w:ascii="Times New Roman" w:eastAsia="宋体" w:hAnsi="Times New Roman" w:cs="Times New Roman" w:hint="eastAsia"/>
          <w:kern w:val="0"/>
        </w:rPr>
        <w:t>周期</w:t>
      </w:r>
      <w:r w:rsidRPr="00A3306E">
        <w:rPr>
          <w:rFonts w:ascii="Times New Roman" w:eastAsia="宋体" w:hAnsi="Times New Roman" w:cs="Times New Roman"/>
          <w:kern w:val="0"/>
        </w:rPr>
        <w:t>模糊度</w:t>
      </w:r>
      <w:r w:rsidR="007261C0" w:rsidRPr="00A3306E">
        <w:rPr>
          <w:rFonts w:ascii="Times New Roman" w:eastAsia="宋体" w:hAnsi="Times New Roman" w:cs="Times New Roman" w:hint="eastAsia"/>
          <w:kern w:val="0"/>
        </w:rPr>
        <w:t>。</w:t>
      </w:r>
      <w:r w:rsidR="00D40591" w:rsidRPr="00A3306E">
        <w:rPr>
          <w:rFonts w:ascii="Times New Roman" w:eastAsia="宋体" w:hAnsi="Times New Roman" w:cs="Times New Roman" w:hint="eastAsia"/>
          <w:kern w:val="0"/>
        </w:rPr>
        <w:t>载波不稳定性相位噪声</w:t>
      </w:r>
      <m:oMath>
        <m:r>
          <w:rPr>
            <w:rFonts w:ascii="Cambria Math" w:eastAsia="宋体" w:hAnsi="Cambria Math" w:cs="Times New Roman"/>
            <w:kern w:val="0"/>
          </w:rPr>
          <m:t>δ</m:t>
        </m:r>
        <m:sSub>
          <m:sSubPr>
            <m:ctrlPr>
              <w:rPr>
                <w:rFonts w:ascii="Cambria Math" w:eastAsia="宋体" w:hAnsi="Cambria Math" w:cs="Times New Roman"/>
                <w:kern w:val="0"/>
              </w:rPr>
            </m:ctrlPr>
          </m:sSubPr>
          <m:e>
            <m:r>
              <w:rPr>
                <w:rFonts w:ascii="Cambria Math" w:eastAsia="宋体" w:hAnsi="Cambria Math" w:cs="Times New Roman"/>
                <w:kern w:val="0"/>
              </w:rPr>
              <m:t>ϕ</m:t>
            </m:r>
          </m:e>
          <m:sub>
            <m:r>
              <w:rPr>
                <w:rFonts w:ascii="Cambria Math" w:eastAsia="宋体" w:hAnsi="Cambria Math" w:cs="Times New Roman"/>
                <w:kern w:val="0"/>
              </w:rPr>
              <m:t>i</m:t>
            </m:r>
          </m:sub>
        </m:sSub>
        <m:d>
          <m:dPr>
            <m:ctrlPr>
              <w:rPr>
                <w:rFonts w:ascii="Cambria Math" w:eastAsia="宋体" w:hAnsi="Cambria Math" w:cs="Times New Roman"/>
                <w:kern w:val="0"/>
              </w:rPr>
            </m:ctrlPr>
          </m:dPr>
          <m:e>
            <m:r>
              <w:rPr>
                <w:rFonts w:ascii="Cambria Math" w:eastAsia="宋体" w:hAnsi="Cambria Math" w:cs="Times New Roman"/>
                <w:kern w:val="0"/>
              </w:rPr>
              <m:t>t</m:t>
            </m:r>
          </m:e>
        </m:d>
      </m:oMath>
      <w:r w:rsidR="00D40591" w:rsidRPr="00A3306E">
        <w:rPr>
          <w:rFonts w:ascii="Times New Roman" w:eastAsia="宋体" w:hAnsi="Times New Roman" w:cs="Times New Roman" w:hint="eastAsia"/>
          <w:kern w:val="0"/>
        </w:rPr>
        <w:t>分为长时关联噪声和高频随机噪声两部分。由于每颗卫星的本地</w:t>
      </w:r>
      <w:r w:rsidR="00D40591" w:rsidRPr="00A3306E">
        <w:rPr>
          <w:rFonts w:ascii="Times New Roman" w:eastAsia="宋体" w:hAnsi="Times New Roman" w:cs="Times New Roman"/>
          <w:kern w:val="0"/>
        </w:rPr>
        <w:t>USO</w:t>
      </w:r>
      <w:r w:rsidR="00D40591" w:rsidRPr="00A3306E">
        <w:rPr>
          <w:rFonts w:ascii="Times New Roman" w:eastAsia="宋体" w:hAnsi="Times New Roman" w:cs="Times New Roman" w:hint="eastAsia"/>
          <w:kern w:val="0"/>
        </w:rPr>
        <w:t>所产生的相位噪声都会传递到双星</w:t>
      </w:r>
      <w:r w:rsidR="00D40591" w:rsidRPr="00A3306E">
        <w:rPr>
          <w:rFonts w:ascii="Times New Roman" w:eastAsia="宋体" w:hAnsi="Times New Roman" w:cs="Times New Roman"/>
          <w:kern w:val="0"/>
        </w:rPr>
        <w:t>KBR</w:t>
      </w:r>
      <w:r w:rsidR="00D40591" w:rsidRPr="00A3306E">
        <w:rPr>
          <w:rFonts w:ascii="Times New Roman" w:eastAsia="宋体" w:hAnsi="Times New Roman" w:cs="Times New Roman" w:hint="eastAsia"/>
          <w:kern w:val="0"/>
        </w:rPr>
        <w:t>差分相位数据中，因此在精确校准时间标签之后，组合在同一时刻的双星</w:t>
      </w:r>
      <w:r w:rsidR="00D40591" w:rsidRPr="00A3306E">
        <w:rPr>
          <w:rFonts w:ascii="Times New Roman" w:eastAsia="宋体" w:hAnsi="Times New Roman" w:cs="Times New Roman"/>
          <w:kern w:val="0"/>
        </w:rPr>
        <w:lastRenderedPageBreak/>
        <w:t>KBR</w:t>
      </w:r>
      <w:r w:rsidR="00D40591" w:rsidRPr="00A3306E">
        <w:rPr>
          <w:rFonts w:ascii="Times New Roman" w:eastAsia="宋体" w:hAnsi="Times New Roman" w:cs="Times New Roman" w:hint="eastAsia"/>
          <w:kern w:val="0"/>
        </w:rPr>
        <w:t>差分相位数据可压制关联时间大于微波传播时间的相位误差。由此，组合双星</w:t>
      </w:r>
      <w:r w:rsidR="00D40591" w:rsidRPr="00A3306E">
        <w:rPr>
          <w:rFonts w:ascii="Times New Roman" w:eastAsia="宋体" w:hAnsi="Times New Roman" w:cs="Times New Roman"/>
          <w:kern w:val="0"/>
        </w:rPr>
        <w:t>KBR</w:t>
      </w:r>
      <w:r w:rsidR="00D40591" w:rsidRPr="00A3306E">
        <w:rPr>
          <w:rFonts w:ascii="Times New Roman" w:eastAsia="宋体" w:hAnsi="Times New Roman" w:cs="Times New Roman" w:hint="eastAsia"/>
          <w:kern w:val="0"/>
        </w:rPr>
        <w:t>差分相位测量值数据后所得的双向单程相位测量值</w:t>
      </w:r>
      <m:oMath>
        <m:r>
          <m:rPr>
            <m:sty m:val="p"/>
          </m:rPr>
          <w:rPr>
            <w:rFonts w:ascii="Cambria Math" w:eastAsia="宋体" w:hAnsi="Cambria Math" w:cs="Times New Roman" w:hint="eastAsia"/>
            <w:kern w:val="0"/>
          </w:rPr>
          <m:t>Θ</m:t>
        </m:r>
        <m:d>
          <m:dPr>
            <m:ctrlPr>
              <w:rPr>
                <w:rFonts w:ascii="Cambria Math" w:eastAsia="宋体" w:hAnsi="Cambria Math" w:cs="Times New Roman"/>
                <w:kern w:val="0"/>
              </w:rPr>
            </m:ctrlPr>
          </m:dPr>
          <m:e>
            <m:r>
              <w:rPr>
                <w:rFonts w:ascii="Cambria Math" w:eastAsia="宋体" w:hAnsi="Cambria Math" w:cs="Times New Roman"/>
                <w:kern w:val="0"/>
              </w:rPr>
              <m:t>t</m:t>
            </m:r>
          </m:e>
        </m:d>
      </m:oMath>
      <w:r w:rsidR="00D40591" w:rsidRPr="00A3306E">
        <w:rPr>
          <w:rFonts w:ascii="Times New Roman" w:eastAsia="宋体" w:hAnsi="Times New Roman" w:cs="Times New Roman" w:hint="eastAsia"/>
          <w:kern w:val="0"/>
        </w:rPr>
        <w:t>为</w:t>
      </w:r>
    </w:p>
    <w:p w14:paraId="172A9A69" w14:textId="0B696616" w:rsidR="00D40591" w:rsidRPr="00A3306E" w:rsidRDefault="00D40591" w:rsidP="00D40591">
      <w:pPr>
        <w:pStyle w:val="AMDisplayEquation"/>
        <w:rPr>
          <w:rFonts w:ascii="Times New Roman" w:hAnsi="Times New Roman"/>
          <w:rPrChange w:id="55" w:author="Reuben" w:date="2022-03-15T21:11:00Z">
            <w:rPr/>
          </w:rPrChange>
        </w:rPr>
      </w:pPr>
      <w:r w:rsidRPr="00A3306E">
        <w:rPr>
          <w:rFonts w:ascii="Times New Roman" w:hAnsi="Times New Roman"/>
          <w:rPrChange w:id="56" w:author="Reuben" w:date="2022-03-15T21:11:00Z">
            <w:rPr/>
          </w:rPrChange>
        </w:rPr>
        <w:tab/>
      </w:r>
      <w:r w:rsidRPr="00A3306E">
        <w:rPr>
          <w:rFonts w:ascii="Times New Roman" w:hAnsi="Times New Roman"/>
          <w:position w:val="-60"/>
          <w:rPrChange w:id="57" w:author="Reuben" w:date="2022-03-15T21:11:00Z">
            <w:rPr>
              <w:position w:val="-60"/>
            </w:rPr>
          </w:rPrChange>
        </w:rPr>
        <w:object w:dxaOrig="7396" w:dyaOrig="1317" w14:anchorId="610894A6">
          <v:shape id="_x0000_i7075" type="#_x0000_t75" style="width:369pt;height:66pt" o:ole="">
            <v:imagedata r:id="rId45" o:title=""/>
          </v:shape>
          <o:OLEObject Type="Embed" ProgID="Equation.AxMath" ShapeID="_x0000_i7075" DrawAspect="Content" ObjectID="_1708887989" r:id="rId46"/>
        </w:object>
      </w:r>
      <w:r w:rsidRPr="00A3306E">
        <w:rPr>
          <w:rFonts w:ascii="Times New Roman" w:hAnsi="Times New Roman"/>
          <w:rPrChange w:id="58" w:author="Reuben" w:date="2022-03-15T21:11:00Z">
            <w:rPr/>
          </w:rPrChange>
        </w:rPr>
        <w:tab/>
      </w:r>
      <w:r w:rsidRPr="00A3306E">
        <w:rPr>
          <w:rFonts w:ascii="Times New Roman" w:hAnsi="Times New Roman"/>
          <w:rPrChange w:id="59" w:author="Reuben" w:date="2022-03-15T21:11:00Z">
            <w:rPr/>
          </w:rPrChange>
        </w:rPr>
        <w:fldChar w:fldCharType="begin"/>
      </w:r>
      <w:r w:rsidRPr="00A3306E">
        <w:rPr>
          <w:rFonts w:ascii="Times New Roman" w:hAnsi="Times New Roman"/>
          <w:rPrChange w:id="60" w:author="Reuben" w:date="2022-03-15T21:11:00Z">
            <w:rPr/>
          </w:rPrChange>
        </w:rPr>
        <w:instrText xml:space="preserve"> MACROBUTTON AMMPlaceRM \* MERGEFORMAT </w:instrText>
      </w:r>
      <w:r w:rsidRPr="00A3306E">
        <w:rPr>
          <w:rFonts w:ascii="Times New Roman" w:hAnsi="Times New Roman"/>
          <w:rPrChange w:id="61" w:author="Reuben" w:date="2022-03-15T21:11:00Z">
            <w:rPr/>
          </w:rPrChange>
        </w:rPr>
        <w:fldChar w:fldCharType="begin"/>
      </w:r>
      <w:r w:rsidRPr="00A3306E">
        <w:rPr>
          <w:rFonts w:ascii="Times New Roman" w:hAnsi="Times New Roman"/>
          <w:rPrChange w:id="62" w:author="Reuben" w:date="2022-03-15T21:11:00Z">
            <w:rPr/>
          </w:rPrChange>
        </w:rPr>
        <w:instrText xml:space="preserve"> SEQ AMEqn \h \* MERGEFORMAT </w:instrText>
      </w:r>
      <w:r w:rsidRPr="00A3306E">
        <w:rPr>
          <w:rFonts w:ascii="Times New Roman" w:hAnsi="Times New Roman"/>
          <w:rPrChange w:id="63" w:author="Reuben" w:date="2022-03-15T21:11:00Z">
            <w:rPr/>
          </w:rPrChange>
        </w:rPr>
        <w:fldChar w:fldCharType="end"/>
      </w:r>
      <w:bookmarkStart w:id="64" w:name="ZEqnNum426647"/>
      <w:r w:rsidRPr="00A3306E">
        <w:rPr>
          <w:rFonts w:ascii="Times New Roman" w:hAnsi="Times New Roman"/>
          <w:rPrChange w:id="65" w:author="Reuben" w:date="2022-03-15T21:11:00Z">
            <w:rPr/>
          </w:rPrChange>
        </w:rPr>
        <w:instrText>(</w:instrText>
      </w:r>
      <w:r w:rsidRPr="00A3306E">
        <w:rPr>
          <w:rFonts w:ascii="Times New Roman" w:hAnsi="Times New Roman"/>
          <w:noProof/>
          <w:rPrChange w:id="66" w:author="Reuben" w:date="2022-03-15T21:11:00Z">
            <w:rPr>
              <w:noProof/>
            </w:rPr>
          </w:rPrChange>
        </w:rPr>
        <w:fldChar w:fldCharType="begin"/>
      </w:r>
      <w:r w:rsidRPr="00A3306E">
        <w:rPr>
          <w:rFonts w:ascii="Times New Roman" w:hAnsi="Times New Roman"/>
          <w:noProof/>
          <w:rPrChange w:id="67" w:author="Reuben" w:date="2022-03-15T21:11:00Z">
            <w:rPr>
              <w:noProof/>
            </w:rPr>
          </w:rPrChange>
        </w:rPr>
        <w:instrText xml:space="preserve"> SEQ AMEqn \c \* Arabic \* MERGEFORMAT </w:instrText>
      </w:r>
      <w:r w:rsidRPr="00A3306E">
        <w:rPr>
          <w:rFonts w:ascii="Times New Roman" w:hAnsi="Times New Roman"/>
          <w:noProof/>
          <w:rPrChange w:id="68" w:author="Reuben" w:date="2022-03-15T21:11:00Z">
            <w:rPr>
              <w:noProof/>
            </w:rPr>
          </w:rPrChange>
        </w:rPr>
        <w:fldChar w:fldCharType="separate"/>
      </w:r>
      <w:r w:rsidR="00AB4BEE" w:rsidRPr="00A3306E">
        <w:rPr>
          <w:rFonts w:ascii="Times New Roman" w:hAnsi="Times New Roman"/>
          <w:noProof/>
          <w:rPrChange w:id="69" w:author="Reuben" w:date="2022-03-15T21:11:00Z">
            <w:rPr>
              <w:noProof/>
            </w:rPr>
          </w:rPrChange>
        </w:rPr>
        <w:instrText>1</w:instrText>
      </w:r>
      <w:r w:rsidRPr="00A3306E">
        <w:rPr>
          <w:rFonts w:ascii="Times New Roman" w:hAnsi="Times New Roman"/>
          <w:noProof/>
          <w:rPrChange w:id="70" w:author="Reuben" w:date="2022-03-15T21:11:00Z">
            <w:rPr>
              <w:noProof/>
            </w:rPr>
          </w:rPrChange>
        </w:rPr>
        <w:fldChar w:fldCharType="end"/>
      </w:r>
      <w:r w:rsidRPr="00A3306E">
        <w:rPr>
          <w:rFonts w:ascii="Times New Roman" w:hAnsi="Times New Roman"/>
          <w:rPrChange w:id="71" w:author="Reuben" w:date="2022-03-15T21:11:00Z">
            <w:rPr/>
          </w:rPrChange>
        </w:rPr>
        <w:instrText>)</w:instrText>
      </w:r>
      <w:bookmarkEnd w:id="64"/>
      <w:r w:rsidRPr="00A3306E">
        <w:rPr>
          <w:rFonts w:ascii="Times New Roman" w:hAnsi="Times New Roman"/>
          <w:rPrChange w:id="72" w:author="Reuben" w:date="2022-03-15T21:11:00Z">
            <w:rPr/>
          </w:rPrChange>
        </w:rPr>
        <w:fldChar w:fldCharType="end"/>
      </w:r>
    </w:p>
    <w:p w14:paraId="58725BA0" w14:textId="77777777" w:rsidR="00D40591" w:rsidRPr="00A3306E" w:rsidRDefault="00D40591" w:rsidP="004D0A9C">
      <w:pPr>
        <w:spacing w:line="360" w:lineRule="auto"/>
        <w:rPr>
          <w:rFonts w:ascii="Times New Roman" w:eastAsia="宋体" w:hAnsi="Times New Roman"/>
          <w:rPrChange w:id="73" w:author="Reuben" w:date="2022-03-15T21:11:00Z">
            <w:rPr>
              <w:rFonts w:ascii="宋体" w:eastAsia="宋体" w:hAnsi="宋体"/>
            </w:rPr>
          </w:rPrChange>
        </w:rPr>
      </w:pPr>
      <w:r w:rsidRPr="00A3306E">
        <w:rPr>
          <w:rFonts w:ascii="Times New Roman" w:eastAsia="宋体" w:hAnsi="Times New Roman" w:hint="eastAsia"/>
          <w:rPrChange w:id="74" w:author="Reuben" w:date="2022-03-15T21:11:00Z">
            <w:rPr>
              <w:rFonts w:ascii="宋体" w:eastAsia="宋体" w:hAnsi="宋体" w:hint="eastAsia"/>
            </w:rPr>
          </w:rPrChange>
        </w:rPr>
        <w:t>其中，参考相位和相位噪声可作如下线性展开</w:t>
      </w:r>
    </w:p>
    <w:p w14:paraId="3631ECC8" w14:textId="77777777" w:rsidR="00D40591" w:rsidRPr="00A3306E" w:rsidRDefault="00935A4A" w:rsidP="00D40591">
      <w:pPr>
        <w:autoSpaceDE w:val="0"/>
        <w:autoSpaceDN w:val="0"/>
        <w:adjustRightInd w:val="0"/>
        <w:spacing w:line="360" w:lineRule="auto"/>
        <w:ind w:firstLineChars="200" w:firstLine="420"/>
        <w:jc w:val="center"/>
        <w:rPr>
          <w:rFonts w:ascii="Cambria Math" w:eastAsia="宋体" w:hAnsi="Cambria Math"/>
          <w:kern w:val="0"/>
          <w:oMath/>
        </w:rPr>
      </w:pPr>
      <m:oMathPara>
        <m:oMath>
          <m:acc>
            <m:accPr>
              <m:chr m:val="̅"/>
              <m:ctrlPr>
                <w:rPr>
                  <w:rFonts w:ascii="Cambria Math" w:eastAsia="宋体" w:hAnsi="Cambria Math"/>
                  <w:i/>
                  <w:iCs/>
                  <w:kern w:val="0"/>
                </w:rPr>
              </m:ctrlPr>
            </m:accPr>
            <m:e>
              <m:r>
                <w:rPr>
                  <w:rFonts w:ascii="Cambria Math" w:eastAsia="宋体" w:hAnsi="Cambria Math"/>
                  <w:kern w:val="0"/>
                </w:rPr>
                <m:t>ϕ</m:t>
              </m:r>
            </m:e>
          </m:acc>
          <m:r>
            <w:rPr>
              <w:rFonts w:ascii="Cambria Math" w:eastAsia="宋体" w:hAnsi="Cambria Math"/>
              <w:kern w:val="0"/>
            </w:rPr>
            <m:t>(t+Δt-τ)</m:t>
          </m:r>
          <m:r>
            <m:rPr>
              <m:sty m:val="p"/>
            </m:rPr>
            <w:rPr>
              <w:rFonts w:ascii="MS Gothic" w:eastAsia="MS Gothic" w:hAnsi="MS Gothic" w:cs="MS Gothic" w:hint="eastAsia"/>
              <w:kern w:val="0"/>
              <w:rPrChange w:id="75" w:author="Reuben" w:date="2022-03-15T21:11:00Z">
                <w:rPr>
                  <w:rFonts w:ascii="MS Mincho" w:eastAsia="MS Mincho" w:hAnsi="MS Mincho" w:cs="MS Mincho" w:hint="eastAsia"/>
                  <w:kern w:val="0"/>
                </w:rPr>
              </w:rPrChange>
            </w:rPr>
            <m:t>≃</m:t>
          </m:r>
          <m:acc>
            <m:accPr>
              <m:chr m:val="̅"/>
              <m:ctrlPr>
                <w:rPr>
                  <w:rFonts w:ascii="Cambria Math" w:eastAsia="宋体" w:hAnsi="Cambria Math"/>
                  <w:i/>
                  <w:iCs/>
                  <w:kern w:val="0"/>
                </w:rPr>
              </m:ctrlPr>
            </m:accPr>
            <m:e>
              <m:r>
                <w:rPr>
                  <w:rFonts w:ascii="Cambria Math" w:eastAsia="宋体" w:hAnsi="Cambria Math"/>
                  <w:kern w:val="0"/>
                </w:rPr>
                <m:t>ϕ</m:t>
              </m:r>
            </m:e>
          </m:acc>
          <m:r>
            <w:rPr>
              <w:rFonts w:ascii="Cambria Math" w:eastAsia="宋体" w:hAnsi="Cambria Math"/>
              <w:kern w:val="0"/>
            </w:rPr>
            <m:t>(t)+</m:t>
          </m:r>
          <m:acc>
            <m:accPr>
              <m:chr m:val="̅"/>
              <m:ctrlPr>
                <w:rPr>
                  <w:rFonts w:ascii="Cambria Math" w:eastAsia="宋体" w:hAnsi="Cambria Math"/>
                  <w:i/>
                  <w:iCs/>
                  <w:kern w:val="0"/>
                </w:rPr>
              </m:ctrlPr>
            </m:accPr>
            <m:e>
              <m:r>
                <w:rPr>
                  <w:rFonts w:ascii="Cambria Math" w:eastAsia="宋体" w:hAnsi="Cambria Math"/>
                  <w:kern w:val="0"/>
                </w:rPr>
                <m:t>f</m:t>
              </m:r>
            </m:e>
          </m:acc>
          <m:r>
            <w:rPr>
              <w:rFonts w:ascii="Cambria Math" w:eastAsia="宋体" w:hAnsi="Cambria Math"/>
              <w:kern w:val="0"/>
            </w:rPr>
            <m:t>Δt-</m:t>
          </m:r>
          <m:acc>
            <m:accPr>
              <m:chr m:val="̅"/>
              <m:ctrlPr>
                <w:rPr>
                  <w:rFonts w:ascii="Cambria Math" w:eastAsia="宋体" w:hAnsi="Cambria Math"/>
                  <w:i/>
                  <w:iCs/>
                  <w:kern w:val="0"/>
                </w:rPr>
              </m:ctrlPr>
            </m:accPr>
            <m:e>
              <m:r>
                <w:rPr>
                  <w:rFonts w:ascii="Cambria Math" w:eastAsia="宋体" w:hAnsi="Cambria Math"/>
                  <w:kern w:val="0"/>
                </w:rPr>
                <m:t>f</m:t>
              </m:r>
            </m:e>
          </m:acc>
          <m:r>
            <w:rPr>
              <w:rFonts w:ascii="Cambria Math" w:eastAsia="宋体" w:hAnsi="Cambria Math"/>
              <w:kern w:val="0"/>
            </w:rPr>
            <m:t>τ,</m:t>
          </m:r>
        </m:oMath>
      </m:oMathPara>
    </w:p>
    <w:p w14:paraId="34557E76" w14:textId="77777777" w:rsidR="00D40591" w:rsidRPr="00A3306E" w:rsidRDefault="00D40591" w:rsidP="00D40591">
      <w:pPr>
        <w:autoSpaceDE w:val="0"/>
        <w:autoSpaceDN w:val="0"/>
        <w:adjustRightInd w:val="0"/>
        <w:spacing w:line="360" w:lineRule="auto"/>
        <w:ind w:firstLineChars="200" w:firstLine="420"/>
        <w:jc w:val="left"/>
        <w:rPr>
          <w:rFonts w:ascii="Cambria Math" w:eastAsia="宋体" w:hAnsi="Cambria Math"/>
          <w:kern w:val="0"/>
          <w:oMath/>
        </w:rPr>
      </w:pPr>
      <m:oMathPara>
        <m:oMathParaPr>
          <m:jc m:val="center"/>
        </m:oMathParaPr>
        <m:oMath>
          <m:r>
            <w:rPr>
              <w:rFonts w:ascii="Cambria Math" w:eastAsia="宋体" w:hAnsi="Cambria Math"/>
              <w:kern w:val="0"/>
            </w:rPr>
            <m:t xml:space="preserve"> δϕ(t+Δt-τ)≃δϕ(t)+δfΔt-δfτ</m:t>
          </m:r>
          <m:r>
            <m:rPr>
              <m:sty m:val="p"/>
            </m:rPr>
            <w:rPr>
              <w:rFonts w:ascii="Cambria Math" w:eastAsia="宋体" w:hAnsi="Cambria Math"/>
              <w:kern w:val="0"/>
            </w:rPr>
            <m:t>.</m:t>
          </m:r>
        </m:oMath>
      </m:oMathPara>
    </w:p>
    <w:p w14:paraId="4EE14B7C" w14:textId="14201C06" w:rsidR="00D40591" w:rsidRPr="00A3306E" w:rsidRDefault="00D40591" w:rsidP="004D0A9C">
      <w:pPr>
        <w:spacing w:line="360" w:lineRule="auto"/>
        <w:rPr>
          <w:rFonts w:ascii="Times New Roman" w:eastAsia="宋体" w:hAnsi="Times New Roman"/>
          <w:rPrChange w:id="76" w:author="Reuben" w:date="2022-03-15T21:11:00Z">
            <w:rPr>
              <w:rFonts w:ascii="宋体" w:eastAsia="宋体" w:hAnsi="宋体"/>
            </w:rPr>
          </w:rPrChange>
        </w:rPr>
      </w:pPr>
      <w:r w:rsidRPr="00A3306E">
        <w:rPr>
          <w:rFonts w:ascii="Times New Roman" w:eastAsia="宋体" w:hAnsi="Times New Roman" w:hint="eastAsia"/>
          <w:rPrChange w:id="77" w:author="Reuben" w:date="2022-03-15T21:11:00Z">
            <w:rPr>
              <w:rFonts w:ascii="宋体" w:eastAsia="宋体" w:hAnsi="宋体" w:hint="eastAsia"/>
            </w:rPr>
          </w:rPrChange>
        </w:rPr>
        <w:t>带入式</w:t>
      </w:r>
      <w:r w:rsidRPr="00A3306E">
        <w:rPr>
          <w:rFonts w:ascii="Times New Roman" w:eastAsia="宋体" w:hAnsi="Times New Roman"/>
          <w:rPrChange w:id="78" w:author="Reuben" w:date="2022-03-15T21:11:00Z">
            <w:rPr>
              <w:rFonts w:ascii="宋体" w:eastAsia="宋体" w:hAnsi="宋体"/>
            </w:rPr>
          </w:rPrChange>
        </w:rPr>
        <w:fldChar w:fldCharType="begin"/>
      </w:r>
      <w:r w:rsidRPr="00A3306E">
        <w:rPr>
          <w:rFonts w:ascii="Times New Roman" w:eastAsia="宋体" w:hAnsi="Times New Roman"/>
          <w:rPrChange w:id="79" w:author="Reuben" w:date="2022-03-15T21:11:00Z">
            <w:rPr>
              <w:rFonts w:ascii="宋体" w:eastAsia="宋体" w:hAnsi="宋体"/>
            </w:rPr>
          </w:rPrChange>
        </w:rPr>
        <w:instrText xml:space="preserve"> GOTOBUTTON ZEqnNum426647  \* MERGEFORMAT </w:instrText>
      </w:r>
      <w:r w:rsidRPr="00A3306E">
        <w:rPr>
          <w:rFonts w:ascii="Times New Roman" w:eastAsia="宋体" w:hAnsi="Times New Roman"/>
          <w:rPrChange w:id="80" w:author="Reuben" w:date="2022-03-15T21:11:00Z">
            <w:rPr>
              <w:rFonts w:ascii="宋体" w:eastAsia="宋体" w:hAnsi="宋体"/>
            </w:rPr>
          </w:rPrChange>
        </w:rPr>
        <w:fldChar w:fldCharType="begin"/>
      </w:r>
      <w:r w:rsidRPr="00A3306E">
        <w:rPr>
          <w:rFonts w:ascii="Times New Roman" w:eastAsia="宋体" w:hAnsi="Times New Roman"/>
          <w:rPrChange w:id="81" w:author="Reuben" w:date="2022-03-15T21:11:00Z">
            <w:rPr>
              <w:rFonts w:ascii="宋体" w:eastAsia="宋体" w:hAnsi="宋体"/>
            </w:rPr>
          </w:rPrChange>
        </w:rPr>
        <w:instrText xml:space="preserve"> REF ZEqnNum426647 \* Charformat \! \* MERGEFORMAT </w:instrText>
      </w:r>
      <w:r w:rsidRPr="00A3306E">
        <w:rPr>
          <w:rFonts w:ascii="Times New Roman" w:eastAsia="宋体" w:hAnsi="Times New Roman"/>
          <w:rPrChange w:id="82" w:author="Reuben" w:date="2022-03-15T21:11:00Z">
            <w:rPr>
              <w:rFonts w:ascii="宋体" w:eastAsia="宋体" w:hAnsi="宋体"/>
            </w:rPr>
          </w:rPrChange>
        </w:rPr>
        <w:fldChar w:fldCharType="separate"/>
      </w:r>
      <w:r w:rsidR="00AB4BEE" w:rsidRPr="00A3306E">
        <w:rPr>
          <w:rFonts w:ascii="Times New Roman" w:eastAsia="宋体" w:hAnsi="Times New Roman"/>
          <w:rPrChange w:id="83" w:author="Reuben" w:date="2022-03-15T21:11:00Z">
            <w:rPr>
              <w:rFonts w:ascii="宋体" w:eastAsia="宋体" w:hAnsi="宋体"/>
            </w:rPr>
          </w:rPrChange>
        </w:rPr>
        <w:instrText>(1)</w:instrText>
      </w:r>
      <w:r w:rsidRPr="00A3306E">
        <w:rPr>
          <w:rFonts w:ascii="Times New Roman" w:eastAsia="宋体" w:hAnsi="Times New Roman"/>
          <w:rPrChange w:id="84" w:author="Reuben" w:date="2022-03-15T21:11:00Z">
            <w:rPr>
              <w:rFonts w:ascii="宋体" w:eastAsia="宋体" w:hAnsi="宋体"/>
            </w:rPr>
          </w:rPrChange>
        </w:rPr>
        <w:fldChar w:fldCharType="end"/>
      </w:r>
      <w:r w:rsidRPr="00A3306E">
        <w:rPr>
          <w:rFonts w:ascii="Times New Roman" w:eastAsia="宋体" w:hAnsi="Times New Roman"/>
          <w:rPrChange w:id="85" w:author="Reuben" w:date="2022-03-15T21:11:00Z">
            <w:rPr>
              <w:rFonts w:ascii="宋体" w:eastAsia="宋体" w:hAnsi="宋体"/>
            </w:rPr>
          </w:rPrChange>
        </w:rPr>
        <w:fldChar w:fldCharType="end"/>
      </w:r>
      <w:r w:rsidRPr="00A3306E">
        <w:rPr>
          <w:rFonts w:ascii="Times New Roman" w:eastAsia="宋体" w:hAnsi="Times New Roman" w:hint="eastAsia"/>
          <w:rPrChange w:id="86" w:author="Reuben" w:date="2022-03-15T21:11:00Z">
            <w:rPr>
              <w:rFonts w:ascii="宋体" w:eastAsia="宋体" w:hAnsi="宋体" w:hint="eastAsia"/>
            </w:rPr>
          </w:rPrChange>
        </w:rPr>
        <w:t>可得</w:t>
      </w:r>
      <w:r w:rsidRPr="00A3306E">
        <w:rPr>
          <w:rFonts w:ascii="Times New Roman" w:eastAsia="宋体" w:hAnsi="Times New Roman" w:cs="Times New Roman"/>
        </w:rPr>
        <w:t>GFO</w:t>
      </w:r>
      <w:r w:rsidRPr="00A3306E">
        <w:rPr>
          <w:rFonts w:ascii="Times New Roman" w:eastAsia="宋体" w:hAnsi="Times New Roman"/>
          <w:rPrChange w:id="87" w:author="Reuben" w:date="2022-03-15T21:11:00Z">
            <w:rPr>
              <w:rFonts w:ascii="宋体" w:eastAsia="宋体" w:hAnsi="宋体"/>
            </w:rPr>
          </w:rPrChange>
        </w:rPr>
        <w:t>双星在</w:t>
      </w:r>
      <w:r w:rsidRPr="00A3306E">
        <w:rPr>
          <w:rFonts w:ascii="Times New Roman" w:eastAsia="宋体" w:hAnsi="Times New Roman" w:hint="eastAsia"/>
          <w:rPrChange w:id="88" w:author="Reuben" w:date="2022-03-15T21:11:00Z">
            <w:rPr>
              <w:rFonts w:ascii="宋体" w:eastAsia="宋体" w:hAnsi="宋体" w:hint="eastAsia"/>
            </w:rPr>
          </w:rPrChange>
        </w:rPr>
        <w:t>标称</w:t>
      </w:r>
      <w:r w:rsidRPr="00A3306E">
        <w:rPr>
          <w:rFonts w:ascii="Times New Roman" w:eastAsia="宋体" w:hAnsi="Times New Roman"/>
          <w:rPrChange w:id="89" w:author="Reuben" w:date="2022-03-15T21:11:00Z">
            <w:rPr>
              <w:rFonts w:ascii="宋体" w:eastAsia="宋体" w:hAnsi="宋体"/>
            </w:rPr>
          </w:rPrChange>
        </w:rPr>
        <w:t>时刻</w:t>
      </w:r>
      <m:oMath>
        <m:r>
          <w:rPr>
            <w:rFonts w:ascii="Cambria Math" w:eastAsia="宋体" w:hAnsi="Cambria Math" w:hint="eastAsia"/>
          </w:rPr>
          <m:t>t</m:t>
        </m:r>
      </m:oMath>
      <w:r w:rsidRPr="00A3306E">
        <w:rPr>
          <w:rFonts w:ascii="Times New Roman" w:eastAsia="宋体" w:hAnsi="Times New Roman"/>
          <w:rPrChange w:id="90" w:author="Reuben" w:date="2022-03-15T21:11:00Z">
            <w:rPr>
              <w:rFonts w:ascii="宋体" w:eastAsia="宋体" w:hAnsi="宋体"/>
            </w:rPr>
          </w:rPrChange>
        </w:rPr>
        <w:t>的</w:t>
      </w:r>
      <w:r w:rsidRPr="00A3306E">
        <w:rPr>
          <w:rFonts w:ascii="Times New Roman" w:eastAsia="宋体" w:hAnsi="Times New Roman" w:hint="eastAsia"/>
          <w:rPrChange w:id="91" w:author="Reuben" w:date="2022-03-15T21:11:00Z">
            <w:rPr>
              <w:rFonts w:ascii="宋体" w:eastAsia="宋体" w:hAnsi="宋体" w:hint="eastAsia"/>
            </w:rPr>
          </w:rPrChange>
        </w:rPr>
        <w:t>双向单程</w:t>
      </w:r>
      <w:r w:rsidRPr="00A3306E">
        <w:rPr>
          <w:rFonts w:ascii="Times New Roman" w:eastAsia="宋体" w:hAnsi="Times New Roman"/>
          <w:rPrChange w:id="92" w:author="Reuben" w:date="2022-03-15T21:11:00Z">
            <w:rPr>
              <w:rFonts w:ascii="宋体" w:eastAsia="宋体" w:hAnsi="宋体"/>
            </w:rPr>
          </w:rPrChange>
        </w:rPr>
        <w:t>相位测量值为：</w:t>
      </w:r>
    </w:p>
    <w:p w14:paraId="3419ACFD" w14:textId="069CAB77" w:rsidR="00D40591" w:rsidRPr="00A3306E" w:rsidRDefault="00D40591" w:rsidP="00D40591">
      <w:pPr>
        <w:pStyle w:val="AMDisplayEquation"/>
        <w:ind w:left="210" w:right="210"/>
        <w:rPr>
          <w:rFonts w:ascii="Times New Roman" w:hAnsi="Times New Roman"/>
          <w:rPrChange w:id="93" w:author="Reuben" w:date="2022-03-15T21:11:00Z">
            <w:rPr/>
          </w:rPrChange>
        </w:rPr>
      </w:pPr>
      <w:r w:rsidRPr="00A3306E">
        <w:rPr>
          <w:rFonts w:ascii="Times New Roman" w:hAnsi="Times New Roman"/>
          <w:rPrChange w:id="94" w:author="Reuben" w:date="2022-03-15T21:11:00Z">
            <w:rPr/>
          </w:rPrChange>
        </w:rPr>
        <w:tab/>
      </w:r>
      <w:r w:rsidRPr="00A3306E">
        <w:rPr>
          <w:rFonts w:ascii="Times New Roman" w:hAnsi="Times New Roman"/>
          <w:position w:val="-41"/>
          <w:rPrChange w:id="95" w:author="Reuben" w:date="2022-03-15T21:11:00Z">
            <w:rPr>
              <w:position w:val="-41"/>
            </w:rPr>
          </w:rPrChange>
        </w:rPr>
        <w:object w:dxaOrig="5790" w:dyaOrig="945" w14:anchorId="213B814B">
          <v:shape id="_x0000_i7076" type="#_x0000_t75" style="width:289.8pt;height:47.4pt" o:ole="">
            <v:imagedata r:id="rId47" o:title=""/>
          </v:shape>
          <o:OLEObject Type="Embed" ProgID="Equation.AxMath" ShapeID="_x0000_i7076" DrawAspect="Content" ObjectID="_1708887990" r:id="rId48"/>
        </w:object>
      </w:r>
      <w:r w:rsidRPr="00A3306E">
        <w:rPr>
          <w:rFonts w:ascii="Times New Roman" w:hAnsi="Times New Roman"/>
          <w:rPrChange w:id="96" w:author="Reuben" w:date="2022-03-15T21:11:00Z">
            <w:rPr/>
          </w:rPrChange>
        </w:rPr>
        <w:tab/>
      </w:r>
      <w:r w:rsidRPr="00A3306E">
        <w:rPr>
          <w:rFonts w:ascii="Times New Roman" w:hAnsi="Times New Roman"/>
          <w:rPrChange w:id="97" w:author="Reuben" w:date="2022-03-15T21:11:00Z">
            <w:rPr/>
          </w:rPrChange>
        </w:rPr>
        <w:fldChar w:fldCharType="begin"/>
      </w:r>
      <w:r w:rsidRPr="00A3306E">
        <w:rPr>
          <w:rFonts w:ascii="Times New Roman" w:hAnsi="Times New Roman"/>
          <w:rPrChange w:id="98" w:author="Reuben" w:date="2022-03-15T21:11:00Z">
            <w:rPr/>
          </w:rPrChange>
        </w:rPr>
        <w:instrText xml:space="preserve"> MACROBUTTON AMMPlaceRM \* MERGEFORMAT </w:instrText>
      </w:r>
      <w:r w:rsidRPr="00A3306E">
        <w:rPr>
          <w:rFonts w:ascii="Times New Roman" w:hAnsi="Times New Roman"/>
          <w:rPrChange w:id="99" w:author="Reuben" w:date="2022-03-15T21:11:00Z">
            <w:rPr/>
          </w:rPrChange>
        </w:rPr>
        <w:fldChar w:fldCharType="begin"/>
      </w:r>
      <w:r w:rsidRPr="00A3306E">
        <w:rPr>
          <w:rFonts w:ascii="Times New Roman" w:hAnsi="Times New Roman"/>
          <w:rPrChange w:id="100" w:author="Reuben" w:date="2022-03-15T21:11:00Z">
            <w:rPr/>
          </w:rPrChange>
        </w:rPr>
        <w:instrText xml:space="preserve"> SEQ AMEqn \h \* MERGEFORMAT </w:instrText>
      </w:r>
      <w:r w:rsidRPr="00A3306E">
        <w:rPr>
          <w:rFonts w:ascii="Times New Roman" w:hAnsi="Times New Roman"/>
          <w:rPrChange w:id="101" w:author="Reuben" w:date="2022-03-15T21:11:00Z">
            <w:rPr/>
          </w:rPrChange>
        </w:rPr>
        <w:fldChar w:fldCharType="end"/>
      </w:r>
      <w:bookmarkStart w:id="102" w:name="ZEqnNum607015"/>
      <w:r w:rsidRPr="00A3306E">
        <w:rPr>
          <w:rFonts w:ascii="Times New Roman" w:hAnsi="Times New Roman"/>
          <w:rPrChange w:id="103" w:author="Reuben" w:date="2022-03-15T21:11:00Z">
            <w:rPr/>
          </w:rPrChange>
        </w:rPr>
        <w:instrText>(</w:instrText>
      </w:r>
      <w:r w:rsidRPr="00A3306E">
        <w:rPr>
          <w:rFonts w:ascii="Times New Roman" w:hAnsi="Times New Roman"/>
          <w:rPrChange w:id="104" w:author="Reuben" w:date="2022-03-15T21:11:00Z">
            <w:rPr/>
          </w:rPrChange>
        </w:rPr>
        <w:fldChar w:fldCharType="begin"/>
      </w:r>
      <w:r w:rsidRPr="00A3306E">
        <w:rPr>
          <w:rFonts w:ascii="Times New Roman" w:hAnsi="Times New Roman"/>
          <w:rPrChange w:id="105" w:author="Reuben" w:date="2022-03-15T21:11:00Z">
            <w:rPr/>
          </w:rPrChange>
        </w:rPr>
        <w:instrText xml:space="preserve"> SEQ AMEqn \c \* Arabic \* MERGEFORMAT </w:instrText>
      </w:r>
      <w:r w:rsidRPr="00A3306E">
        <w:rPr>
          <w:rFonts w:ascii="Times New Roman" w:hAnsi="Times New Roman"/>
          <w:rPrChange w:id="106" w:author="Reuben" w:date="2022-03-15T21:11:00Z">
            <w:rPr/>
          </w:rPrChange>
        </w:rPr>
        <w:fldChar w:fldCharType="separate"/>
      </w:r>
      <w:r w:rsidR="00AB4BEE" w:rsidRPr="00A3306E">
        <w:rPr>
          <w:rFonts w:ascii="Times New Roman" w:hAnsi="Times New Roman"/>
          <w:noProof/>
          <w:rPrChange w:id="107" w:author="Reuben" w:date="2022-03-15T21:11:00Z">
            <w:rPr>
              <w:noProof/>
            </w:rPr>
          </w:rPrChange>
        </w:rPr>
        <w:instrText>2</w:instrText>
      </w:r>
      <w:r w:rsidRPr="00A3306E">
        <w:rPr>
          <w:rFonts w:ascii="Times New Roman" w:hAnsi="Times New Roman"/>
          <w:noProof/>
          <w:rPrChange w:id="108" w:author="Reuben" w:date="2022-03-15T21:11:00Z">
            <w:rPr>
              <w:noProof/>
            </w:rPr>
          </w:rPrChange>
        </w:rPr>
        <w:fldChar w:fldCharType="end"/>
      </w:r>
      <w:r w:rsidRPr="00A3306E">
        <w:rPr>
          <w:rFonts w:ascii="Times New Roman" w:hAnsi="Times New Roman"/>
          <w:rPrChange w:id="109" w:author="Reuben" w:date="2022-03-15T21:11:00Z">
            <w:rPr/>
          </w:rPrChange>
        </w:rPr>
        <w:instrText>)</w:instrText>
      </w:r>
      <w:bookmarkEnd w:id="102"/>
      <w:r w:rsidRPr="00A3306E">
        <w:rPr>
          <w:rFonts w:ascii="Times New Roman" w:hAnsi="Times New Roman"/>
          <w:rPrChange w:id="110" w:author="Reuben" w:date="2022-03-15T21:11:00Z">
            <w:rPr/>
          </w:rPrChange>
        </w:rPr>
        <w:fldChar w:fldCharType="end"/>
      </w:r>
    </w:p>
    <w:p w14:paraId="580E30B0" w14:textId="73E78368" w:rsidR="00D40591" w:rsidRPr="00A3306E" w:rsidRDefault="00D40591" w:rsidP="004D0A9C">
      <w:pPr>
        <w:autoSpaceDE w:val="0"/>
        <w:autoSpaceDN w:val="0"/>
        <w:adjustRightInd w:val="0"/>
        <w:spacing w:line="360" w:lineRule="auto"/>
        <w:rPr>
          <w:rFonts w:ascii="Times New Roman" w:eastAsia="宋体" w:hAnsi="Times New Roman" w:cs="Times New Roman"/>
          <w:kern w:val="0"/>
        </w:rPr>
      </w:pPr>
      <w:r w:rsidRPr="00A3306E">
        <w:rPr>
          <w:rFonts w:ascii="Times New Roman" w:eastAsia="宋体" w:hAnsi="Times New Roman" w:cs="Times New Roman"/>
          <w:kern w:val="0"/>
        </w:rPr>
        <w:t>上式中第一项即为</w:t>
      </w:r>
      <w:r w:rsidRPr="00A3306E">
        <w:rPr>
          <w:rFonts w:ascii="Times New Roman" w:eastAsia="宋体" w:hAnsi="Times New Roman" w:cs="Times New Roman" w:hint="eastAsia"/>
          <w:kern w:val="0"/>
        </w:rPr>
        <w:t>标称测量</w:t>
      </w:r>
      <w:r w:rsidRPr="00A3306E">
        <w:rPr>
          <w:rFonts w:ascii="Times New Roman" w:eastAsia="宋体" w:hAnsi="Times New Roman" w:cs="Times New Roman"/>
          <w:kern w:val="0"/>
        </w:rPr>
        <w:t>相位</w:t>
      </w:r>
      <w:r w:rsidRPr="00A3306E">
        <w:rPr>
          <w:rFonts w:ascii="Times New Roman" w:eastAsia="宋体" w:hAnsi="Times New Roman" w:cs="Times New Roman" w:hint="eastAsia"/>
          <w:kern w:val="0"/>
        </w:rPr>
        <w:t>，</w:t>
      </w:r>
      <w:r w:rsidRPr="00A3306E">
        <w:rPr>
          <w:rFonts w:ascii="Times New Roman" w:eastAsia="宋体" w:hAnsi="Times New Roman" w:cs="Times New Roman"/>
          <w:kern w:val="0"/>
        </w:rPr>
        <w:t>第二项</w:t>
      </w:r>
      <w:r w:rsidRPr="00A3306E">
        <w:rPr>
          <w:rFonts w:ascii="Times New Roman" w:eastAsia="宋体" w:hAnsi="Times New Roman" w:cs="Times New Roman" w:hint="eastAsia"/>
          <w:kern w:val="0"/>
        </w:rPr>
        <w:t>表示载波频率不稳定性</w:t>
      </w:r>
      <w:r w:rsidRPr="00A3306E">
        <w:rPr>
          <w:rFonts w:ascii="Times New Roman" w:eastAsia="宋体" w:hAnsi="Times New Roman" w:cs="Times New Roman"/>
          <w:kern w:val="0"/>
        </w:rPr>
        <w:t>相位</w:t>
      </w:r>
      <w:r w:rsidRPr="00A3306E">
        <w:rPr>
          <w:rFonts w:ascii="Times New Roman" w:eastAsia="宋体" w:hAnsi="Times New Roman" w:cs="Times New Roman" w:hint="eastAsia"/>
          <w:kern w:val="0"/>
        </w:rPr>
        <w:t>噪声，</w:t>
      </w:r>
      <w:r w:rsidRPr="00A3306E">
        <w:rPr>
          <w:rFonts w:ascii="Times New Roman" w:eastAsia="宋体" w:hAnsi="Times New Roman" w:cs="Times New Roman"/>
          <w:kern w:val="0"/>
        </w:rPr>
        <w:t>第三项</w:t>
      </w:r>
      <w:r w:rsidRPr="00A3306E">
        <w:rPr>
          <w:rFonts w:ascii="Times New Roman" w:eastAsia="宋体" w:hAnsi="Times New Roman" w:cs="Times New Roman" w:hint="eastAsia"/>
          <w:kern w:val="0"/>
        </w:rPr>
        <w:t>来自于</w:t>
      </w:r>
      <w:r w:rsidRPr="00A3306E">
        <w:rPr>
          <w:rFonts w:ascii="Times New Roman" w:eastAsia="宋体" w:hAnsi="Times New Roman" w:cs="Times New Roman"/>
          <w:kern w:val="0"/>
        </w:rPr>
        <w:t>时间</w:t>
      </w:r>
      <w:r w:rsidRPr="00A3306E">
        <w:rPr>
          <w:rFonts w:ascii="Times New Roman" w:eastAsia="宋体" w:hAnsi="Times New Roman" w:cs="Times New Roman" w:hint="eastAsia"/>
          <w:kern w:val="0"/>
        </w:rPr>
        <w:t>标签</w:t>
      </w:r>
      <w:r w:rsidRPr="00A3306E">
        <w:rPr>
          <w:rFonts w:ascii="Times New Roman" w:eastAsia="宋体" w:hAnsi="Times New Roman" w:cs="Times New Roman"/>
          <w:kern w:val="0"/>
        </w:rPr>
        <w:t>误差</w:t>
      </w:r>
      <w:r w:rsidRPr="00A3306E">
        <w:rPr>
          <w:rFonts w:ascii="Times New Roman" w:eastAsia="宋体" w:hAnsi="Times New Roman" w:cs="Times New Roman" w:hint="eastAsia"/>
          <w:kern w:val="0"/>
        </w:rPr>
        <w:t>引起的相位测量噪声，</w:t>
      </w:r>
      <w:r w:rsidRPr="00A3306E">
        <w:rPr>
          <w:rFonts w:ascii="Times New Roman" w:eastAsia="宋体" w:hAnsi="Times New Roman" w:cs="Times New Roman"/>
          <w:kern w:val="0"/>
        </w:rPr>
        <w:t>经由</w:t>
      </w:r>
      <w:r w:rsidR="00B35430" w:rsidRPr="00A3306E">
        <w:rPr>
          <w:rFonts w:ascii="Times New Roman" w:eastAsia="宋体" w:hAnsi="Times New Roman" w:cs="Times New Roman" w:hint="eastAsia"/>
          <w:kern w:val="0"/>
        </w:rPr>
        <w:t>GNSS</w:t>
      </w:r>
      <w:r w:rsidRPr="00A3306E">
        <w:rPr>
          <w:rFonts w:ascii="Times New Roman" w:eastAsia="宋体" w:hAnsi="Times New Roman" w:cs="Times New Roman" w:hint="eastAsia"/>
          <w:kern w:val="0"/>
        </w:rPr>
        <w:t>网络时间</w:t>
      </w:r>
      <w:r w:rsidRPr="00A3306E">
        <w:rPr>
          <w:rFonts w:ascii="Times New Roman" w:eastAsia="宋体" w:hAnsi="Times New Roman" w:cs="Times New Roman"/>
          <w:kern w:val="0"/>
        </w:rPr>
        <w:t>校准后误差远小于第二项的贡献，可忽略不计。第四项为</w:t>
      </w:r>
      <w:r w:rsidRPr="00A3306E">
        <w:rPr>
          <w:rFonts w:ascii="Times New Roman" w:eastAsia="宋体" w:hAnsi="Times New Roman" w:cs="Times New Roman" w:hint="eastAsia"/>
          <w:kern w:val="0"/>
        </w:rPr>
        <w:t>频率噪声</w:t>
      </w:r>
      <w:r w:rsidRPr="00A3306E">
        <w:rPr>
          <w:rFonts w:ascii="Times New Roman" w:eastAsia="宋体" w:hAnsi="Times New Roman" w:cs="Times New Roman"/>
          <w:kern w:val="0"/>
        </w:rPr>
        <w:t>与</w:t>
      </w:r>
      <w:r w:rsidRPr="00A3306E">
        <w:rPr>
          <w:rFonts w:ascii="Times New Roman" w:eastAsia="宋体" w:hAnsi="Times New Roman" w:cs="Times New Roman" w:hint="eastAsia"/>
          <w:kern w:val="0"/>
        </w:rPr>
        <w:t>时间标签</w:t>
      </w:r>
      <w:r w:rsidRPr="00A3306E">
        <w:rPr>
          <w:rFonts w:ascii="Times New Roman" w:eastAsia="宋体" w:hAnsi="Times New Roman" w:cs="Times New Roman"/>
          <w:kern w:val="0"/>
        </w:rPr>
        <w:t>误差的耦合项，</w:t>
      </w:r>
      <w:r w:rsidRPr="00A3306E">
        <w:rPr>
          <w:rFonts w:ascii="Times New Roman" w:eastAsia="宋体" w:hAnsi="Times New Roman" w:cs="Times New Roman" w:hint="eastAsia"/>
          <w:kern w:val="0"/>
        </w:rPr>
        <w:t>可</w:t>
      </w:r>
      <w:r w:rsidRPr="00A3306E">
        <w:rPr>
          <w:rFonts w:ascii="Times New Roman" w:eastAsia="宋体" w:hAnsi="Times New Roman" w:cs="Times New Roman"/>
          <w:kern w:val="0"/>
        </w:rPr>
        <w:t>忽略不计。</w:t>
      </w:r>
      <w:r w:rsidRPr="00A3306E">
        <w:rPr>
          <w:rFonts w:ascii="Times New Roman" w:eastAsia="宋体" w:hAnsi="Times New Roman" w:cs="Times New Roman" w:hint="eastAsia"/>
          <w:kern w:val="0"/>
        </w:rPr>
        <w:t>同时，</w:t>
      </w:r>
      <w:r w:rsidR="003E37D2" w:rsidRPr="00A3306E">
        <w:rPr>
          <w:rFonts w:ascii="Times New Roman" w:eastAsia="宋体" w:hAnsi="Times New Roman" w:cs="Times New Roman" w:hint="eastAsia"/>
          <w:kern w:val="0"/>
        </w:rPr>
        <w:t>对于</w:t>
      </w:r>
      <w:r w:rsidR="003E37D2" w:rsidRPr="00A3306E">
        <w:rPr>
          <w:rFonts w:ascii="Times New Roman" w:eastAsia="宋体" w:hAnsi="Times New Roman" w:cs="Times New Roman" w:hint="eastAsia"/>
          <w:kern w:val="0"/>
        </w:rPr>
        <w:t>GRACE</w:t>
      </w:r>
      <w:r w:rsidR="003E37D2" w:rsidRPr="00A3306E">
        <w:rPr>
          <w:rFonts w:ascii="Times New Roman" w:eastAsia="宋体" w:hAnsi="Times New Roman" w:cs="Times New Roman"/>
          <w:kern w:val="0"/>
        </w:rPr>
        <w:t>/GFO</w:t>
      </w:r>
      <w:r w:rsidR="003E37D2" w:rsidRPr="00A3306E">
        <w:rPr>
          <w:rFonts w:ascii="Times New Roman" w:eastAsia="宋体" w:hAnsi="Times New Roman" w:cs="Times New Roman" w:hint="eastAsia"/>
          <w:kern w:val="0"/>
        </w:rPr>
        <w:t>而言</w:t>
      </w:r>
      <m:oMath>
        <m:sSubSup>
          <m:sSubSupPr>
            <m:ctrlPr>
              <w:rPr>
                <w:rFonts w:ascii="Cambria Math" w:eastAsia="宋体" w:hAnsi="Cambria Math" w:cs="Times New Roman"/>
                <w:kern w:val="0"/>
              </w:rPr>
            </m:ctrlPr>
          </m:sSubSupPr>
          <m:e>
            <m:r>
              <w:rPr>
                <w:rFonts w:ascii="Cambria Math" w:eastAsia="宋体" w:hAnsi="Cambria Math" w:cs="Times New Roman"/>
                <w:kern w:val="0"/>
              </w:rPr>
              <m:t>τ</m:t>
            </m:r>
          </m:e>
          <m:sub>
            <m:r>
              <w:rPr>
                <w:rFonts w:ascii="Cambria Math" w:eastAsia="宋体" w:hAnsi="Cambria Math" w:cs="Times New Roman"/>
                <w:kern w:val="0"/>
              </w:rPr>
              <m:t>D</m:t>
            </m:r>
          </m:sub>
          <m:sup>
            <m:r>
              <w:rPr>
                <w:rFonts w:ascii="Cambria Math" w:eastAsia="宋体" w:hAnsi="Cambria Math" w:cs="Times New Roman"/>
                <w:kern w:val="0"/>
              </w:rPr>
              <m:t>C</m:t>
            </m:r>
          </m:sup>
        </m:sSubSup>
      </m:oMath>
      <w:r w:rsidRPr="00A3306E">
        <w:rPr>
          <w:rFonts w:ascii="Times New Roman" w:eastAsia="宋体" w:hAnsi="Times New Roman" w:cs="Times New Roman"/>
          <w:kern w:val="0"/>
        </w:rPr>
        <w:t>与</w:t>
      </w:r>
      <m:oMath>
        <m:sSubSup>
          <m:sSubSupPr>
            <m:ctrlPr>
              <w:rPr>
                <w:rFonts w:ascii="Cambria Math" w:eastAsia="宋体" w:hAnsi="Cambria Math" w:cs="Times New Roman"/>
                <w:kern w:val="0"/>
              </w:rPr>
            </m:ctrlPr>
          </m:sSubSupPr>
          <m:e>
            <m:r>
              <w:rPr>
                <w:rFonts w:ascii="Cambria Math" w:eastAsia="宋体" w:hAnsi="Cambria Math" w:cs="Times New Roman"/>
                <w:kern w:val="0"/>
              </w:rPr>
              <m:t>τ</m:t>
            </m:r>
          </m:e>
          <m:sub>
            <m:r>
              <w:rPr>
                <w:rFonts w:ascii="Cambria Math" w:eastAsia="宋体" w:hAnsi="Cambria Math" w:cs="Times New Roman"/>
                <w:kern w:val="0"/>
              </w:rPr>
              <m:t>C</m:t>
            </m:r>
          </m:sub>
          <m:sup>
            <m:r>
              <w:rPr>
                <w:rFonts w:ascii="Cambria Math" w:eastAsia="宋体" w:hAnsi="Cambria Math" w:cs="Times New Roman"/>
                <w:kern w:val="0"/>
              </w:rPr>
              <m:t>D</m:t>
            </m:r>
          </m:sup>
        </m:sSubSup>
      </m:oMath>
      <w:r w:rsidRPr="00A3306E">
        <w:rPr>
          <w:rFonts w:ascii="Times New Roman" w:eastAsia="宋体" w:hAnsi="Times New Roman" w:cs="Times New Roman"/>
          <w:kern w:val="0"/>
        </w:rPr>
        <w:t>的差别仅</w:t>
      </w:r>
      <w:r w:rsidRPr="00A3306E">
        <w:rPr>
          <w:rFonts w:ascii="Times New Roman" w:eastAsia="宋体" w:hAnsi="Times New Roman" w:cs="Times New Roman" w:hint="eastAsia"/>
          <w:kern w:val="0"/>
        </w:rPr>
        <w:t>约</w:t>
      </w:r>
      <w:r w:rsidRPr="00A3306E">
        <w:rPr>
          <w:rFonts w:ascii="Times New Roman" w:eastAsia="宋体" w:hAnsi="Times New Roman" w:cs="Times New Roman"/>
          <w:kern w:val="0"/>
        </w:rPr>
        <w:t>为</w:t>
      </w:r>
      <w:r w:rsidRPr="00A3306E">
        <w:rPr>
          <w:rFonts w:ascii="Times New Roman" w:eastAsia="宋体" w:hAnsi="Times New Roman" w:cs="Times New Roman"/>
          <w:kern w:val="0"/>
        </w:rPr>
        <w:t>0.005μs</w:t>
      </w:r>
      <w:r w:rsidRPr="00A3306E">
        <w:rPr>
          <w:rFonts w:ascii="Times New Roman" w:eastAsia="宋体" w:hAnsi="Times New Roman" w:cs="Times New Roman"/>
          <w:kern w:val="0"/>
        </w:rPr>
        <w:t>，远小于微波飞行</w:t>
      </w:r>
      <w:r w:rsidRPr="00A3306E">
        <w:rPr>
          <w:rFonts w:ascii="Times New Roman" w:eastAsia="宋体" w:hAnsi="Times New Roman" w:cs="Times New Roman" w:hint="eastAsia"/>
          <w:kern w:val="0"/>
        </w:rPr>
        <w:t>时间</w:t>
      </w:r>
      <m:oMath>
        <m:r>
          <w:rPr>
            <w:rFonts w:ascii="Cambria Math" w:eastAsia="宋体" w:hAnsi="Cambria Math" w:cs="Times New Roman"/>
            <w:kern w:val="0"/>
          </w:rPr>
          <m:t>τ</m:t>
        </m:r>
        <m:r>
          <m:rPr>
            <m:sty m:val="p"/>
          </m:rPr>
          <w:rPr>
            <w:rFonts w:ascii="Cambria Math" w:eastAsia="宋体" w:hAnsi="Cambria Math" w:cs="Times New Roman" w:hint="eastAsia"/>
            <w:kern w:val="0"/>
          </w:rPr>
          <m:t>≈</m:t>
        </m:r>
      </m:oMath>
      <w:r w:rsidRPr="00A3306E">
        <w:rPr>
          <w:rFonts w:ascii="Times New Roman" w:eastAsia="宋体" w:hAnsi="Times New Roman" w:cs="Times New Roman"/>
          <w:kern w:val="0"/>
        </w:rPr>
        <w:t>1</w:t>
      </w:r>
      <w:proofErr w:type="spellStart"/>
      <w:r w:rsidRPr="00A3306E">
        <w:rPr>
          <w:rFonts w:ascii="Times New Roman" w:eastAsia="宋体" w:hAnsi="Times New Roman" w:cs="Times New Roman"/>
          <w:kern w:val="0"/>
        </w:rPr>
        <w:t>ms</w:t>
      </w:r>
      <w:proofErr w:type="spellEnd"/>
      <w:r w:rsidRPr="00A3306E">
        <w:rPr>
          <w:rFonts w:ascii="Times New Roman" w:eastAsia="宋体" w:hAnsi="Times New Roman" w:cs="Times New Roman"/>
          <w:kern w:val="0"/>
        </w:rPr>
        <w:t>，因此</w:t>
      </w:r>
      <w:r w:rsidR="003E37D2" w:rsidRPr="00A3306E">
        <w:rPr>
          <w:rFonts w:ascii="Times New Roman" w:eastAsia="宋体" w:hAnsi="Times New Roman" w:cs="Times New Roman" w:hint="eastAsia"/>
          <w:kern w:val="0"/>
        </w:rPr>
        <w:t>另</w:t>
      </w:r>
      <m:oMath>
        <m:sSubSup>
          <m:sSubSupPr>
            <m:ctrlPr>
              <w:rPr>
                <w:rFonts w:ascii="Cambria Math" w:eastAsia="宋体" w:hAnsi="Cambria Math" w:cs="Times New Roman"/>
                <w:kern w:val="0"/>
              </w:rPr>
            </m:ctrlPr>
          </m:sSubSupPr>
          <m:e>
            <m:r>
              <w:rPr>
                <w:rFonts w:ascii="Cambria Math" w:eastAsia="宋体" w:hAnsi="Cambria Math" w:cs="Times New Roman"/>
                <w:kern w:val="0"/>
              </w:rPr>
              <m:t>τ</m:t>
            </m:r>
          </m:e>
          <m:sub>
            <m:r>
              <w:rPr>
                <w:rFonts w:ascii="Cambria Math" w:eastAsia="宋体" w:hAnsi="Cambria Math" w:cs="Times New Roman"/>
                <w:kern w:val="0"/>
              </w:rPr>
              <m:t>D</m:t>
            </m:r>
          </m:sub>
          <m:sup>
            <m:r>
              <w:rPr>
                <w:rFonts w:ascii="Cambria Math" w:eastAsia="宋体" w:hAnsi="Cambria Math" w:cs="Times New Roman"/>
                <w:kern w:val="0"/>
              </w:rPr>
              <m:t>C</m:t>
            </m:r>
          </m:sup>
        </m:sSubSup>
        <m:r>
          <m:rPr>
            <m:sty m:val="p"/>
          </m:rPr>
          <w:rPr>
            <w:rFonts w:ascii="Cambria Math" w:eastAsia="宋体" w:hAnsi="Cambria Math" w:cs="Times New Roman"/>
            <w:kern w:val="0"/>
          </w:rPr>
          <m:t>=</m:t>
        </m:r>
        <m:sSubSup>
          <m:sSubSupPr>
            <m:ctrlPr>
              <w:rPr>
                <w:rFonts w:ascii="Cambria Math" w:eastAsia="宋体" w:hAnsi="Cambria Math" w:cs="Times New Roman"/>
                <w:kern w:val="0"/>
              </w:rPr>
            </m:ctrlPr>
          </m:sSubSupPr>
          <m:e>
            <m:r>
              <w:rPr>
                <w:rFonts w:ascii="Cambria Math" w:eastAsia="宋体" w:hAnsi="Cambria Math" w:cs="Times New Roman"/>
                <w:kern w:val="0"/>
              </w:rPr>
              <m:t>τ</m:t>
            </m:r>
          </m:e>
          <m:sub>
            <m:r>
              <w:rPr>
                <w:rFonts w:ascii="Cambria Math" w:eastAsia="宋体" w:hAnsi="Cambria Math" w:cs="Times New Roman"/>
                <w:kern w:val="0"/>
              </w:rPr>
              <m:t>C</m:t>
            </m:r>
          </m:sub>
          <m:sup>
            <m:r>
              <w:rPr>
                <w:rFonts w:ascii="Cambria Math" w:eastAsia="宋体" w:hAnsi="Cambria Math" w:cs="Times New Roman"/>
                <w:kern w:val="0"/>
              </w:rPr>
              <m:t>D</m:t>
            </m:r>
          </m:sup>
        </m:sSubSup>
        <m:r>
          <m:rPr>
            <m:sty m:val="p"/>
          </m:rPr>
          <w:rPr>
            <w:rFonts w:ascii="Cambria Math" w:eastAsia="宋体" w:hAnsi="Cambria Math" w:cs="Times New Roman"/>
            <w:kern w:val="0"/>
          </w:rPr>
          <m:t>=</m:t>
        </m:r>
        <m:r>
          <w:rPr>
            <w:rFonts w:ascii="Cambria Math" w:eastAsia="宋体" w:hAnsi="Cambria Math" w:cs="Times New Roman"/>
            <w:kern w:val="0"/>
          </w:rPr>
          <m:t>τ</m:t>
        </m:r>
      </m:oMath>
      <w:r w:rsidRPr="00A3306E">
        <w:rPr>
          <w:rFonts w:ascii="Times New Roman" w:eastAsia="宋体" w:hAnsi="Times New Roman" w:cs="Times New Roman" w:hint="eastAsia"/>
          <w:kern w:val="0"/>
        </w:rPr>
        <w:t>，</w:t>
      </w:r>
      <w:proofErr w:type="gramStart"/>
      <w:r w:rsidRPr="00A3306E">
        <w:rPr>
          <w:rFonts w:ascii="Times New Roman" w:eastAsia="宋体" w:hAnsi="Times New Roman" w:cs="Times New Roman" w:hint="eastAsia"/>
          <w:kern w:val="0"/>
        </w:rPr>
        <w:t>则</w:t>
      </w:r>
      <w:r w:rsidRPr="00A3306E">
        <w:rPr>
          <w:rFonts w:ascii="Times New Roman" w:eastAsia="宋体" w:hAnsi="Times New Roman" w:cs="Times New Roman"/>
          <w:kern w:val="0"/>
        </w:rPr>
        <w:t>式</w:t>
      </w:r>
      <w:proofErr w:type="gramEnd"/>
      <w:r w:rsidRPr="00A3306E">
        <w:rPr>
          <w:rFonts w:ascii="Times New Roman" w:eastAsia="宋体" w:hAnsi="Times New Roman" w:cs="Times New Roman"/>
          <w:kern w:val="0"/>
        </w:rPr>
        <w:fldChar w:fldCharType="begin"/>
      </w:r>
      <w:r w:rsidRPr="00A3306E">
        <w:rPr>
          <w:rFonts w:ascii="Times New Roman" w:eastAsia="宋体" w:hAnsi="Times New Roman" w:cs="Times New Roman"/>
          <w:kern w:val="0"/>
        </w:rPr>
        <w:instrText xml:space="preserve"> GOTOBUTTON ZEqnNum607015  \* MERGEFORMAT </w:instrText>
      </w:r>
      <w:r w:rsidRPr="00A3306E">
        <w:rPr>
          <w:rFonts w:ascii="Times New Roman" w:eastAsia="宋体" w:hAnsi="Times New Roman" w:cs="Times New Roman"/>
          <w:kern w:val="0"/>
        </w:rPr>
        <w:fldChar w:fldCharType="begin"/>
      </w:r>
      <w:r w:rsidRPr="00A3306E">
        <w:rPr>
          <w:rFonts w:ascii="Times New Roman" w:eastAsia="宋体" w:hAnsi="Times New Roman" w:cs="Times New Roman"/>
          <w:kern w:val="0"/>
        </w:rPr>
        <w:instrText xml:space="preserve"> REF ZEqnNum607015 \* Charformat \! \* MERGEFORMAT </w:instrText>
      </w:r>
      <w:r w:rsidRPr="00A3306E">
        <w:rPr>
          <w:rFonts w:ascii="Times New Roman" w:eastAsia="宋体" w:hAnsi="Times New Roman" w:cs="Times New Roman"/>
          <w:kern w:val="0"/>
        </w:rPr>
        <w:fldChar w:fldCharType="separate"/>
      </w:r>
      <w:r w:rsidR="00AB4BEE" w:rsidRPr="00A3306E">
        <w:rPr>
          <w:rFonts w:ascii="Times New Roman" w:eastAsia="宋体" w:hAnsi="Times New Roman" w:cs="Times New Roman"/>
          <w:kern w:val="0"/>
        </w:rPr>
        <w:instrText>(2)</w:instrText>
      </w:r>
      <w:r w:rsidRPr="00A3306E">
        <w:rPr>
          <w:rFonts w:ascii="Times New Roman" w:eastAsia="宋体" w:hAnsi="Times New Roman" w:cs="Times New Roman"/>
          <w:kern w:val="0"/>
        </w:rPr>
        <w:fldChar w:fldCharType="end"/>
      </w:r>
      <w:r w:rsidRPr="00A3306E">
        <w:rPr>
          <w:rFonts w:ascii="Times New Roman" w:eastAsia="宋体" w:hAnsi="Times New Roman" w:cs="Times New Roman"/>
          <w:kern w:val="0"/>
        </w:rPr>
        <w:fldChar w:fldCharType="end"/>
      </w:r>
      <w:r w:rsidRPr="00A3306E">
        <w:rPr>
          <w:rFonts w:ascii="Times New Roman" w:eastAsia="宋体" w:hAnsi="Times New Roman" w:cs="Times New Roman"/>
          <w:kern w:val="0"/>
        </w:rPr>
        <w:t>第一项可近似为</w:t>
      </w:r>
    </w:p>
    <w:p w14:paraId="336EB46B" w14:textId="78BD3049" w:rsidR="00D40591" w:rsidRPr="00A3306E" w:rsidRDefault="00D40591" w:rsidP="00D40591">
      <w:pPr>
        <w:pStyle w:val="AMDisplayEquation"/>
        <w:rPr>
          <w:rFonts w:ascii="Times New Roman" w:hAnsi="Times New Roman"/>
          <w:rPrChange w:id="111" w:author="Reuben" w:date="2022-03-15T21:11:00Z">
            <w:rPr/>
          </w:rPrChange>
        </w:rPr>
      </w:pPr>
      <w:r w:rsidRPr="00A3306E">
        <w:rPr>
          <w:rFonts w:ascii="Times New Roman" w:hAnsi="Times New Roman"/>
          <w:rPrChange w:id="112" w:author="Reuben" w:date="2022-03-15T21:11:00Z">
            <w:rPr/>
          </w:rPrChange>
        </w:rPr>
        <w:tab/>
      </w:r>
      <w:r w:rsidRPr="00A3306E">
        <w:rPr>
          <w:rFonts w:ascii="Times New Roman" w:hAnsi="Times New Roman"/>
          <w:position w:val="-11"/>
          <w:rPrChange w:id="113" w:author="Reuben" w:date="2022-03-15T21:11:00Z">
            <w:rPr>
              <w:position w:val="-11"/>
            </w:rPr>
          </w:rPrChange>
        </w:rPr>
        <w:object w:dxaOrig="3675" w:dyaOrig="330" w14:anchorId="02DBDDB0">
          <v:shape id="_x0000_i7077" type="#_x0000_t75" style="width:184.2pt;height:16.8pt" o:ole="">
            <v:imagedata r:id="rId49" o:title=""/>
          </v:shape>
          <o:OLEObject Type="Embed" ProgID="Equation.AxMath" ShapeID="_x0000_i7077" DrawAspect="Content" ObjectID="_1708887991" r:id="rId50"/>
        </w:object>
      </w:r>
      <w:r w:rsidRPr="00A3306E">
        <w:rPr>
          <w:rFonts w:ascii="Times New Roman" w:hAnsi="Times New Roman"/>
          <w:rPrChange w:id="114" w:author="Reuben" w:date="2022-03-15T21:11:00Z">
            <w:rPr/>
          </w:rPrChange>
        </w:rPr>
        <w:tab/>
      </w:r>
      <w:r w:rsidRPr="00A3306E">
        <w:rPr>
          <w:rFonts w:ascii="Times New Roman" w:hAnsi="Times New Roman"/>
          <w:rPrChange w:id="115" w:author="Reuben" w:date="2022-03-15T21:11:00Z">
            <w:rPr/>
          </w:rPrChange>
        </w:rPr>
        <w:fldChar w:fldCharType="begin"/>
      </w:r>
      <w:r w:rsidRPr="00A3306E">
        <w:rPr>
          <w:rFonts w:ascii="Times New Roman" w:hAnsi="Times New Roman"/>
          <w:rPrChange w:id="116" w:author="Reuben" w:date="2022-03-15T21:11:00Z">
            <w:rPr/>
          </w:rPrChange>
        </w:rPr>
        <w:instrText xml:space="preserve"> MACROBUTTON AMMPlaceRM \* MERGEFORMAT </w:instrText>
      </w:r>
      <w:r w:rsidRPr="00A3306E">
        <w:rPr>
          <w:rFonts w:ascii="Times New Roman" w:hAnsi="Times New Roman"/>
          <w:rPrChange w:id="117" w:author="Reuben" w:date="2022-03-15T21:11:00Z">
            <w:rPr/>
          </w:rPrChange>
        </w:rPr>
        <w:fldChar w:fldCharType="begin"/>
      </w:r>
      <w:r w:rsidRPr="00A3306E">
        <w:rPr>
          <w:rFonts w:ascii="Times New Roman" w:hAnsi="Times New Roman"/>
          <w:rPrChange w:id="118" w:author="Reuben" w:date="2022-03-15T21:11:00Z">
            <w:rPr/>
          </w:rPrChange>
        </w:rPr>
        <w:instrText xml:space="preserve"> SEQ AMEqn \h \* MERGEFORMAT </w:instrText>
      </w:r>
      <w:r w:rsidRPr="00A3306E">
        <w:rPr>
          <w:rFonts w:ascii="Times New Roman" w:hAnsi="Times New Roman"/>
          <w:rPrChange w:id="119" w:author="Reuben" w:date="2022-03-15T21:11:00Z">
            <w:rPr/>
          </w:rPrChange>
        </w:rPr>
        <w:fldChar w:fldCharType="end"/>
      </w:r>
      <w:r w:rsidRPr="00A3306E">
        <w:rPr>
          <w:rFonts w:ascii="Times New Roman" w:hAnsi="Times New Roman"/>
          <w:rPrChange w:id="120" w:author="Reuben" w:date="2022-03-15T21:11:00Z">
            <w:rPr/>
          </w:rPrChange>
        </w:rPr>
        <w:instrText>(</w:instrText>
      </w:r>
      <w:r w:rsidRPr="00A3306E">
        <w:rPr>
          <w:rFonts w:ascii="Times New Roman" w:hAnsi="Times New Roman"/>
          <w:rPrChange w:id="121" w:author="Reuben" w:date="2022-03-15T21:11:00Z">
            <w:rPr/>
          </w:rPrChange>
        </w:rPr>
        <w:fldChar w:fldCharType="begin"/>
      </w:r>
      <w:r w:rsidRPr="00A3306E">
        <w:rPr>
          <w:rFonts w:ascii="Times New Roman" w:hAnsi="Times New Roman"/>
          <w:rPrChange w:id="122" w:author="Reuben" w:date="2022-03-15T21:11:00Z">
            <w:rPr/>
          </w:rPrChange>
        </w:rPr>
        <w:instrText xml:space="preserve"> SEQ AMEqn \c \* Arabic \* MERGEFORMAT </w:instrText>
      </w:r>
      <w:r w:rsidRPr="00A3306E">
        <w:rPr>
          <w:rFonts w:ascii="Times New Roman" w:hAnsi="Times New Roman"/>
          <w:rPrChange w:id="123" w:author="Reuben" w:date="2022-03-15T21:11:00Z">
            <w:rPr/>
          </w:rPrChange>
        </w:rPr>
        <w:fldChar w:fldCharType="separate"/>
      </w:r>
      <w:r w:rsidR="00AB4BEE" w:rsidRPr="00A3306E">
        <w:rPr>
          <w:rFonts w:ascii="Times New Roman" w:hAnsi="Times New Roman"/>
          <w:noProof/>
          <w:rPrChange w:id="124" w:author="Reuben" w:date="2022-03-15T21:11:00Z">
            <w:rPr>
              <w:noProof/>
            </w:rPr>
          </w:rPrChange>
        </w:rPr>
        <w:instrText>3</w:instrText>
      </w:r>
      <w:r w:rsidRPr="00A3306E">
        <w:rPr>
          <w:rFonts w:ascii="Times New Roman" w:hAnsi="Times New Roman"/>
          <w:noProof/>
          <w:rPrChange w:id="125" w:author="Reuben" w:date="2022-03-15T21:11:00Z">
            <w:rPr>
              <w:noProof/>
            </w:rPr>
          </w:rPrChange>
        </w:rPr>
        <w:fldChar w:fldCharType="end"/>
      </w:r>
      <w:r w:rsidRPr="00A3306E">
        <w:rPr>
          <w:rFonts w:ascii="Times New Roman" w:hAnsi="Times New Roman"/>
          <w:rPrChange w:id="126" w:author="Reuben" w:date="2022-03-15T21:11:00Z">
            <w:rPr/>
          </w:rPrChange>
        </w:rPr>
        <w:instrText>)</w:instrText>
      </w:r>
      <w:r w:rsidRPr="00A3306E">
        <w:rPr>
          <w:rFonts w:ascii="Times New Roman" w:hAnsi="Times New Roman"/>
          <w:rPrChange w:id="127" w:author="Reuben" w:date="2022-03-15T21:11:00Z">
            <w:rPr/>
          </w:rPrChange>
        </w:rPr>
        <w:fldChar w:fldCharType="end"/>
      </w:r>
    </w:p>
    <w:p w14:paraId="390C369A" w14:textId="0DE66AA3" w:rsidR="00D40591" w:rsidRPr="00A3306E" w:rsidRDefault="003E37D2" w:rsidP="004D0A9C">
      <w:pPr>
        <w:spacing w:line="360" w:lineRule="auto"/>
        <w:rPr>
          <w:rFonts w:ascii="Times New Roman" w:eastAsia="宋体" w:hAnsi="Times New Roman"/>
          <w:rPrChange w:id="128" w:author="Reuben" w:date="2022-03-15T21:11:00Z">
            <w:rPr>
              <w:rFonts w:ascii="宋体" w:eastAsia="宋体" w:hAnsi="宋体"/>
            </w:rPr>
          </w:rPrChange>
        </w:rPr>
      </w:pPr>
      <w:r w:rsidRPr="00A3306E">
        <w:rPr>
          <w:rFonts w:ascii="Times New Roman" w:eastAsia="宋体" w:hAnsi="Times New Roman" w:hint="eastAsia"/>
          <w:rPrChange w:id="129" w:author="Reuben" w:date="2022-03-15T21:11:00Z">
            <w:rPr>
              <w:rFonts w:ascii="宋体" w:eastAsia="宋体" w:hAnsi="宋体" w:hint="eastAsia"/>
            </w:rPr>
          </w:rPrChange>
        </w:rPr>
        <w:t>其中</w:t>
      </w:r>
      <m:oMath>
        <m:r>
          <m:rPr>
            <m:sty m:val="p"/>
          </m:rPr>
          <w:rPr>
            <w:rFonts w:ascii="Cambria Math" w:eastAsia="宋体" w:hAnsi="Cambria Math"/>
          </w:rPr>
          <m:t>Δ</m:t>
        </m:r>
        <m:sSub>
          <m:sSubPr>
            <m:ctrlPr>
              <w:rPr>
                <w:rFonts w:ascii="Cambria Math" w:eastAsia="宋体" w:hAnsi="Cambria Math"/>
              </w:rPr>
            </m:ctrlPr>
          </m:sSubPr>
          <m:e>
            <m:r>
              <m:rPr>
                <m:sty m:val="p"/>
              </m:rPr>
              <w:rPr>
                <w:rFonts w:ascii="Cambria Math" w:eastAsia="宋体" w:hAnsi="Cambria Math"/>
              </w:rPr>
              <m:t>Θ</m:t>
            </m:r>
          </m:e>
          <m:sub>
            <m:r>
              <m:rPr>
                <m:sty m:val="p"/>
              </m:rPr>
              <w:rPr>
                <w:rFonts w:ascii="Cambria Math" w:eastAsia="宋体" w:hAnsi="Cambria Math"/>
              </w:rPr>
              <m:t>TOF</m:t>
            </m:r>
          </m:sub>
        </m:sSub>
      </m:oMath>
      <w:r w:rsidRPr="00A3306E">
        <w:rPr>
          <w:rFonts w:ascii="Times New Roman" w:eastAsia="宋体" w:hAnsi="Times New Roman" w:hint="eastAsia"/>
          <w:rPrChange w:id="130" w:author="Reuben" w:date="2022-03-15T21:11:00Z">
            <w:rPr>
              <w:rFonts w:ascii="宋体" w:eastAsia="宋体" w:hAnsi="宋体" w:hint="eastAsia"/>
            </w:rPr>
          </w:rPrChange>
        </w:rPr>
        <w:t>为</w:t>
      </w:r>
      <w:r w:rsidR="00AD585E" w:rsidRPr="00A3306E">
        <w:rPr>
          <w:rFonts w:ascii="Times New Roman" w:eastAsia="宋体" w:hAnsi="Times New Roman" w:hint="eastAsia"/>
          <w:rPrChange w:id="131" w:author="Reuben" w:date="2022-03-15T21:11:00Z">
            <w:rPr>
              <w:rFonts w:ascii="宋体" w:eastAsia="宋体" w:hAnsi="宋体" w:hint="eastAsia"/>
            </w:rPr>
          </w:rPrChange>
        </w:rPr>
        <w:t>飞行时间矫正</w:t>
      </w:r>
      <w:r w:rsidRPr="00A3306E">
        <w:rPr>
          <w:rFonts w:ascii="Times New Roman" w:eastAsia="宋体" w:hAnsi="Times New Roman" w:hint="eastAsia"/>
          <w:rPrChange w:id="132" w:author="Reuben" w:date="2022-03-15T21:11:00Z">
            <w:rPr>
              <w:rFonts w:ascii="宋体" w:eastAsia="宋体" w:hAnsi="宋体" w:hint="eastAsia"/>
            </w:rPr>
          </w:rPrChange>
        </w:rPr>
        <w:t>，</w:t>
      </w:r>
      <w:r w:rsidR="00D40591" w:rsidRPr="00A3306E">
        <w:rPr>
          <w:rFonts w:ascii="Times New Roman" w:eastAsia="宋体" w:hAnsi="Times New Roman" w:hint="eastAsia"/>
          <w:rPrChange w:id="133" w:author="Reuben" w:date="2022-03-15T21:11:00Z">
            <w:rPr>
              <w:rFonts w:ascii="宋体" w:eastAsia="宋体" w:hAnsi="宋体" w:hint="eastAsia"/>
            </w:rPr>
          </w:rPrChange>
        </w:rPr>
        <w:t>将式</w:t>
      </w:r>
      <w:r w:rsidR="00D40591" w:rsidRPr="00A3306E">
        <w:rPr>
          <w:rFonts w:ascii="Times New Roman" w:eastAsia="宋体" w:hAnsi="Times New Roman"/>
          <w:rPrChange w:id="134" w:author="Reuben" w:date="2022-03-15T21:11:00Z">
            <w:rPr>
              <w:rFonts w:ascii="宋体" w:eastAsia="宋体" w:hAnsi="宋体"/>
            </w:rPr>
          </w:rPrChange>
        </w:rPr>
        <w:fldChar w:fldCharType="begin"/>
      </w:r>
      <w:r w:rsidR="00D40591" w:rsidRPr="00A3306E">
        <w:rPr>
          <w:rFonts w:ascii="Times New Roman" w:eastAsia="宋体" w:hAnsi="Times New Roman"/>
          <w:rPrChange w:id="135" w:author="Reuben" w:date="2022-03-15T21:11:00Z">
            <w:rPr>
              <w:rFonts w:ascii="宋体" w:eastAsia="宋体" w:hAnsi="宋体"/>
            </w:rPr>
          </w:rPrChange>
        </w:rPr>
        <w:instrText xml:space="preserve"> GOTOBUTTON ZEqnNum607015  \* MERGEFORMAT </w:instrText>
      </w:r>
      <w:r w:rsidR="00D40591" w:rsidRPr="00A3306E">
        <w:rPr>
          <w:rFonts w:ascii="Times New Roman" w:eastAsia="宋体" w:hAnsi="Times New Roman"/>
          <w:rPrChange w:id="136" w:author="Reuben" w:date="2022-03-15T21:11:00Z">
            <w:rPr>
              <w:rFonts w:ascii="宋体" w:eastAsia="宋体" w:hAnsi="宋体"/>
            </w:rPr>
          </w:rPrChange>
        </w:rPr>
        <w:fldChar w:fldCharType="begin"/>
      </w:r>
      <w:r w:rsidR="00D40591" w:rsidRPr="00A3306E">
        <w:rPr>
          <w:rFonts w:ascii="Times New Roman" w:eastAsia="宋体" w:hAnsi="Times New Roman"/>
          <w:rPrChange w:id="137" w:author="Reuben" w:date="2022-03-15T21:11:00Z">
            <w:rPr>
              <w:rFonts w:ascii="宋体" w:eastAsia="宋体" w:hAnsi="宋体"/>
            </w:rPr>
          </w:rPrChange>
        </w:rPr>
        <w:instrText xml:space="preserve"> REF ZEqnNum607015 \* Charformat \! \* MERGEFORMAT </w:instrText>
      </w:r>
      <w:r w:rsidR="00D40591" w:rsidRPr="00A3306E">
        <w:rPr>
          <w:rFonts w:ascii="Times New Roman" w:eastAsia="宋体" w:hAnsi="Times New Roman"/>
          <w:rPrChange w:id="138" w:author="Reuben" w:date="2022-03-15T21:11:00Z">
            <w:rPr>
              <w:rFonts w:ascii="宋体" w:eastAsia="宋体" w:hAnsi="宋体"/>
            </w:rPr>
          </w:rPrChange>
        </w:rPr>
        <w:fldChar w:fldCharType="separate"/>
      </w:r>
      <w:r w:rsidR="00AB4BEE" w:rsidRPr="00A3306E">
        <w:rPr>
          <w:rFonts w:ascii="Times New Roman" w:eastAsia="宋体" w:hAnsi="Times New Roman"/>
          <w:rPrChange w:id="139" w:author="Reuben" w:date="2022-03-15T21:11:00Z">
            <w:rPr>
              <w:rFonts w:ascii="宋体" w:eastAsia="宋体" w:hAnsi="宋体"/>
            </w:rPr>
          </w:rPrChange>
        </w:rPr>
        <w:instrText>(2)</w:instrText>
      </w:r>
      <w:r w:rsidR="00D40591" w:rsidRPr="00A3306E">
        <w:rPr>
          <w:rFonts w:ascii="Times New Roman" w:eastAsia="宋体" w:hAnsi="Times New Roman"/>
          <w:rPrChange w:id="140" w:author="Reuben" w:date="2022-03-15T21:11:00Z">
            <w:rPr>
              <w:rFonts w:ascii="宋体" w:eastAsia="宋体" w:hAnsi="宋体"/>
            </w:rPr>
          </w:rPrChange>
        </w:rPr>
        <w:fldChar w:fldCharType="end"/>
      </w:r>
      <w:r w:rsidR="00D40591" w:rsidRPr="00A3306E">
        <w:rPr>
          <w:rFonts w:ascii="Times New Roman" w:eastAsia="宋体" w:hAnsi="Times New Roman"/>
          <w:rPrChange w:id="141" w:author="Reuben" w:date="2022-03-15T21:11:00Z">
            <w:rPr>
              <w:rFonts w:ascii="宋体" w:eastAsia="宋体" w:hAnsi="宋体"/>
            </w:rPr>
          </w:rPrChange>
        </w:rPr>
        <w:fldChar w:fldCharType="end"/>
      </w:r>
      <w:r w:rsidR="00D40591" w:rsidRPr="00A3306E">
        <w:rPr>
          <w:rFonts w:ascii="Times New Roman" w:eastAsia="宋体" w:hAnsi="Times New Roman" w:hint="eastAsia"/>
          <w:rPrChange w:id="142" w:author="Reuben" w:date="2022-03-15T21:11:00Z">
            <w:rPr>
              <w:rFonts w:ascii="宋体" w:eastAsia="宋体" w:hAnsi="宋体" w:hint="eastAsia"/>
            </w:rPr>
          </w:rPrChange>
        </w:rPr>
        <w:t>转化为双向单程微波有偏</w:t>
      </w:r>
      <w:r w:rsidR="00D40591" w:rsidRPr="00A3306E">
        <w:rPr>
          <w:rFonts w:ascii="Times New Roman" w:eastAsia="宋体" w:hAnsi="Times New Roman"/>
          <w:rPrChange w:id="143" w:author="Reuben" w:date="2022-03-15T21:11:00Z">
            <w:rPr>
              <w:rFonts w:ascii="宋体" w:eastAsia="宋体" w:hAnsi="宋体"/>
            </w:rPr>
          </w:rPrChange>
        </w:rPr>
        <w:t>星间距：</w:t>
      </w:r>
    </w:p>
    <w:p w14:paraId="24978199" w14:textId="5A71D778" w:rsidR="00D40591" w:rsidRPr="00A3306E" w:rsidRDefault="00D40591" w:rsidP="00D40591">
      <w:pPr>
        <w:pStyle w:val="AMDisplayEquation"/>
        <w:rPr>
          <w:rFonts w:ascii="Times New Roman" w:hAnsi="Times New Roman"/>
          <w:rPrChange w:id="144" w:author="Reuben" w:date="2022-03-15T21:11:00Z">
            <w:rPr/>
          </w:rPrChange>
        </w:rPr>
      </w:pPr>
      <w:r w:rsidRPr="00A3306E">
        <w:rPr>
          <w:rFonts w:ascii="Times New Roman" w:hAnsi="Times New Roman"/>
          <w:rPrChange w:id="145" w:author="Reuben" w:date="2022-03-15T21:11:00Z">
            <w:rPr/>
          </w:rPrChange>
        </w:rPr>
        <w:tab/>
      </w:r>
      <w:r w:rsidRPr="00A3306E">
        <w:rPr>
          <w:rFonts w:ascii="Times New Roman" w:hAnsi="Times New Roman"/>
          <w:position w:val="-79"/>
          <w:rPrChange w:id="146" w:author="Reuben" w:date="2022-03-15T21:11:00Z">
            <w:rPr>
              <w:position w:val="-79"/>
            </w:rPr>
          </w:rPrChange>
        </w:rPr>
        <w:object w:dxaOrig="5302" w:dyaOrig="1708" w14:anchorId="47D44855">
          <v:shape id="_x0000_i7078" type="#_x0000_t75" style="width:264.6pt;height:85.8pt" o:ole="">
            <v:imagedata r:id="rId51" o:title=""/>
          </v:shape>
          <o:OLEObject Type="Embed" ProgID="Equation.AxMath" ShapeID="_x0000_i7078" DrawAspect="Content" ObjectID="_1708887992" r:id="rId52"/>
        </w:object>
      </w:r>
      <w:r w:rsidRPr="00A3306E">
        <w:rPr>
          <w:rFonts w:ascii="Times New Roman" w:hAnsi="Times New Roman"/>
          <w:rPrChange w:id="147" w:author="Reuben" w:date="2022-03-15T21:11:00Z">
            <w:rPr/>
          </w:rPrChange>
        </w:rPr>
        <w:tab/>
      </w:r>
      <w:r w:rsidRPr="00A3306E">
        <w:rPr>
          <w:rFonts w:ascii="Times New Roman" w:hAnsi="Times New Roman"/>
          <w:rPrChange w:id="148" w:author="Reuben" w:date="2022-03-15T21:11:00Z">
            <w:rPr/>
          </w:rPrChange>
        </w:rPr>
        <w:fldChar w:fldCharType="begin"/>
      </w:r>
      <w:r w:rsidRPr="00A3306E">
        <w:rPr>
          <w:rFonts w:ascii="Times New Roman" w:hAnsi="Times New Roman"/>
          <w:rPrChange w:id="149" w:author="Reuben" w:date="2022-03-15T21:11:00Z">
            <w:rPr/>
          </w:rPrChange>
        </w:rPr>
        <w:instrText xml:space="preserve"> MACROBUTTON AMMPlaceRM \* MERGEFORMAT </w:instrText>
      </w:r>
      <w:r w:rsidRPr="00A3306E">
        <w:rPr>
          <w:rFonts w:ascii="Times New Roman" w:hAnsi="Times New Roman"/>
          <w:rPrChange w:id="150" w:author="Reuben" w:date="2022-03-15T21:11:00Z">
            <w:rPr/>
          </w:rPrChange>
        </w:rPr>
        <w:fldChar w:fldCharType="begin"/>
      </w:r>
      <w:r w:rsidRPr="00A3306E">
        <w:rPr>
          <w:rFonts w:ascii="Times New Roman" w:hAnsi="Times New Roman"/>
          <w:rPrChange w:id="151" w:author="Reuben" w:date="2022-03-15T21:11:00Z">
            <w:rPr/>
          </w:rPrChange>
        </w:rPr>
        <w:instrText xml:space="preserve"> SEQ AMEqn \h \* MERGEFORMAT </w:instrText>
      </w:r>
      <w:r w:rsidRPr="00A3306E">
        <w:rPr>
          <w:rFonts w:ascii="Times New Roman" w:hAnsi="Times New Roman"/>
          <w:rPrChange w:id="152" w:author="Reuben" w:date="2022-03-15T21:11:00Z">
            <w:rPr/>
          </w:rPrChange>
        </w:rPr>
        <w:fldChar w:fldCharType="end"/>
      </w:r>
      <w:r w:rsidRPr="00A3306E">
        <w:rPr>
          <w:rFonts w:ascii="Times New Roman" w:hAnsi="Times New Roman"/>
          <w:rPrChange w:id="153" w:author="Reuben" w:date="2022-03-15T21:11:00Z">
            <w:rPr/>
          </w:rPrChange>
        </w:rPr>
        <w:instrText>(</w:instrText>
      </w:r>
      <w:r w:rsidRPr="00A3306E">
        <w:rPr>
          <w:rFonts w:ascii="Times New Roman" w:hAnsi="Times New Roman"/>
          <w:rPrChange w:id="154" w:author="Reuben" w:date="2022-03-15T21:11:00Z">
            <w:rPr/>
          </w:rPrChange>
        </w:rPr>
        <w:fldChar w:fldCharType="begin"/>
      </w:r>
      <w:r w:rsidRPr="00A3306E">
        <w:rPr>
          <w:rFonts w:ascii="Times New Roman" w:hAnsi="Times New Roman"/>
          <w:rPrChange w:id="155" w:author="Reuben" w:date="2022-03-15T21:11:00Z">
            <w:rPr/>
          </w:rPrChange>
        </w:rPr>
        <w:instrText xml:space="preserve"> SEQ AMEqn \c \* Arabic \* MERGEFORMAT </w:instrText>
      </w:r>
      <w:r w:rsidRPr="00A3306E">
        <w:rPr>
          <w:rFonts w:ascii="Times New Roman" w:hAnsi="Times New Roman"/>
          <w:rPrChange w:id="156" w:author="Reuben" w:date="2022-03-15T21:11:00Z">
            <w:rPr/>
          </w:rPrChange>
        </w:rPr>
        <w:fldChar w:fldCharType="separate"/>
      </w:r>
      <w:r w:rsidR="00AB4BEE" w:rsidRPr="00A3306E">
        <w:rPr>
          <w:rFonts w:ascii="Times New Roman" w:hAnsi="Times New Roman"/>
          <w:noProof/>
          <w:rPrChange w:id="157" w:author="Reuben" w:date="2022-03-15T21:11:00Z">
            <w:rPr>
              <w:noProof/>
            </w:rPr>
          </w:rPrChange>
        </w:rPr>
        <w:instrText>4</w:instrText>
      </w:r>
      <w:r w:rsidRPr="00A3306E">
        <w:rPr>
          <w:rFonts w:ascii="Times New Roman" w:hAnsi="Times New Roman"/>
          <w:noProof/>
          <w:rPrChange w:id="158" w:author="Reuben" w:date="2022-03-15T21:11:00Z">
            <w:rPr>
              <w:noProof/>
            </w:rPr>
          </w:rPrChange>
        </w:rPr>
        <w:fldChar w:fldCharType="end"/>
      </w:r>
      <w:r w:rsidRPr="00A3306E">
        <w:rPr>
          <w:rFonts w:ascii="Times New Roman" w:hAnsi="Times New Roman"/>
          <w:rPrChange w:id="159" w:author="Reuben" w:date="2022-03-15T21:11:00Z">
            <w:rPr/>
          </w:rPrChange>
        </w:rPr>
        <w:instrText>)</w:instrText>
      </w:r>
      <w:r w:rsidRPr="00A3306E">
        <w:rPr>
          <w:rFonts w:ascii="Times New Roman" w:hAnsi="Times New Roman"/>
          <w:rPrChange w:id="160" w:author="Reuben" w:date="2022-03-15T21:11:00Z">
            <w:rPr/>
          </w:rPrChange>
        </w:rPr>
        <w:fldChar w:fldCharType="end"/>
      </w:r>
    </w:p>
    <w:p w14:paraId="63538147" w14:textId="11D8FECF" w:rsidR="00D40591" w:rsidRPr="00A3306E" w:rsidRDefault="00D40591" w:rsidP="004D0A9C">
      <w:pPr>
        <w:spacing w:line="360" w:lineRule="auto"/>
        <w:rPr>
          <w:rFonts w:ascii="Times New Roman" w:eastAsia="宋体" w:hAnsi="Times New Roman"/>
        </w:rPr>
      </w:pPr>
      <w:r w:rsidRPr="00A3306E">
        <w:rPr>
          <w:rFonts w:ascii="Times New Roman" w:eastAsia="宋体" w:hAnsi="Times New Roman" w:hint="eastAsia"/>
          <w:rPrChange w:id="161" w:author="Reuben" w:date="2022-03-15T21:11:00Z">
            <w:rPr>
              <w:rFonts w:ascii="宋体" w:eastAsia="宋体" w:hAnsi="宋体" w:hint="eastAsia"/>
            </w:rPr>
          </w:rPrChange>
        </w:rPr>
        <w:t>其中，第一项表示</w:t>
      </w:r>
      <w:r w:rsidRPr="00A3306E">
        <w:rPr>
          <w:rFonts w:ascii="Times New Roman" w:eastAsia="宋体" w:hAnsi="Times New Roman" w:hint="eastAsia"/>
          <w:rPrChange w:id="162" w:author="Reuben" w:date="2022-03-15T21:11:00Z">
            <w:rPr>
              <w:rFonts w:ascii="宋体" w:eastAsia="宋体" w:hAnsi="宋体" w:hint="eastAsia"/>
            </w:rPr>
          </w:rPrChange>
        </w:rPr>
        <w:t>t</w:t>
      </w:r>
      <w:r w:rsidRPr="00A3306E">
        <w:rPr>
          <w:rFonts w:ascii="Times New Roman" w:eastAsia="宋体" w:hAnsi="Times New Roman" w:hint="eastAsia"/>
          <w:rPrChange w:id="163" w:author="Reuben" w:date="2022-03-15T21:11:00Z">
            <w:rPr>
              <w:rFonts w:ascii="宋体" w:eastAsia="宋体" w:hAnsi="宋体" w:hint="eastAsia"/>
            </w:rPr>
          </w:rPrChange>
        </w:rPr>
        <w:t>时刻</w:t>
      </w:r>
      <w:r w:rsidRPr="00A3306E">
        <w:rPr>
          <w:rFonts w:ascii="Times New Roman" w:eastAsia="宋体" w:hAnsi="Times New Roman"/>
          <w:rPrChange w:id="164" w:author="Reuben" w:date="2022-03-15T21:11:00Z">
            <w:rPr>
              <w:rFonts w:ascii="宋体" w:eastAsia="宋体" w:hAnsi="宋体"/>
            </w:rPr>
          </w:rPrChange>
        </w:rPr>
        <w:t>的</w:t>
      </w:r>
      <w:proofErr w:type="gramStart"/>
      <w:r w:rsidRPr="00A3306E">
        <w:rPr>
          <w:rFonts w:ascii="Times New Roman" w:eastAsia="宋体" w:hAnsi="Times New Roman"/>
          <w:rPrChange w:id="165" w:author="Reuben" w:date="2022-03-15T21:11:00Z">
            <w:rPr>
              <w:rFonts w:ascii="宋体" w:eastAsia="宋体" w:hAnsi="宋体"/>
            </w:rPr>
          </w:rPrChange>
        </w:rPr>
        <w:t>瞬时星</w:t>
      </w:r>
      <w:proofErr w:type="gramEnd"/>
      <w:r w:rsidRPr="00A3306E">
        <w:rPr>
          <w:rFonts w:ascii="Times New Roman" w:eastAsia="宋体" w:hAnsi="Times New Roman"/>
        </w:rPr>
        <w:t>间距，第二项表示飞行时间改正，第三项表示</w:t>
      </w:r>
      <w:r w:rsidRPr="00A3306E">
        <w:rPr>
          <w:rFonts w:ascii="Times New Roman" w:eastAsia="宋体" w:hAnsi="Times New Roman" w:hint="eastAsia"/>
        </w:rPr>
        <w:t>高频载波频率噪声引起的星间距噪声，其周期小于飞行时间</w:t>
      </w:r>
      <m:oMath>
        <m:r>
          <m:rPr>
            <m:sty m:val="p"/>
          </m:rPr>
          <w:rPr>
            <w:rFonts w:ascii="Cambria Math" w:eastAsia="宋体" w:hAnsi="Cambria Math"/>
          </w:rPr>
          <m:t>τ</m:t>
        </m:r>
      </m:oMath>
      <w:r w:rsidRPr="00A3306E">
        <w:rPr>
          <w:rFonts w:ascii="Times New Roman" w:eastAsia="宋体" w:hAnsi="Times New Roman" w:hint="eastAsia"/>
        </w:rPr>
        <w:t>。</w:t>
      </w:r>
    </w:p>
    <w:p w14:paraId="3126E801" w14:textId="1E4B84FE" w:rsidR="003A1EBA" w:rsidRPr="00A3306E" w:rsidRDefault="003A1EBA" w:rsidP="00544E64">
      <w:pPr>
        <w:numPr>
          <w:ilvl w:val="1"/>
          <w:numId w:val="3"/>
        </w:numPr>
        <w:adjustRightInd w:val="0"/>
        <w:snapToGrid w:val="0"/>
        <w:spacing w:line="360" w:lineRule="auto"/>
        <w:ind w:left="0" w:firstLine="0"/>
        <w:rPr>
          <w:rFonts w:ascii="Times New Roman" w:eastAsia="宋体" w:hAnsi="Times New Roman" w:cs="Times New Roman"/>
          <w:b/>
        </w:rPr>
      </w:pPr>
      <w:r w:rsidRPr="00A3306E">
        <w:rPr>
          <w:rFonts w:ascii="Times New Roman" w:eastAsia="宋体" w:hAnsi="Times New Roman" w:cs="Times New Roman" w:hint="eastAsia"/>
          <w:b/>
        </w:rPr>
        <w:t>飞行时间</w:t>
      </w:r>
      <w:r w:rsidR="00382C98" w:rsidRPr="00A3306E">
        <w:rPr>
          <w:rFonts w:ascii="Times New Roman" w:eastAsia="宋体" w:hAnsi="Times New Roman" w:cs="Times New Roman" w:hint="eastAsia"/>
          <w:b/>
        </w:rPr>
        <w:t>矫正</w:t>
      </w:r>
    </w:p>
    <w:p w14:paraId="2935908C" w14:textId="03A24181" w:rsidR="006964F3" w:rsidRPr="00A3306E" w:rsidRDefault="001C0054" w:rsidP="00544E64">
      <w:pPr>
        <w:adjustRightInd w:val="0"/>
        <w:snapToGrid w:val="0"/>
        <w:spacing w:line="360" w:lineRule="auto"/>
        <w:jc w:val="center"/>
        <w:rPr>
          <w:rFonts w:ascii="Times New Roman" w:eastAsia="宋体" w:hAnsi="Times New Roman" w:cs="Times New Roman"/>
        </w:rPr>
      </w:pPr>
      <w:r w:rsidRPr="00A3306E">
        <w:rPr>
          <w:rFonts w:ascii="Times New Roman" w:eastAsia="宋体" w:hAnsi="Times New Roman"/>
          <w:noProof/>
        </w:rPr>
        <w:lastRenderedPageBreak/>
        <w:drawing>
          <wp:inline distT="0" distB="0" distL="0" distR="0" wp14:anchorId="07170E83" wp14:editId="0D295BA0">
            <wp:extent cx="4191000" cy="1481432"/>
            <wp:effectExtent l="0" t="0" r="0" b="508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01025" cy="1484975"/>
                    </a:xfrm>
                    <a:prstGeom prst="rect">
                      <a:avLst/>
                    </a:prstGeom>
                    <a:noFill/>
                    <a:ln>
                      <a:noFill/>
                    </a:ln>
                  </pic:spPr>
                </pic:pic>
              </a:graphicData>
            </a:graphic>
          </wp:inline>
        </w:drawing>
      </w:r>
    </w:p>
    <w:p w14:paraId="06F70DD9" w14:textId="44D332E6" w:rsidR="006964F3" w:rsidRPr="00A3306E" w:rsidRDefault="006964F3" w:rsidP="00544E64">
      <w:pPr>
        <w:adjustRightInd w:val="0"/>
        <w:snapToGrid w:val="0"/>
        <w:spacing w:line="360" w:lineRule="auto"/>
        <w:jc w:val="center"/>
        <w:rPr>
          <w:rFonts w:ascii="Times New Roman" w:eastAsia="宋体" w:hAnsi="Times New Roman" w:cs="Times New Roman"/>
          <w:sz w:val="16"/>
          <w:szCs w:val="16"/>
        </w:rPr>
      </w:pPr>
      <w:bookmarkStart w:id="166" w:name="_Ref61290345"/>
      <w:r w:rsidRPr="00A3306E">
        <w:rPr>
          <w:rFonts w:ascii="Times New Roman" w:eastAsia="宋体" w:hAnsi="Times New Roman" w:cs="Times New Roman"/>
          <w:sz w:val="16"/>
          <w:szCs w:val="16"/>
        </w:rPr>
        <w:t>图</w:t>
      </w:r>
      <w:r w:rsidRPr="00A3306E">
        <w:rPr>
          <w:rFonts w:ascii="Times New Roman" w:eastAsia="宋体" w:hAnsi="Times New Roman" w:cs="Times New Roman"/>
          <w:sz w:val="16"/>
          <w:szCs w:val="16"/>
        </w:rPr>
        <w:t xml:space="preserve"> </w:t>
      </w:r>
      <w:r w:rsidRPr="00A3306E">
        <w:rPr>
          <w:rFonts w:ascii="Times New Roman" w:eastAsia="宋体" w:hAnsi="Times New Roman" w:cs="Times New Roman"/>
          <w:sz w:val="16"/>
          <w:szCs w:val="16"/>
        </w:rPr>
        <w:fldChar w:fldCharType="begin"/>
      </w:r>
      <w:r w:rsidRPr="00A3306E">
        <w:rPr>
          <w:rFonts w:ascii="Times New Roman" w:eastAsia="宋体" w:hAnsi="Times New Roman" w:cs="Times New Roman"/>
          <w:sz w:val="16"/>
          <w:szCs w:val="16"/>
        </w:rPr>
        <w:instrText xml:space="preserve"> SEQ </w:instrText>
      </w:r>
      <w:r w:rsidRPr="00A3306E">
        <w:rPr>
          <w:rFonts w:ascii="Times New Roman" w:eastAsia="宋体" w:hAnsi="Times New Roman" w:cs="Times New Roman"/>
          <w:sz w:val="16"/>
          <w:szCs w:val="16"/>
        </w:rPr>
        <w:instrText>图</w:instrText>
      </w:r>
      <w:r w:rsidRPr="00A3306E">
        <w:rPr>
          <w:rFonts w:ascii="Times New Roman" w:eastAsia="宋体" w:hAnsi="Times New Roman" w:cs="Times New Roman"/>
          <w:sz w:val="16"/>
          <w:szCs w:val="16"/>
        </w:rPr>
        <w:instrText xml:space="preserve"> \* ARABIC </w:instrText>
      </w:r>
      <w:r w:rsidRPr="00A3306E">
        <w:rPr>
          <w:rFonts w:ascii="Times New Roman" w:eastAsia="宋体" w:hAnsi="Times New Roman" w:cs="Times New Roman"/>
          <w:sz w:val="16"/>
          <w:szCs w:val="16"/>
        </w:rPr>
        <w:fldChar w:fldCharType="separate"/>
      </w:r>
      <w:r w:rsidR="00AB4BEE" w:rsidRPr="00A3306E">
        <w:rPr>
          <w:rFonts w:ascii="Times New Roman" w:eastAsia="宋体" w:hAnsi="Times New Roman" w:cs="Times New Roman"/>
          <w:noProof/>
          <w:sz w:val="16"/>
          <w:szCs w:val="16"/>
        </w:rPr>
        <w:t>3</w:t>
      </w:r>
      <w:r w:rsidRPr="00A3306E">
        <w:rPr>
          <w:rFonts w:ascii="Times New Roman" w:eastAsia="宋体" w:hAnsi="Times New Roman" w:cs="Times New Roman"/>
          <w:sz w:val="16"/>
          <w:szCs w:val="16"/>
        </w:rPr>
        <w:fldChar w:fldCharType="end"/>
      </w:r>
      <w:bookmarkEnd w:id="166"/>
      <w:r w:rsidRPr="00A3306E">
        <w:rPr>
          <w:rFonts w:ascii="Times New Roman" w:eastAsia="宋体" w:hAnsi="Times New Roman" w:cs="Times New Roman"/>
          <w:sz w:val="16"/>
          <w:szCs w:val="16"/>
        </w:rPr>
        <w:t xml:space="preserve"> </w:t>
      </w:r>
      <w:r w:rsidR="00985478" w:rsidRPr="00A3306E">
        <w:rPr>
          <w:rFonts w:ascii="Times New Roman" w:eastAsia="宋体" w:hAnsi="Times New Roman" w:cs="Times New Roman"/>
          <w:sz w:val="16"/>
          <w:szCs w:val="16"/>
        </w:rPr>
        <w:t>GFO</w:t>
      </w:r>
      <w:r w:rsidRPr="00A3306E">
        <w:rPr>
          <w:rFonts w:ascii="Times New Roman" w:eastAsia="宋体" w:hAnsi="Times New Roman" w:cs="Times New Roman"/>
          <w:sz w:val="16"/>
          <w:szCs w:val="16"/>
        </w:rPr>
        <w:t>双星星间距</w:t>
      </w:r>
      <w:r w:rsidR="001C0054" w:rsidRPr="00A3306E">
        <w:rPr>
          <w:rFonts w:ascii="Times New Roman" w:eastAsia="宋体" w:hAnsi="Times New Roman" w:cs="Times New Roman"/>
          <w:position w:val="-10"/>
          <w:sz w:val="16"/>
          <w:szCs w:val="16"/>
        </w:rPr>
        <w:object w:dxaOrig="154" w:dyaOrig="256" w14:anchorId="2FE17956">
          <v:shape id="_x0000_i7079" type="#_x0000_t75" style="width:7.8pt;height:12.6pt" o:ole="">
            <v:imagedata r:id="rId54" o:title=""/>
          </v:shape>
          <o:OLEObject Type="Embed" ProgID="Equation.AxMath" ShapeID="_x0000_i7079" DrawAspect="Content" ObjectID="_1708887993" r:id="rId55"/>
        </w:object>
      </w:r>
      <w:r w:rsidRPr="00A3306E">
        <w:rPr>
          <w:rFonts w:ascii="Times New Roman" w:eastAsia="宋体" w:hAnsi="Times New Roman" w:cs="Times New Roman"/>
          <w:sz w:val="16"/>
          <w:szCs w:val="16"/>
        </w:rPr>
        <w:t>与</w:t>
      </w:r>
      <w:r w:rsidR="001C0054" w:rsidRPr="00A3306E">
        <w:rPr>
          <w:rFonts w:ascii="Times New Roman" w:eastAsia="宋体" w:hAnsi="Times New Roman" w:cs="Times New Roman"/>
          <w:position w:val="-8"/>
          <w:sz w:val="16"/>
          <w:szCs w:val="16"/>
        </w:rPr>
        <w:object w:dxaOrig="522" w:dyaOrig="240" w14:anchorId="00053FA6">
          <v:shape id="_x0000_i7080" type="#_x0000_t75" style="width:27pt;height:12pt" o:ole="">
            <v:imagedata r:id="rId56" o:title=""/>
          </v:shape>
          <o:OLEObject Type="Embed" ProgID="Equation.AxMath" ShapeID="_x0000_i7080" DrawAspect="Content" ObjectID="_1708887994" r:id="rId57"/>
        </w:object>
      </w:r>
      <w:r w:rsidRPr="00A3306E">
        <w:rPr>
          <w:rFonts w:ascii="Times New Roman" w:eastAsia="宋体" w:hAnsi="Times New Roman" w:cs="Times New Roman"/>
          <w:sz w:val="16"/>
          <w:szCs w:val="16"/>
        </w:rPr>
        <w:t>的关系</w:t>
      </w:r>
    </w:p>
    <w:p w14:paraId="0AA9A542" w14:textId="755481D6" w:rsidR="006964F3" w:rsidRPr="00A3306E" w:rsidRDefault="006964F3" w:rsidP="00544E64">
      <w:pPr>
        <w:adjustRightInd w:val="0"/>
        <w:snapToGrid w:val="0"/>
        <w:spacing w:line="360" w:lineRule="auto"/>
        <w:jc w:val="center"/>
        <w:rPr>
          <w:rFonts w:ascii="Times New Roman" w:eastAsia="宋体" w:hAnsi="Times New Roman" w:cs="Times New Roman"/>
          <w:sz w:val="16"/>
          <w:szCs w:val="16"/>
        </w:rPr>
      </w:pPr>
      <w:r w:rsidRPr="00A3306E">
        <w:rPr>
          <w:rFonts w:ascii="Times New Roman" w:eastAsia="宋体" w:hAnsi="Times New Roman" w:cs="Times New Roman"/>
          <w:sz w:val="16"/>
          <w:szCs w:val="16"/>
        </w:rPr>
        <w:t xml:space="preserve">Figure </w:t>
      </w:r>
      <w:r w:rsidRPr="00A3306E">
        <w:rPr>
          <w:rFonts w:ascii="Times New Roman" w:eastAsia="宋体" w:hAnsi="Times New Roman" w:cs="Times New Roman"/>
          <w:sz w:val="16"/>
          <w:szCs w:val="16"/>
        </w:rPr>
        <w:fldChar w:fldCharType="begin"/>
      </w:r>
      <w:r w:rsidRPr="00A3306E">
        <w:rPr>
          <w:rFonts w:ascii="Times New Roman" w:eastAsia="宋体" w:hAnsi="Times New Roman" w:cs="Times New Roman"/>
          <w:sz w:val="16"/>
          <w:szCs w:val="16"/>
        </w:rPr>
        <w:instrText xml:space="preserve"> SEQ Figure \* ARABIC </w:instrText>
      </w:r>
      <w:r w:rsidRPr="00A3306E">
        <w:rPr>
          <w:rFonts w:ascii="Times New Roman" w:eastAsia="宋体" w:hAnsi="Times New Roman" w:cs="Times New Roman"/>
          <w:sz w:val="16"/>
          <w:szCs w:val="16"/>
        </w:rPr>
        <w:fldChar w:fldCharType="separate"/>
      </w:r>
      <w:r w:rsidR="00AB4BEE" w:rsidRPr="00A3306E">
        <w:rPr>
          <w:rFonts w:ascii="Times New Roman" w:eastAsia="宋体" w:hAnsi="Times New Roman" w:cs="Times New Roman"/>
          <w:noProof/>
          <w:sz w:val="16"/>
          <w:szCs w:val="16"/>
        </w:rPr>
        <w:t>3</w:t>
      </w:r>
      <w:r w:rsidRPr="00A3306E">
        <w:rPr>
          <w:rFonts w:ascii="Times New Roman" w:eastAsia="宋体" w:hAnsi="Times New Roman" w:cs="Times New Roman"/>
          <w:sz w:val="16"/>
          <w:szCs w:val="16"/>
        </w:rPr>
        <w:fldChar w:fldCharType="end"/>
      </w:r>
      <w:r w:rsidRPr="00A3306E">
        <w:rPr>
          <w:rFonts w:ascii="Times New Roman" w:eastAsia="宋体" w:hAnsi="Times New Roman" w:cs="Times New Roman"/>
          <w:sz w:val="16"/>
          <w:szCs w:val="16"/>
        </w:rPr>
        <w:t xml:space="preserve"> The relationship between the instantaneous range </w:t>
      </w:r>
      <w:r w:rsidR="001C0054" w:rsidRPr="00A3306E">
        <w:rPr>
          <w:rFonts w:ascii="Times New Roman" w:eastAsia="宋体" w:hAnsi="Times New Roman" w:cs="Times New Roman"/>
          <w:position w:val="-10"/>
          <w:sz w:val="16"/>
          <w:szCs w:val="16"/>
        </w:rPr>
        <w:object w:dxaOrig="154" w:dyaOrig="256" w14:anchorId="011D6765">
          <v:shape id="_x0000_i7081" type="#_x0000_t75" style="width:7.8pt;height:12.6pt" o:ole="">
            <v:imagedata r:id="rId54" o:title=""/>
          </v:shape>
          <o:OLEObject Type="Embed" ProgID="Equation.AxMath" ShapeID="_x0000_i7081" DrawAspect="Content" ObjectID="_1708887995" r:id="rId58"/>
        </w:object>
      </w:r>
      <w:r w:rsidRPr="00A3306E">
        <w:rPr>
          <w:rFonts w:ascii="Times New Roman" w:eastAsia="宋体" w:hAnsi="Times New Roman" w:cs="Times New Roman"/>
          <w:sz w:val="16"/>
          <w:szCs w:val="16"/>
        </w:rPr>
        <w:t xml:space="preserve"> and the distance </w:t>
      </w:r>
      <w:r w:rsidR="001C0054" w:rsidRPr="00A3306E">
        <w:rPr>
          <w:rFonts w:ascii="Times New Roman" w:eastAsia="宋体" w:hAnsi="Times New Roman" w:cs="Times New Roman"/>
          <w:position w:val="-8"/>
          <w:sz w:val="16"/>
          <w:szCs w:val="16"/>
        </w:rPr>
        <w:object w:dxaOrig="522" w:dyaOrig="240" w14:anchorId="2ECDE714">
          <v:shape id="_x0000_i7082" type="#_x0000_t75" style="width:27pt;height:12pt" o:ole="">
            <v:imagedata r:id="rId56" o:title=""/>
          </v:shape>
          <o:OLEObject Type="Embed" ProgID="Equation.AxMath" ShapeID="_x0000_i7082" DrawAspect="Content" ObjectID="_1708887996" r:id="rId59"/>
        </w:object>
      </w:r>
    </w:p>
    <w:p w14:paraId="30D39699" w14:textId="5D30D776" w:rsidR="00F705EC" w:rsidRPr="00A3306E" w:rsidRDefault="00960843">
      <w:pPr>
        <w:adjustRightInd w:val="0"/>
        <w:snapToGrid w:val="0"/>
        <w:spacing w:line="360" w:lineRule="auto"/>
        <w:ind w:firstLineChars="200" w:firstLine="420"/>
        <w:rPr>
          <w:rFonts w:ascii="Times New Roman" w:eastAsia="宋体" w:hAnsi="Times New Roman" w:cs="Times New Roman"/>
        </w:rPr>
      </w:pPr>
      <w:r w:rsidRPr="00A3306E">
        <w:rPr>
          <w:rFonts w:ascii="Times New Roman" w:eastAsia="宋体" w:hAnsi="Times New Roman" w:cs="Times New Roman"/>
        </w:rPr>
        <w:t>如</w:t>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REF _Ref61290345 \h  \* MERGEFORMAT </w:instrText>
      </w:r>
      <w:r w:rsidRPr="00A3306E">
        <w:rPr>
          <w:rFonts w:ascii="Times New Roman" w:eastAsia="宋体" w:hAnsi="Times New Roman" w:cs="Times New Roman"/>
        </w:rPr>
      </w:r>
      <w:r w:rsidRPr="00A3306E">
        <w:rPr>
          <w:rFonts w:ascii="Times New Roman" w:eastAsia="宋体" w:hAnsi="Times New Roman" w:cs="Times New Roman"/>
        </w:rPr>
        <w:fldChar w:fldCharType="separate"/>
      </w:r>
      <w:r w:rsidR="00AB4BEE" w:rsidRPr="00A3306E">
        <w:rPr>
          <w:rFonts w:ascii="Times New Roman" w:eastAsia="宋体" w:hAnsi="Times New Roman" w:cs="Times New Roman" w:hint="eastAsia"/>
        </w:rPr>
        <w:t>图</w:t>
      </w:r>
      <w:r w:rsidR="00AB4BEE" w:rsidRPr="00A3306E">
        <w:rPr>
          <w:rFonts w:ascii="Times New Roman" w:eastAsia="宋体" w:hAnsi="Times New Roman" w:cs="Times New Roman"/>
        </w:rPr>
        <w:t xml:space="preserve"> </w:t>
      </w:r>
      <w:r w:rsidR="00AB4BEE" w:rsidRPr="00A3306E">
        <w:rPr>
          <w:rFonts w:ascii="Times New Roman" w:eastAsia="宋体" w:hAnsi="Times New Roman" w:cs="Times New Roman"/>
          <w:noProof/>
        </w:rPr>
        <w:t>3</w:t>
      </w:r>
      <w:r w:rsidRPr="00A3306E">
        <w:rPr>
          <w:rFonts w:ascii="Times New Roman" w:eastAsia="宋体" w:hAnsi="Times New Roman" w:cs="Times New Roman"/>
        </w:rPr>
        <w:fldChar w:fldCharType="end"/>
      </w:r>
      <w:r w:rsidRPr="00A3306E">
        <w:rPr>
          <w:rFonts w:ascii="Times New Roman" w:eastAsia="宋体" w:hAnsi="Times New Roman" w:cs="Times New Roman"/>
        </w:rPr>
        <w:t>所示</w:t>
      </w:r>
      <w:r w:rsidR="00C96DEB" w:rsidRPr="00A3306E">
        <w:rPr>
          <w:rFonts w:ascii="Times New Roman" w:eastAsia="宋体" w:hAnsi="Times New Roman" w:cs="Times New Roman" w:hint="eastAsia"/>
        </w:rPr>
        <w:t>，</w:t>
      </w:r>
      <w:r w:rsidR="00C96DEB" w:rsidRPr="00A3306E">
        <w:rPr>
          <w:rFonts w:ascii="Times New Roman" w:eastAsia="宋体" w:hAnsi="Times New Roman"/>
          <w:position w:val="-10"/>
        </w:rPr>
        <w:object w:dxaOrig="261" w:dyaOrig="316" w14:anchorId="14B2B750">
          <v:shape id="_x0000_i7083" type="#_x0000_t75" style="width:13.2pt;height:16.2pt" o:ole="">
            <v:imagedata r:id="rId60" o:title=""/>
          </v:shape>
          <o:OLEObject Type="Embed" ProgID="Equation.AxMath" ShapeID="_x0000_i7083" DrawAspect="Content" ObjectID="_1708887997" r:id="rId61"/>
        </w:object>
      </w:r>
      <w:r w:rsidRPr="00A3306E">
        <w:rPr>
          <w:rFonts w:ascii="Times New Roman" w:eastAsia="宋体" w:hAnsi="Times New Roman" w:cs="Times New Roman"/>
        </w:rPr>
        <w:t>表示</w:t>
      </w:r>
      <w:r w:rsidR="00C96DEB" w:rsidRPr="00A3306E">
        <w:rPr>
          <w:rFonts w:ascii="Times New Roman" w:eastAsia="宋体" w:hAnsi="Times New Roman"/>
          <w:position w:val="-10"/>
        </w:rPr>
        <w:object w:dxaOrig="553" w:dyaOrig="316" w14:anchorId="51951350">
          <v:shape id="_x0000_i7084" type="#_x0000_t75" style="width:28.2pt;height:16.2pt" o:ole="">
            <v:imagedata r:id="rId62" o:title=""/>
          </v:shape>
          <o:OLEObject Type="Embed" ProgID="Equation.AxMath" ShapeID="_x0000_i7084" DrawAspect="Content" ObjectID="_1708887998" r:id="rId63"/>
        </w:object>
      </w:r>
      <w:r w:rsidRPr="00A3306E">
        <w:rPr>
          <w:rFonts w:ascii="Times New Roman" w:eastAsia="宋体" w:hAnsi="Times New Roman" w:cs="Times New Roman"/>
        </w:rPr>
        <w:t>时刻</w:t>
      </w:r>
      <w:r w:rsidR="00C96DEB" w:rsidRPr="00A3306E">
        <w:rPr>
          <w:rFonts w:ascii="Times New Roman" w:eastAsia="宋体" w:hAnsi="Times New Roman" w:cs="Times New Roman" w:hint="eastAsia"/>
          <w:i/>
        </w:rPr>
        <w:t>j</w:t>
      </w:r>
      <w:r w:rsidR="00F705EC" w:rsidRPr="00A3306E">
        <w:rPr>
          <w:rFonts w:ascii="Times New Roman" w:eastAsia="宋体" w:hAnsi="Times New Roman" w:cs="Times New Roman"/>
        </w:rPr>
        <w:t>卫星</w:t>
      </w:r>
      <w:r w:rsidRPr="00A3306E">
        <w:rPr>
          <w:rFonts w:ascii="Times New Roman" w:eastAsia="宋体" w:hAnsi="Times New Roman" w:cs="Times New Roman"/>
        </w:rPr>
        <w:t>发射的微波信号</w:t>
      </w:r>
      <w:r w:rsidR="00382C98" w:rsidRPr="00A3306E">
        <w:rPr>
          <w:rFonts w:ascii="Times New Roman" w:eastAsia="宋体" w:hAnsi="Times New Roman" w:cs="Times New Roman" w:hint="eastAsia"/>
        </w:rPr>
        <w:t>在</w:t>
      </w:r>
      <w:r w:rsidR="00C96DEB" w:rsidRPr="00A3306E">
        <w:rPr>
          <w:rFonts w:ascii="Times New Roman" w:eastAsia="宋体" w:hAnsi="Times New Roman" w:cs="Times New Roman" w:hint="eastAsia"/>
          <w:i/>
          <w:iCs/>
        </w:rPr>
        <w:t>t</w:t>
      </w:r>
      <w:r w:rsidR="00F705EC" w:rsidRPr="00A3306E">
        <w:rPr>
          <w:rFonts w:ascii="Times New Roman" w:eastAsia="宋体" w:hAnsi="Times New Roman" w:cs="Times New Roman"/>
        </w:rPr>
        <w:t>时刻</w:t>
      </w:r>
      <w:r w:rsidR="00F705EC" w:rsidRPr="00A3306E">
        <w:rPr>
          <w:rFonts w:ascii="Times New Roman" w:eastAsia="宋体" w:hAnsi="Times New Roman" w:cs="Times New Roman" w:hint="eastAsia"/>
        </w:rPr>
        <w:t>到达</w:t>
      </w:r>
      <w:proofErr w:type="spellStart"/>
      <w:r w:rsidR="00C96DEB" w:rsidRPr="00A3306E">
        <w:rPr>
          <w:rFonts w:ascii="Times New Roman" w:eastAsia="宋体" w:hAnsi="Times New Roman" w:cs="Times New Roman" w:hint="eastAsia"/>
          <w:i/>
          <w:iCs/>
        </w:rPr>
        <w:t>i</w:t>
      </w:r>
      <w:proofErr w:type="spellEnd"/>
      <w:r w:rsidR="00F705EC" w:rsidRPr="00A3306E">
        <w:rPr>
          <w:rFonts w:ascii="Times New Roman" w:eastAsia="宋体" w:hAnsi="Times New Roman" w:cs="Times New Roman"/>
        </w:rPr>
        <w:t>卫星</w:t>
      </w:r>
      <w:r w:rsidR="00F705EC" w:rsidRPr="00A3306E">
        <w:rPr>
          <w:rFonts w:ascii="Times New Roman" w:eastAsia="宋体" w:hAnsi="Times New Roman" w:cs="Times New Roman" w:hint="eastAsia"/>
        </w:rPr>
        <w:t>的飞</w:t>
      </w:r>
      <w:r w:rsidRPr="00A3306E">
        <w:rPr>
          <w:rFonts w:ascii="Times New Roman" w:eastAsia="宋体" w:hAnsi="Times New Roman" w:cs="Times New Roman"/>
        </w:rPr>
        <w:t>行距离。</w:t>
      </w:r>
      <w:r w:rsidR="00C96DEB" w:rsidRPr="00A3306E">
        <w:rPr>
          <w:rFonts w:ascii="Times New Roman" w:eastAsia="宋体" w:hAnsi="Times New Roman"/>
          <w:position w:val="-10"/>
        </w:rPr>
        <w:object w:dxaOrig="341" w:dyaOrig="315" w14:anchorId="7875D52F">
          <v:shape id="_x0000_i7085" type="#_x0000_t75" style="width:17.4pt;height:15pt" o:ole="">
            <v:imagedata r:id="rId64" o:title=""/>
          </v:shape>
          <o:OLEObject Type="Embed" ProgID="Equation.AxMath" ShapeID="_x0000_i7085" DrawAspect="Content" ObjectID="_1708887999" r:id="rId65"/>
        </w:object>
      </w:r>
      <w:r w:rsidR="00637050" w:rsidRPr="00A3306E">
        <w:rPr>
          <w:rFonts w:ascii="Times New Roman" w:eastAsia="宋体" w:hAnsi="Times New Roman" w:cs="Times New Roman"/>
        </w:rPr>
        <w:t>表示双星</w:t>
      </w:r>
      <w:r w:rsidR="00637050" w:rsidRPr="00A3306E">
        <w:rPr>
          <w:rFonts w:ascii="Times New Roman" w:eastAsia="宋体" w:hAnsi="Times New Roman" w:cs="Times New Roman"/>
        </w:rPr>
        <w:t>t</w:t>
      </w:r>
      <w:r w:rsidR="00637050" w:rsidRPr="00A3306E">
        <w:rPr>
          <w:rFonts w:ascii="Times New Roman" w:eastAsia="宋体" w:hAnsi="Times New Roman" w:cs="Times New Roman"/>
        </w:rPr>
        <w:t>时刻的</w:t>
      </w:r>
      <w:proofErr w:type="gramStart"/>
      <w:r w:rsidR="00382C98" w:rsidRPr="00A3306E">
        <w:rPr>
          <w:rFonts w:ascii="Times New Roman" w:eastAsia="宋体" w:hAnsi="Times New Roman" w:cs="Times New Roman" w:hint="eastAsia"/>
        </w:rPr>
        <w:t>瞬时</w:t>
      </w:r>
      <w:r w:rsidR="00637050" w:rsidRPr="00A3306E">
        <w:rPr>
          <w:rFonts w:ascii="Times New Roman" w:eastAsia="宋体" w:hAnsi="Times New Roman" w:cs="Times New Roman"/>
        </w:rPr>
        <w:t>星</w:t>
      </w:r>
      <w:proofErr w:type="gramEnd"/>
      <w:r w:rsidR="00637050" w:rsidRPr="00A3306E">
        <w:rPr>
          <w:rFonts w:ascii="Times New Roman" w:eastAsia="宋体" w:hAnsi="Times New Roman" w:cs="Times New Roman"/>
        </w:rPr>
        <w:t>间连线单位矢量，位移矢量</w:t>
      </w:r>
      <w:r w:rsidR="00C96DEB" w:rsidRPr="00A3306E">
        <w:rPr>
          <w:rFonts w:ascii="Times New Roman" w:eastAsia="宋体" w:hAnsi="Times New Roman"/>
          <w:position w:val="-10"/>
        </w:rPr>
        <w:object w:dxaOrig="300" w:dyaOrig="315" w14:anchorId="7427F631">
          <v:shape id="_x0000_i7086" type="#_x0000_t75" style="width:15.6pt;height:15pt" o:ole="">
            <v:imagedata r:id="rId66" o:title=""/>
          </v:shape>
          <o:OLEObject Type="Embed" ProgID="Equation.AxMath" ShapeID="_x0000_i7086" DrawAspect="Content" ObjectID="_1708888000" r:id="rId67"/>
        </w:object>
      </w:r>
      <w:r w:rsidR="00637050" w:rsidRPr="00A3306E">
        <w:rPr>
          <w:rFonts w:ascii="Times New Roman" w:eastAsia="宋体" w:hAnsi="Times New Roman" w:cs="Times New Roman"/>
        </w:rPr>
        <w:t>表示</w:t>
      </w:r>
      <w:proofErr w:type="spellStart"/>
      <w:r w:rsidR="00C96DEB" w:rsidRPr="00A3306E">
        <w:rPr>
          <w:rFonts w:ascii="Times New Roman" w:eastAsia="宋体" w:hAnsi="Times New Roman" w:cs="Times New Roman" w:hint="eastAsia"/>
          <w:i/>
          <w:iCs/>
        </w:rPr>
        <w:t>i</w:t>
      </w:r>
      <w:proofErr w:type="spellEnd"/>
      <w:r w:rsidR="00F705EC" w:rsidRPr="00A3306E">
        <w:rPr>
          <w:rFonts w:ascii="Times New Roman" w:eastAsia="宋体" w:hAnsi="Times New Roman" w:cs="Times New Roman"/>
        </w:rPr>
        <w:t>卫星</w:t>
      </w:r>
      <w:r w:rsidR="00637050" w:rsidRPr="00A3306E">
        <w:rPr>
          <w:rFonts w:ascii="Times New Roman" w:eastAsia="宋体" w:hAnsi="Times New Roman" w:cs="Times New Roman"/>
        </w:rPr>
        <w:t>经过微波飞行时间</w:t>
      </w:r>
      <w:r w:rsidR="00C96DEB" w:rsidRPr="00A3306E">
        <w:rPr>
          <w:rFonts w:ascii="Times New Roman" w:eastAsia="宋体" w:hAnsi="Times New Roman"/>
          <w:position w:val="-10"/>
        </w:rPr>
        <w:object w:dxaOrig="230" w:dyaOrig="316" w14:anchorId="071B95B8">
          <v:shape id="_x0000_i7087" type="#_x0000_t75" style="width:11.4pt;height:16.2pt" o:ole="">
            <v:imagedata r:id="rId33" o:title=""/>
          </v:shape>
          <o:OLEObject Type="Embed" ProgID="Equation.AxMath" ShapeID="_x0000_i7087" DrawAspect="Content" ObjectID="_1708888001" r:id="rId68"/>
        </w:object>
      </w:r>
      <w:r w:rsidR="00637050" w:rsidRPr="00A3306E">
        <w:rPr>
          <w:rFonts w:ascii="Times New Roman" w:eastAsia="宋体" w:hAnsi="Times New Roman" w:cs="Times New Roman"/>
        </w:rPr>
        <w:t>的位移。</w:t>
      </w:r>
      <w:r w:rsidRPr="00A3306E">
        <w:rPr>
          <w:rFonts w:ascii="Times New Roman" w:eastAsia="宋体" w:hAnsi="Times New Roman" w:cs="Times New Roman"/>
        </w:rPr>
        <w:t>由于微波在双星间传播</w:t>
      </w:r>
      <w:r w:rsidR="00E1496F" w:rsidRPr="00A3306E">
        <w:rPr>
          <w:rFonts w:ascii="Times New Roman" w:eastAsia="宋体" w:hAnsi="Times New Roman" w:cs="Times New Roman"/>
        </w:rPr>
        <w:t>过程中</w:t>
      </w:r>
      <w:r w:rsidRPr="00A3306E">
        <w:rPr>
          <w:rFonts w:ascii="Times New Roman" w:eastAsia="宋体" w:hAnsi="Times New Roman" w:cs="Times New Roman"/>
        </w:rPr>
        <w:t>，</w:t>
      </w:r>
      <w:r w:rsidRPr="00A3306E">
        <w:rPr>
          <w:rFonts w:ascii="Times New Roman" w:eastAsia="宋体" w:hAnsi="Times New Roman" w:cs="Times New Roman"/>
        </w:rPr>
        <w:t>C/D</w:t>
      </w:r>
      <w:r w:rsidRPr="00A3306E">
        <w:rPr>
          <w:rFonts w:ascii="Times New Roman" w:eastAsia="宋体" w:hAnsi="Times New Roman" w:cs="Times New Roman"/>
        </w:rPr>
        <w:t>星沿着飞行方向运动，</w:t>
      </w:r>
      <w:r w:rsidR="00C12E9C" w:rsidRPr="00A3306E">
        <w:rPr>
          <w:rFonts w:ascii="Times New Roman" w:eastAsia="宋体" w:hAnsi="Times New Roman" w:cs="Times New Roman" w:hint="eastAsia"/>
        </w:rPr>
        <w:t>因此，微波飞行距离</w:t>
      </w:r>
      <w:r w:rsidR="00C96DEB" w:rsidRPr="00A3306E">
        <w:rPr>
          <w:rFonts w:ascii="Times New Roman" w:eastAsia="宋体" w:hAnsi="Times New Roman"/>
          <w:position w:val="-10"/>
        </w:rPr>
        <w:object w:dxaOrig="261" w:dyaOrig="316" w14:anchorId="13B0621C">
          <v:shape id="_x0000_i7088" type="#_x0000_t75" style="width:13.2pt;height:16.2pt" o:ole="">
            <v:imagedata r:id="rId60" o:title=""/>
          </v:shape>
          <o:OLEObject Type="Embed" ProgID="Equation.AxMath" ShapeID="_x0000_i7088" DrawAspect="Content" ObjectID="_1708888002" r:id="rId69"/>
        </w:object>
      </w:r>
      <w:r w:rsidR="00E1496F" w:rsidRPr="00A3306E">
        <w:rPr>
          <w:rFonts w:ascii="Times New Roman" w:eastAsia="宋体" w:hAnsi="Times New Roman" w:cs="Times New Roman"/>
        </w:rPr>
        <w:t>与两颗卫星间的</w:t>
      </w:r>
      <w:proofErr w:type="gramStart"/>
      <w:r w:rsidR="00E1496F" w:rsidRPr="00A3306E">
        <w:rPr>
          <w:rFonts w:ascii="Times New Roman" w:eastAsia="宋体" w:hAnsi="Times New Roman" w:cs="Times New Roman"/>
        </w:rPr>
        <w:t>瞬时星</w:t>
      </w:r>
      <w:proofErr w:type="gramEnd"/>
      <w:r w:rsidR="00E1496F" w:rsidRPr="00A3306E">
        <w:rPr>
          <w:rFonts w:ascii="Times New Roman" w:eastAsia="宋体" w:hAnsi="Times New Roman" w:cs="Times New Roman"/>
        </w:rPr>
        <w:t>间距</w:t>
      </w:r>
      <w:r w:rsidR="00C96DEB" w:rsidRPr="00A3306E">
        <w:rPr>
          <w:rFonts w:ascii="Times New Roman" w:eastAsia="宋体" w:hAnsi="Times New Roman"/>
          <w:position w:val="-12"/>
        </w:rPr>
        <w:object w:dxaOrig="201" w:dyaOrig="336" w14:anchorId="630D044E">
          <v:shape id="_x0000_i7089" type="#_x0000_t75" style="width:10.2pt;height:16.8pt" o:ole="">
            <v:imagedata r:id="rId70" o:title=""/>
          </v:shape>
          <o:OLEObject Type="Embed" ProgID="Equation.AxMath" ShapeID="_x0000_i7089" DrawAspect="Content" ObjectID="_1708888003" r:id="rId71"/>
        </w:object>
      </w:r>
      <w:r w:rsidR="00E1496F" w:rsidRPr="00A3306E">
        <w:rPr>
          <w:rFonts w:ascii="Times New Roman" w:eastAsia="宋体" w:hAnsi="Times New Roman" w:cs="Times New Roman"/>
        </w:rPr>
        <w:t>存在偏差，</w:t>
      </w:r>
      <w:r w:rsidR="00C12E9C" w:rsidRPr="00A3306E">
        <w:rPr>
          <w:rFonts w:ascii="Times New Roman" w:eastAsia="宋体" w:hAnsi="Times New Roman" w:cs="Times New Roman" w:hint="eastAsia"/>
        </w:rPr>
        <w:t>称为</w:t>
      </w:r>
      <w:r w:rsidR="00E1496F" w:rsidRPr="00A3306E">
        <w:rPr>
          <w:rFonts w:ascii="Times New Roman" w:eastAsia="宋体" w:hAnsi="Times New Roman" w:cs="Times New Roman"/>
        </w:rPr>
        <w:t>微波星间测距数据的飞行时间</w:t>
      </w:r>
      <w:r w:rsidR="00382C98" w:rsidRPr="00A3306E">
        <w:rPr>
          <w:rFonts w:ascii="Times New Roman" w:eastAsia="宋体" w:hAnsi="Times New Roman" w:cs="Times New Roman" w:hint="eastAsia"/>
        </w:rPr>
        <w:t>矫正</w:t>
      </w:r>
      <w:r w:rsidR="001C6387" w:rsidRPr="00A3306E">
        <w:rPr>
          <w:rFonts w:ascii="Times New Roman" w:eastAsia="宋体" w:hAnsi="Times New Roman" w:cs="Times New Roman" w:hint="eastAsia"/>
        </w:rPr>
        <w:t>。</w:t>
      </w:r>
    </w:p>
    <w:p w14:paraId="108D23DA" w14:textId="509BC98E" w:rsidR="00E8387D" w:rsidRPr="00A3306E" w:rsidRDefault="001C6387" w:rsidP="00544E64">
      <w:pPr>
        <w:adjustRightInd w:val="0"/>
        <w:snapToGrid w:val="0"/>
        <w:spacing w:line="360" w:lineRule="auto"/>
        <w:ind w:firstLineChars="200" w:firstLine="420"/>
        <w:rPr>
          <w:rFonts w:ascii="Times New Roman" w:eastAsia="宋体" w:hAnsi="Times New Roman" w:cs="Times New Roman"/>
        </w:rPr>
      </w:pPr>
      <w:bookmarkStart w:id="167" w:name="_Hlk83561661"/>
      <w:r w:rsidRPr="00A3306E">
        <w:rPr>
          <w:rFonts w:ascii="Times New Roman" w:eastAsia="宋体" w:hAnsi="Times New Roman" w:cs="Times New Roman"/>
        </w:rPr>
        <w:t>卫星位移矢量</w:t>
      </w:r>
      <w:bookmarkStart w:id="168" w:name="_Hlk97113367"/>
      <w:r w:rsidR="00C96DEB" w:rsidRPr="00A3306E">
        <w:rPr>
          <w:rFonts w:ascii="Times New Roman" w:eastAsia="宋体" w:hAnsi="Times New Roman"/>
          <w:position w:val="-10"/>
        </w:rPr>
        <w:object w:dxaOrig="300" w:dyaOrig="315" w14:anchorId="5F38E8FF">
          <v:shape id="_x0000_i7090" type="#_x0000_t75" style="width:15.6pt;height:15pt" o:ole="">
            <v:imagedata r:id="rId66" o:title=""/>
          </v:shape>
          <o:OLEObject Type="Embed" ProgID="Equation.AxMath" ShapeID="_x0000_i7090" DrawAspect="Content" ObjectID="_1708888004" r:id="rId72"/>
        </w:object>
      </w:r>
      <w:bookmarkEnd w:id="168"/>
      <w:r w:rsidRPr="00A3306E">
        <w:rPr>
          <w:rFonts w:ascii="Times New Roman" w:eastAsia="宋体" w:hAnsi="Times New Roman" w:cs="Times New Roman"/>
        </w:rPr>
        <w:t>可近似表示为</w:t>
      </w:r>
      <w:r w:rsidR="00C96DEB" w:rsidRPr="00A3306E">
        <w:rPr>
          <w:rFonts w:ascii="Times New Roman" w:eastAsia="宋体" w:hAnsi="Times New Roman"/>
          <w:position w:val="-10"/>
        </w:rPr>
        <w:object w:dxaOrig="1058" w:dyaOrig="319" w14:anchorId="1B404FF3">
          <v:shape id="_x0000_i7091" type="#_x0000_t75" style="width:52.8pt;height:15.6pt" o:ole="">
            <v:imagedata r:id="rId73" o:title=""/>
          </v:shape>
          <o:OLEObject Type="Embed" ProgID="Equation.AxMath" ShapeID="_x0000_i7091" DrawAspect="Content" ObjectID="_1708888005" r:id="rId74"/>
        </w:object>
      </w:r>
      <w:r w:rsidRPr="00A3306E">
        <w:rPr>
          <w:rFonts w:ascii="Times New Roman" w:eastAsia="宋体" w:hAnsi="Times New Roman" w:cs="Times New Roman"/>
        </w:rPr>
        <w:t>，其中</w:t>
      </w:r>
      <w:r w:rsidR="00C96DEB" w:rsidRPr="00A3306E">
        <w:rPr>
          <w:rFonts w:ascii="Times New Roman" w:eastAsia="宋体" w:hAnsi="Times New Roman" w:cs="Times New Roman"/>
          <w:position w:val="-10"/>
        </w:rPr>
        <w:object w:dxaOrig="173" w:dyaOrig="318" w14:anchorId="578A4B49">
          <v:shape id="_x0000_i7092" type="#_x0000_t75" style="width:9pt;height:16.2pt" o:ole="">
            <v:imagedata r:id="rId75" o:title=""/>
          </v:shape>
          <o:OLEObject Type="Embed" ProgID="Equation.AxMath" ShapeID="_x0000_i7092" DrawAspect="Content" ObjectID="_1708888006" r:id="rId76"/>
        </w:object>
      </w:r>
      <w:r w:rsidRPr="00A3306E">
        <w:rPr>
          <w:rFonts w:ascii="Times New Roman" w:eastAsia="宋体" w:hAnsi="Times New Roman" w:cs="Times New Roman"/>
        </w:rPr>
        <w:t>表示</w:t>
      </w:r>
      <w:proofErr w:type="spellStart"/>
      <w:r w:rsidR="00C96DEB" w:rsidRPr="00A3306E">
        <w:rPr>
          <w:rFonts w:ascii="Times New Roman" w:eastAsia="宋体" w:hAnsi="Times New Roman" w:cs="Times New Roman" w:hint="eastAsia"/>
          <w:i/>
          <w:iCs/>
        </w:rPr>
        <w:t>i</w:t>
      </w:r>
      <w:proofErr w:type="spellEnd"/>
      <w:r w:rsidRPr="00A3306E">
        <w:rPr>
          <w:rFonts w:ascii="Times New Roman" w:eastAsia="宋体" w:hAnsi="Times New Roman" w:cs="Times New Roman"/>
        </w:rPr>
        <w:t>卫星速度，</w:t>
      </w:r>
      <w:r w:rsidR="001A4CBD" w:rsidRPr="00A3306E">
        <w:rPr>
          <w:rFonts w:ascii="Times New Roman" w:eastAsia="宋体" w:hAnsi="Times New Roman" w:cs="Times New Roman"/>
        </w:rPr>
        <w:t>微波飞行</w:t>
      </w:r>
      <w:bookmarkEnd w:id="167"/>
      <w:r w:rsidR="001A4CBD" w:rsidRPr="00A3306E">
        <w:rPr>
          <w:rFonts w:ascii="Times New Roman" w:eastAsia="宋体" w:hAnsi="Times New Roman" w:cs="Times New Roman"/>
        </w:rPr>
        <w:t>时间内</w:t>
      </w:r>
      <w:r w:rsidR="00C12E9C" w:rsidRPr="00A3306E">
        <w:rPr>
          <w:rFonts w:ascii="Times New Roman" w:eastAsia="宋体" w:hAnsi="Times New Roman" w:cs="Times New Roman"/>
        </w:rPr>
        <w:t>卫星</w:t>
      </w:r>
      <w:r w:rsidR="001A4CBD" w:rsidRPr="00A3306E">
        <w:rPr>
          <w:rFonts w:ascii="Times New Roman" w:eastAsia="宋体" w:hAnsi="Times New Roman" w:cs="Times New Roman"/>
        </w:rPr>
        <w:t>运动距离</w:t>
      </w:r>
      <w:r w:rsidR="00C96DEB" w:rsidRPr="00A3306E">
        <w:rPr>
          <w:rFonts w:ascii="Times New Roman" w:eastAsia="宋体" w:hAnsi="Times New Roman" w:cs="Times New Roman"/>
          <w:position w:val="-10"/>
        </w:rPr>
        <w:object w:dxaOrig="1106" w:dyaOrig="315" w14:anchorId="0CB417D7">
          <v:shape id="_x0000_i7093" type="#_x0000_t75" style="width:55.8pt;height:15pt" o:ole="">
            <v:imagedata r:id="rId77" o:title=""/>
          </v:shape>
          <o:OLEObject Type="Embed" ProgID="Equation.AxMath" ShapeID="_x0000_i7093" DrawAspect="Content" ObjectID="_1708888007" r:id="rId78"/>
        </w:object>
      </w:r>
      <w:r w:rsidR="001A4CBD" w:rsidRPr="00A3306E">
        <w:rPr>
          <w:rFonts w:ascii="Times New Roman" w:eastAsia="宋体" w:hAnsi="Times New Roman" w:cs="Times New Roman"/>
        </w:rPr>
        <w:t>，</w:t>
      </w:r>
      <w:r w:rsidR="00C96DEB" w:rsidRPr="00A3306E">
        <w:rPr>
          <w:rFonts w:ascii="Times New Roman" w:eastAsia="宋体" w:hAnsi="Times New Roman" w:cs="Times New Roman"/>
          <w:position w:val="-10"/>
        </w:rPr>
        <w:object w:dxaOrig="892" w:dyaOrig="315" w14:anchorId="00D0D775">
          <v:shape id="_x0000_i7094" type="#_x0000_t75" style="width:45pt;height:15pt" o:ole="">
            <v:imagedata r:id="rId79" o:title=""/>
          </v:shape>
          <o:OLEObject Type="Embed" ProgID="Equation.AxMath" ShapeID="_x0000_i7094" DrawAspect="Content" ObjectID="_1708888008" r:id="rId80"/>
        </w:object>
      </w:r>
      <w:r w:rsidR="00C12E9C" w:rsidRPr="00A3306E">
        <w:rPr>
          <w:rFonts w:ascii="Times New Roman" w:eastAsia="宋体" w:hAnsi="Times New Roman" w:cs="Times New Roman"/>
        </w:rPr>
        <w:t>远小于双星星间距</w:t>
      </w:r>
      <w:r w:rsidR="003E2402" w:rsidRPr="00A3306E">
        <w:rPr>
          <w:rFonts w:ascii="Times New Roman" w:eastAsia="宋体" w:hAnsi="Times New Roman" w:cs="Times New Roman" w:hint="eastAsia"/>
        </w:rPr>
        <w:t>，</w:t>
      </w:r>
      <w:r w:rsidR="00382C98" w:rsidRPr="00A3306E">
        <w:rPr>
          <w:rFonts w:ascii="Times New Roman" w:eastAsia="宋体" w:hAnsi="Times New Roman" w:cs="Times New Roman" w:hint="eastAsia"/>
        </w:rPr>
        <w:t>由上图几何关系</w:t>
      </w:r>
      <w:r w:rsidR="00B32CD2" w:rsidRPr="00A3306E">
        <w:rPr>
          <w:rFonts w:ascii="Times New Roman" w:eastAsia="宋体" w:hAnsi="Times New Roman" w:cs="Times New Roman" w:hint="eastAsia"/>
        </w:rPr>
        <w:t>可知</w:t>
      </w:r>
      <w:r w:rsidR="002864A2" w:rsidRPr="00A3306E">
        <w:rPr>
          <w:rFonts w:ascii="Times New Roman" w:eastAsia="宋体" w:hAnsi="Times New Roman" w:cs="Times New Roman"/>
          <w:position w:val="-13"/>
        </w:rPr>
        <w:object w:dxaOrig="1650" w:dyaOrig="340" w14:anchorId="5FFD21B9">
          <v:shape id="_x0000_i7095" type="#_x0000_t75" style="width:83.4pt;height:16.8pt" o:ole="">
            <v:imagedata r:id="rId81" o:title=""/>
          </v:shape>
          <o:OLEObject Type="Embed" ProgID="Equation.AxMath" ShapeID="_x0000_i7095" DrawAspect="Content" ObjectID="_1708888009" r:id="rId82"/>
        </w:object>
      </w:r>
      <w:r w:rsidR="00D255D1" w:rsidRPr="00A3306E">
        <w:rPr>
          <w:rFonts w:ascii="Times New Roman" w:eastAsia="宋体" w:hAnsi="Times New Roman" w:cs="Times New Roman" w:hint="eastAsia"/>
        </w:rPr>
        <w:t>,</w:t>
      </w:r>
      <w:r w:rsidR="00D255D1" w:rsidRPr="00A3306E">
        <w:rPr>
          <w:rFonts w:ascii="Times New Roman" w:eastAsia="宋体" w:hAnsi="Times New Roman" w:cs="Times New Roman"/>
        </w:rPr>
        <w:t xml:space="preserve"> </w:t>
      </w:r>
      <w:r w:rsidR="00C451B2" w:rsidRPr="00A3306E">
        <w:rPr>
          <w:rFonts w:ascii="Times New Roman" w:eastAsia="宋体" w:hAnsi="Times New Roman" w:cs="Times New Roman"/>
        </w:rPr>
        <w:t>因此，飞行时间</w:t>
      </w:r>
      <w:r w:rsidR="00382C98" w:rsidRPr="00A3306E">
        <w:rPr>
          <w:rFonts w:ascii="Times New Roman" w:eastAsia="宋体" w:hAnsi="Times New Roman" w:cs="Times New Roman" w:hint="eastAsia"/>
        </w:rPr>
        <w:t>矫正</w:t>
      </w:r>
      <w:r w:rsidR="00C451B2" w:rsidRPr="00A3306E">
        <w:rPr>
          <w:rFonts w:ascii="Times New Roman" w:eastAsia="宋体" w:hAnsi="Times New Roman" w:cs="Times New Roman"/>
          <w:position w:val="-10"/>
        </w:rPr>
        <w:object w:dxaOrig="620" w:dyaOrig="315" w14:anchorId="115B87AC">
          <v:shape id="_x0000_i7096" type="#_x0000_t75" style="width:31.2pt;height:15pt" o:ole="">
            <v:imagedata r:id="rId83" o:title=""/>
          </v:shape>
          <o:OLEObject Type="Embed" ProgID="Equation.AxMath" ShapeID="_x0000_i7096" DrawAspect="Content" ObjectID="_1708888010" r:id="rId84"/>
        </w:object>
      </w:r>
      <w:r w:rsidR="00C451B2" w:rsidRPr="00A3306E">
        <w:rPr>
          <w:rFonts w:ascii="Times New Roman" w:eastAsia="宋体" w:hAnsi="Times New Roman" w:cs="Times New Roman"/>
        </w:rPr>
        <w:t>可表示为</w:t>
      </w:r>
    </w:p>
    <w:p w14:paraId="6A801203" w14:textId="03903DE2" w:rsidR="001A4CBD" w:rsidRPr="00A3306E" w:rsidRDefault="00C451B2" w:rsidP="00544E64">
      <w:pPr>
        <w:pStyle w:val="AMDisplayEquation"/>
        <w:adjustRightInd w:val="0"/>
        <w:snapToGrid w:val="0"/>
        <w:rPr>
          <w:rFonts w:ascii="Times New Roman" w:hAnsi="Times New Roman" w:cs="Times New Roman"/>
        </w:rPr>
      </w:pPr>
      <w:r w:rsidRPr="00A3306E">
        <w:rPr>
          <w:rFonts w:ascii="Times New Roman" w:hAnsi="Times New Roman" w:cs="Times New Roman"/>
        </w:rPr>
        <w:tab/>
      </w:r>
      <w:r w:rsidR="00026254" w:rsidRPr="00A3306E">
        <w:rPr>
          <w:rFonts w:ascii="Times New Roman" w:hAnsi="Times New Roman"/>
          <w:position w:val="-23"/>
        </w:rPr>
        <w:object w:dxaOrig="4514" w:dyaOrig="595" w14:anchorId="502CCCEA">
          <v:shape id="_x0000_i7097" type="#_x0000_t75" style="width:225pt;height:30pt" o:ole="">
            <v:imagedata r:id="rId85" o:title=""/>
          </v:shape>
          <o:OLEObject Type="Embed" ProgID="Equation.AxMath" ShapeID="_x0000_i7097" DrawAspect="Content" ObjectID="_1708888011" r:id="rId86"/>
        </w:object>
      </w:r>
      <w:r w:rsidRPr="00A3306E">
        <w:rPr>
          <w:rFonts w:ascii="Times New Roman" w:hAnsi="Times New Roman" w:cs="Times New Roman"/>
        </w:rPr>
        <w:tab/>
      </w:r>
      <w:r w:rsidRPr="00A3306E">
        <w:rPr>
          <w:rFonts w:ascii="Times New Roman" w:hAnsi="Times New Roman" w:cs="Times New Roman"/>
        </w:rPr>
        <w:fldChar w:fldCharType="begin"/>
      </w:r>
      <w:r w:rsidRPr="00A3306E">
        <w:rPr>
          <w:rFonts w:ascii="Times New Roman" w:hAnsi="Times New Roman" w:cs="Times New Roman"/>
        </w:rPr>
        <w:instrText xml:space="preserve"> MACROBUTTON AMMPlaceRM \* MERGEFORMAT </w:instrText>
      </w:r>
      <w:r w:rsidRPr="00A3306E">
        <w:rPr>
          <w:rFonts w:ascii="Times New Roman" w:hAnsi="Times New Roman" w:cs="Times New Roman"/>
        </w:rPr>
        <w:fldChar w:fldCharType="begin"/>
      </w:r>
      <w:r w:rsidRPr="00A3306E">
        <w:rPr>
          <w:rFonts w:ascii="Times New Roman" w:hAnsi="Times New Roman" w:cs="Times New Roman"/>
        </w:rPr>
        <w:instrText xml:space="preserve"> SEQ AMEqn \h \* MERGEFORMAT </w:instrText>
      </w:r>
      <w:r w:rsidRPr="00A3306E">
        <w:rPr>
          <w:rFonts w:ascii="Times New Roman" w:hAnsi="Times New Roman" w:cs="Times New Roman"/>
        </w:rPr>
        <w:fldChar w:fldCharType="end"/>
      </w:r>
      <w:bookmarkStart w:id="169" w:name="ZEqnNum650955"/>
      <w:r w:rsidRPr="00A3306E">
        <w:rPr>
          <w:rFonts w:ascii="Times New Roman" w:hAnsi="Times New Roman" w:cs="Times New Roman"/>
        </w:rPr>
        <w:instrText>(</w:instrText>
      </w:r>
      <w:r w:rsidR="00E56F00" w:rsidRPr="00A3306E">
        <w:rPr>
          <w:rFonts w:ascii="Times New Roman" w:hAnsi="Times New Roman" w:cs="Times New Roman"/>
        </w:rPr>
        <w:fldChar w:fldCharType="begin"/>
      </w:r>
      <w:r w:rsidR="00E56F00" w:rsidRPr="00A3306E">
        <w:rPr>
          <w:rFonts w:ascii="Times New Roman" w:hAnsi="Times New Roman" w:cs="Times New Roman"/>
        </w:rPr>
        <w:instrText xml:space="preserve"> SEQ AMEqn \c \* Arabic \* MERGEFORMAT </w:instrText>
      </w:r>
      <w:r w:rsidR="00E56F00" w:rsidRPr="00A3306E">
        <w:rPr>
          <w:rFonts w:ascii="Times New Roman" w:hAnsi="Times New Roman" w:cs="Times New Roman"/>
        </w:rPr>
        <w:fldChar w:fldCharType="separate"/>
      </w:r>
      <w:r w:rsidR="00AB4BEE" w:rsidRPr="00A3306E">
        <w:rPr>
          <w:rFonts w:ascii="Times New Roman" w:hAnsi="Times New Roman" w:cs="Times New Roman"/>
          <w:noProof/>
        </w:rPr>
        <w:instrText>5</w:instrText>
      </w:r>
      <w:r w:rsidR="00E56F00" w:rsidRPr="00A3306E">
        <w:rPr>
          <w:rFonts w:ascii="Times New Roman" w:hAnsi="Times New Roman" w:cs="Times New Roman"/>
          <w:noProof/>
        </w:rPr>
        <w:fldChar w:fldCharType="end"/>
      </w:r>
      <w:r w:rsidRPr="00A3306E">
        <w:rPr>
          <w:rFonts w:ascii="Times New Roman" w:hAnsi="Times New Roman" w:cs="Times New Roman"/>
        </w:rPr>
        <w:instrText>)</w:instrText>
      </w:r>
      <w:bookmarkEnd w:id="169"/>
      <w:r w:rsidRPr="00A3306E">
        <w:rPr>
          <w:rFonts w:ascii="Times New Roman" w:hAnsi="Times New Roman" w:cs="Times New Roman"/>
        </w:rPr>
        <w:fldChar w:fldCharType="end"/>
      </w:r>
    </w:p>
    <w:p w14:paraId="177CE9C3" w14:textId="4FA2ACCA" w:rsidR="00100A50" w:rsidRPr="00A3306E" w:rsidRDefault="00100A50" w:rsidP="00544E64">
      <w:pPr>
        <w:numPr>
          <w:ilvl w:val="1"/>
          <w:numId w:val="3"/>
        </w:numPr>
        <w:adjustRightInd w:val="0"/>
        <w:snapToGrid w:val="0"/>
        <w:spacing w:line="360" w:lineRule="auto"/>
        <w:ind w:left="0" w:firstLine="0"/>
        <w:rPr>
          <w:rFonts w:ascii="Times New Roman" w:eastAsia="宋体" w:hAnsi="Times New Roman" w:cs="Times New Roman"/>
          <w:b/>
        </w:rPr>
      </w:pPr>
      <w:r w:rsidRPr="00A3306E">
        <w:rPr>
          <w:rFonts w:ascii="Times New Roman" w:eastAsia="宋体" w:hAnsi="Times New Roman" w:cs="Times New Roman" w:hint="eastAsia"/>
          <w:b/>
        </w:rPr>
        <w:t>电离层</w:t>
      </w:r>
      <w:r w:rsidR="00382C98" w:rsidRPr="00A3306E">
        <w:rPr>
          <w:rFonts w:ascii="Times New Roman" w:eastAsia="宋体" w:hAnsi="Times New Roman" w:cs="Times New Roman" w:hint="eastAsia"/>
          <w:b/>
        </w:rPr>
        <w:t>影响矫正</w:t>
      </w:r>
    </w:p>
    <w:p w14:paraId="355F0079" w14:textId="2BECA52C" w:rsidR="00100A50" w:rsidRPr="00A3306E" w:rsidRDefault="00C14BC2" w:rsidP="00544E64">
      <w:pPr>
        <w:adjustRightInd w:val="0"/>
        <w:snapToGrid w:val="0"/>
        <w:spacing w:line="360" w:lineRule="auto"/>
        <w:ind w:firstLineChars="200" w:firstLine="420"/>
        <w:rPr>
          <w:rFonts w:ascii="Times New Roman" w:eastAsia="宋体" w:hAnsi="Times New Roman" w:cs="Times New Roman"/>
        </w:rPr>
      </w:pPr>
      <w:r w:rsidRPr="00A3306E">
        <w:rPr>
          <w:rFonts w:ascii="Times New Roman" w:eastAsia="宋体" w:hAnsi="Times New Roman" w:cs="Times New Roman"/>
        </w:rPr>
        <w:t>微波信号</w:t>
      </w:r>
      <w:r w:rsidR="00B32CD2" w:rsidRPr="00A3306E">
        <w:rPr>
          <w:rFonts w:ascii="Times New Roman" w:eastAsia="宋体" w:hAnsi="Times New Roman" w:cs="Times New Roman" w:hint="eastAsia"/>
        </w:rPr>
        <w:t>在传播过程中</w:t>
      </w:r>
      <w:r w:rsidR="006B66F1" w:rsidRPr="00A3306E">
        <w:rPr>
          <w:rFonts w:ascii="Times New Roman" w:eastAsia="宋体" w:hAnsi="Times New Roman" w:cs="Times New Roman"/>
        </w:rPr>
        <w:t>会</w:t>
      </w:r>
      <w:r w:rsidR="00C90CFF" w:rsidRPr="00A3306E">
        <w:rPr>
          <w:rFonts w:ascii="Times New Roman" w:eastAsia="宋体" w:hAnsi="Times New Roman" w:cs="Times New Roman"/>
        </w:rPr>
        <w:t>受</w:t>
      </w:r>
      <w:r w:rsidR="006B66F1" w:rsidRPr="00A3306E">
        <w:rPr>
          <w:rFonts w:ascii="Times New Roman" w:eastAsia="宋体" w:hAnsi="Times New Roman" w:cs="Times New Roman"/>
        </w:rPr>
        <w:t>电离层</w:t>
      </w:r>
      <w:r w:rsidR="00C90CFF" w:rsidRPr="00A3306E">
        <w:rPr>
          <w:rFonts w:ascii="Times New Roman" w:eastAsia="宋体" w:hAnsi="Times New Roman" w:cs="Times New Roman"/>
        </w:rPr>
        <w:t>中自由电子</w:t>
      </w:r>
      <w:r w:rsidR="006B66F1" w:rsidRPr="00A3306E">
        <w:rPr>
          <w:rFonts w:ascii="Times New Roman" w:eastAsia="宋体" w:hAnsi="Times New Roman" w:cs="Times New Roman"/>
        </w:rPr>
        <w:t>影响产生</w:t>
      </w:r>
      <w:r w:rsidR="00323CBD" w:rsidRPr="00A3306E">
        <w:rPr>
          <w:rFonts w:ascii="Times New Roman" w:eastAsia="宋体" w:hAnsi="Times New Roman" w:cs="Times New Roman"/>
        </w:rPr>
        <w:t>相位</w:t>
      </w:r>
      <w:r w:rsidR="006B66F1" w:rsidRPr="00A3306E">
        <w:rPr>
          <w:rFonts w:ascii="Times New Roman" w:eastAsia="宋体" w:hAnsi="Times New Roman" w:cs="Times New Roman"/>
        </w:rPr>
        <w:t>延迟。</w:t>
      </w:r>
      <w:r w:rsidR="005F5E6C" w:rsidRPr="00A3306E">
        <w:rPr>
          <w:rFonts w:ascii="Times New Roman" w:eastAsia="宋体" w:hAnsi="Times New Roman" w:cs="Times New Roman"/>
        </w:rPr>
        <w:t>在自由电子密度极为稀薄时，</w:t>
      </w:r>
      <w:r w:rsidR="00B41F33" w:rsidRPr="00A3306E">
        <w:rPr>
          <w:rFonts w:ascii="Times New Roman" w:eastAsia="宋体" w:hAnsi="Times New Roman" w:cs="Times New Roman"/>
        </w:rPr>
        <w:t>该</w:t>
      </w:r>
      <w:r w:rsidR="00100A50" w:rsidRPr="00A3306E">
        <w:rPr>
          <w:rFonts w:ascii="Times New Roman" w:eastAsia="宋体" w:hAnsi="Times New Roman" w:cs="Times New Roman"/>
        </w:rPr>
        <w:t>相位</w:t>
      </w:r>
      <w:r w:rsidR="006B66F1" w:rsidRPr="00A3306E">
        <w:rPr>
          <w:rFonts w:ascii="Times New Roman" w:eastAsia="宋体" w:hAnsi="Times New Roman" w:cs="Times New Roman"/>
        </w:rPr>
        <w:t>延迟</w:t>
      </w:r>
      <w:r w:rsidR="00910AE1" w:rsidRPr="00A3306E">
        <w:rPr>
          <w:rFonts w:ascii="Times New Roman" w:eastAsia="宋体" w:hAnsi="Times New Roman"/>
          <w:position w:val="-10"/>
        </w:rPr>
        <w:object w:dxaOrig="246" w:dyaOrig="316" w14:anchorId="6BE3D74E">
          <v:shape id="_x0000_i7098" type="#_x0000_t75" style="width:12pt;height:16.2pt" o:ole="">
            <v:imagedata r:id="rId35" o:title=""/>
          </v:shape>
          <o:OLEObject Type="Embed" ProgID="Equation.AxMath" ShapeID="_x0000_i7098" DrawAspect="Content" ObjectID="_1708888012" r:id="rId87"/>
        </w:object>
      </w:r>
      <w:r w:rsidR="00100A50" w:rsidRPr="00A3306E">
        <w:rPr>
          <w:rFonts w:ascii="Times New Roman" w:eastAsia="宋体" w:hAnsi="Times New Roman" w:cs="Times New Roman"/>
        </w:rPr>
        <w:t>可</w:t>
      </w:r>
      <w:r w:rsidR="006B66F1" w:rsidRPr="00A3306E">
        <w:rPr>
          <w:rFonts w:ascii="Times New Roman" w:eastAsia="宋体" w:hAnsi="Times New Roman" w:cs="Times New Roman"/>
        </w:rPr>
        <w:t>表示为</w:t>
      </w:r>
      <w:r w:rsidR="00382C98" w:rsidRPr="00A3306E">
        <w:rPr>
          <w:rFonts w:ascii="Times New Roman" w:eastAsia="宋体" w:hAnsi="Times New Roman" w:cs="Times New Roman" w:hint="eastAsia"/>
        </w:rPr>
        <w:t xml:space="preserve"> </w:t>
      </w:r>
      <w:r w:rsidR="00100A50" w:rsidRPr="00A3306E">
        <w:rPr>
          <w:rFonts w:ascii="Times New Roman" w:eastAsia="宋体" w:hAnsi="Times New Roman" w:cs="Times New Roman"/>
        </w:rPr>
        <w:fldChar w:fldCharType="begin"/>
      </w:r>
      <w:r w:rsidR="00B975F7" w:rsidRPr="00A3306E">
        <w:rPr>
          <w:rFonts w:ascii="Times New Roman" w:eastAsia="宋体" w:hAnsi="Times New Roman" w:cs="Times New Roman"/>
        </w:rPr>
        <w:instrText xml:space="preserve"> ADDIN ZOTERO_ITEM CSL_CITATION {"citationID":"QE18vCGG","properties":{"formattedCitation":"(LEICK, 1991; THOMAS, 1999)","plainCitation":"(LEICK, 1991; THOMAS, 1999)","noteIndex":0},"citationItems":[{"id":152,"uris":["http://zotero.org/users/6467040/items/6ZZ2Q6P3"],"uri":["http://zotero.org/users/6467040/items/6ZZ2Q6P3"],"itemData":{"id":152,"type":"article-journal","language":"en","page":"8","title":"GPS SATELLITE SURVEYING","author":[{"family":"Leick","given":"Alfred"}],"issued":{"date-parts":[["1991"]]}},"label":"page"},{"id":131,"uris":["http://zotero.org/users/6467040/items/MSUDL95B"],"uri":["http://zotero.org/users/6467040/items/MSUDL95B"],"itemData":{"id":131,"type":"article-journal","page":"196","title":"An Analysis of Gravity-Field Estimation Based on Intersatellite Dual-1-Way Biased Ranging","author":[{"family":"Thomas","given":"J.B."}],"issued":{"date-parts":[["1999"]]}},"label":"page"}],"schema":"https://github.com/citation-style-language/schema/raw/master/csl-citation.json"} </w:instrText>
      </w:r>
      <w:r w:rsidR="00100A50" w:rsidRPr="00A3306E">
        <w:rPr>
          <w:rFonts w:ascii="Times New Roman" w:eastAsia="宋体" w:hAnsi="Times New Roman" w:cs="Times New Roman"/>
        </w:rPr>
        <w:fldChar w:fldCharType="separate"/>
      </w:r>
      <w:r w:rsidR="00B975F7" w:rsidRPr="00A3306E">
        <w:rPr>
          <w:rFonts w:ascii="Times New Roman" w:eastAsia="宋体" w:hAnsi="Times New Roman" w:cs="Times New Roman"/>
        </w:rPr>
        <w:t>(LEICK, 1991; THOMAS, 1999)</w:t>
      </w:r>
      <w:r w:rsidR="00100A50" w:rsidRPr="00A3306E">
        <w:rPr>
          <w:rFonts w:ascii="Times New Roman" w:eastAsia="宋体" w:hAnsi="Times New Roman" w:cs="Times New Roman"/>
        </w:rPr>
        <w:fldChar w:fldCharType="end"/>
      </w:r>
      <w:r w:rsidR="00100A50" w:rsidRPr="00A3306E">
        <w:rPr>
          <w:rFonts w:ascii="Times New Roman" w:eastAsia="宋体" w:hAnsi="Times New Roman" w:cs="Times New Roman"/>
        </w:rPr>
        <w:t>。</w:t>
      </w:r>
    </w:p>
    <w:p w14:paraId="18A1FE0C" w14:textId="2ECBA93C" w:rsidR="00100A50" w:rsidRPr="00A3306E" w:rsidRDefault="00100A50"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rPr>
      </w:pPr>
      <w:r w:rsidRPr="00A3306E">
        <w:rPr>
          <w:rFonts w:ascii="Times New Roman" w:eastAsia="宋体" w:hAnsi="Times New Roman" w:cs="Times New Roman"/>
        </w:rPr>
        <w:tab/>
      </w:r>
      <w:r w:rsidR="002A784C" w:rsidRPr="00A3306E">
        <w:rPr>
          <w:rFonts w:ascii="Times New Roman" w:eastAsia="宋体" w:hAnsi="Times New Roman" w:cs="Times New Roman"/>
          <w:position w:val="-23"/>
        </w:rPr>
        <w:object w:dxaOrig="1095" w:dyaOrig="580" w14:anchorId="2C6E705F">
          <v:shape id="_x0000_i7099" type="#_x0000_t75" style="width:54pt;height:28.8pt" o:ole="">
            <v:imagedata r:id="rId88" o:title=""/>
          </v:shape>
          <o:OLEObject Type="Embed" ProgID="Equation.AxMath" ShapeID="_x0000_i7099" DrawAspect="Content" ObjectID="_1708888013" r:id="rId89"/>
        </w:object>
      </w:r>
      <w:r w:rsidRPr="00A3306E">
        <w:rPr>
          <w:rFonts w:ascii="Times New Roman" w:eastAsia="宋体" w:hAnsi="Times New Roman" w:cs="Times New Roman"/>
        </w:rPr>
        <w:tab/>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MACROBUTTON AMMPlaceRM \* MERGEFORMAT </w:instrText>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SEQ AMEqn \h \* MERGEFORMAT </w:instrText>
      </w:r>
      <w:r w:rsidRPr="00A3306E">
        <w:rPr>
          <w:rFonts w:ascii="Times New Roman" w:eastAsia="宋体" w:hAnsi="Times New Roman" w:cs="Times New Roman"/>
        </w:rPr>
        <w:fldChar w:fldCharType="end"/>
      </w:r>
      <w:bookmarkStart w:id="170" w:name="ZEqnNum261797"/>
      <w:r w:rsidRPr="00A3306E">
        <w:rPr>
          <w:rFonts w:ascii="Times New Roman" w:eastAsia="宋体" w:hAnsi="Times New Roman" w:cs="Times New Roman"/>
        </w:rPr>
        <w:instrText>(</w:instrText>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SEQ AMEqn \c \* Arabic \* MERGEFORMAT </w:instrText>
      </w:r>
      <w:r w:rsidRPr="00A3306E">
        <w:rPr>
          <w:rFonts w:ascii="Times New Roman" w:eastAsia="宋体" w:hAnsi="Times New Roman" w:cs="Times New Roman"/>
        </w:rPr>
        <w:fldChar w:fldCharType="separate"/>
      </w:r>
      <w:r w:rsidR="00AB4BEE" w:rsidRPr="00A3306E">
        <w:rPr>
          <w:rFonts w:ascii="Times New Roman" w:eastAsia="宋体" w:hAnsi="Times New Roman" w:cs="Times New Roman"/>
          <w:noProof/>
        </w:rPr>
        <w:instrText>6</w:instrText>
      </w:r>
      <w:r w:rsidRPr="00A3306E">
        <w:rPr>
          <w:rFonts w:ascii="Times New Roman" w:eastAsia="宋体" w:hAnsi="Times New Roman" w:cs="Times New Roman"/>
          <w:noProof/>
        </w:rPr>
        <w:fldChar w:fldCharType="end"/>
      </w:r>
      <w:r w:rsidRPr="00A3306E">
        <w:rPr>
          <w:rFonts w:ascii="Times New Roman" w:eastAsia="宋体" w:hAnsi="Times New Roman" w:cs="Times New Roman"/>
        </w:rPr>
        <w:instrText>)</w:instrText>
      </w:r>
      <w:bookmarkEnd w:id="170"/>
      <w:r w:rsidRPr="00A3306E">
        <w:rPr>
          <w:rFonts w:ascii="Times New Roman" w:eastAsia="宋体" w:hAnsi="Times New Roman" w:cs="Times New Roman"/>
        </w:rPr>
        <w:fldChar w:fldCharType="end"/>
      </w:r>
    </w:p>
    <w:p w14:paraId="199BCEE7" w14:textId="5F40DB2E" w:rsidR="00100A50" w:rsidRPr="00A3306E" w:rsidRDefault="00100A50" w:rsidP="00544E64">
      <w:pPr>
        <w:tabs>
          <w:tab w:val="center" w:pos="4160"/>
          <w:tab w:val="right" w:pos="8300"/>
        </w:tabs>
        <w:adjustRightInd w:val="0"/>
        <w:snapToGrid w:val="0"/>
        <w:spacing w:line="360" w:lineRule="auto"/>
        <w:rPr>
          <w:rFonts w:ascii="Times New Roman" w:eastAsia="宋体" w:hAnsi="Times New Roman" w:cs="Times New Roman"/>
        </w:rPr>
      </w:pPr>
      <w:r w:rsidRPr="00A3306E">
        <w:rPr>
          <w:rFonts w:ascii="Times New Roman" w:eastAsia="宋体" w:hAnsi="Times New Roman" w:cs="Times New Roman"/>
        </w:rPr>
        <w:t>其中，</w:t>
      </w:r>
      <w:r w:rsidR="00910AE1" w:rsidRPr="00A3306E">
        <w:rPr>
          <w:rFonts w:ascii="Times New Roman" w:eastAsia="宋体" w:hAnsi="Times New Roman"/>
          <w:position w:val="-10"/>
        </w:rPr>
        <w:object w:dxaOrig="544" w:dyaOrig="316" w14:anchorId="391E9A0B">
          <v:shape id="_x0000_i7100" type="#_x0000_t75" style="width:27pt;height:16.2pt" o:ole="">
            <v:imagedata r:id="rId90" o:title=""/>
          </v:shape>
          <o:OLEObject Type="Embed" ProgID="Equation.AxMath" ShapeID="_x0000_i7100" DrawAspect="Content" ObjectID="_1708888014" r:id="rId91"/>
        </w:object>
      </w:r>
      <w:r w:rsidR="006C7E04" w:rsidRPr="00A3306E">
        <w:rPr>
          <w:rFonts w:ascii="Times New Roman" w:eastAsia="宋体" w:hAnsi="Times New Roman" w:cs="Times New Roman"/>
        </w:rPr>
        <w:t>为</w:t>
      </w:r>
      <w:r w:rsidRPr="00A3306E">
        <w:rPr>
          <w:rFonts w:ascii="Times New Roman" w:eastAsia="宋体" w:hAnsi="Times New Roman" w:cs="Times New Roman"/>
        </w:rPr>
        <w:t>沿微波传播路径方向</w:t>
      </w:r>
      <w:r w:rsidR="003871EC" w:rsidRPr="00A3306E">
        <w:rPr>
          <w:rFonts w:ascii="Times New Roman" w:eastAsia="宋体" w:hAnsi="Times New Roman" w:cs="Times New Roman"/>
        </w:rPr>
        <w:t>的积分</w:t>
      </w:r>
      <w:r w:rsidRPr="00A3306E">
        <w:rPr>
          <w:rFonts w:ascii="Times New Roman" w:eastAsia="宋体" w:hAnsi="Times New Roman" w:cs="Times New Roman"/>
        </w:rPr>
        <w:t>电子数量</w:t>
      </w:r>
      <w:r w:rsidR="009E4334" w:rsidRPr="00A3306E">
        <w:rPr>
          <w:rFonts w:ascii="Times New Roman" w:eastAsia="宋体" w:hAnsi="Times New Roman" w:cs="Times New Roman"/>
        </w:rPr>
        <w:t>。</w:t>
      </w:r>
      <w:r w:rsidR="00933F9A" w:rsidRPr="00A3306E">
        <w:rPr>
          <w:rFonts w:ascii="Times New Roman" w:eastAsia="宋体" w:hAnsi="Times New Roman" w:cs="Times New Roman"/>
        </w:rPr>
        <w:t>忽略</w:t>
      </w:r>
      <w:r w:rsidR="00985478" w:rsidRPr="00A3306E">
        <w:rPr>
          <w:rFonts w:ascii="Times New Roman" w:eastAsia="宋体" w:hAnsi="Times New Roman" w:cs="Times New Roman"/>
        </w:rPr>
        <w:t>GFO</w:t>
      </w:r>
      <w:r w:rsidR="00933F9A" w:rsidRPr="00A3306E">
        <w:rPr>
          <w:rFonts w:ascii="Times New Roman" w:eastAsia="宋体" w:hAnsi="Times New Roman" w:cs="Times New Roman"/>
        </w:rPr>
        <w:t>在轨运行时空间环境差异，</w:t>
      </w:r>
      <w:r w:rsidR="00B169FA" w:rsidRPr="00A3306E">
        <w:rPr>
          <w:rFonts w:ascii="Times New Roman" w:eastAsia="宋体" w:hAnsi="Times New Roman" w:cs="Times New Roman"/>
        </w:rPr>
        <w:t>可</w:t>
      </w:r>
      <w:r w:rsidR="00EA5703" w:rsidRPr="00A3306E">
        <w:rPr>
          <w:rFonts w:ascii="Times New Roman" w:eastAsia="宋体" w:hAnsi="Times New Roman" w:cs="Times New Roman"/>
        </w:rPr>
        <w:t>假设</w:t>
      </w:r>
      <w:r w:rsidR="00910AE1" w:rsidRPr="00A3306E">
        <w:rPr>
          <w:rFonts w:ascii="Times New Roman" w:eastAsia="宋体" w:hAnsi="Times New Roman" w:cs="Times New Roman"/>
          <w:position w:val="-10"/>
        </w:rPr>
        <w:object w:dxaOrig="1363" w:dyaOrig="316" w14:anchorId="73BDB4A6">
          <v:shape id="_x0000_i7101" type="#_x0000_t75" style="width:68.4pt;height:16.2pt" o:ole="">
            <v:imagedata r:id="rId92" o:title=""/>
          </v:shape>
          <o:OLEObject Type="Embed" ProgID="Equation.AxMath" ShapeID="_x0000_i7101" DrawAspect="Content" ObjectID="_1708888015" r:id="rId93"/>
        </w:object>
      </w:r>
      <w:r w:rsidR="00933F9A" w:rsidRPr="00A3306E">
        <w:rPr>
          <w:rFonts w:ascii="Times New Roman" w:eastAsia="宋体" w:hAnsi="Times New Roman" w:cs="Times New Roman"/>
        </w:rPr>
        <w:t>。</w:t>
      </w:r>
      <w:r w:rsidRPr="00A3306E">
        <w:rPr>
          <w:rFonts w:ascii="Times New Roman" w:eastAsia="宋体" w:hAnsi="Times New Roman" w:cs="Times New Roman"/>
        </w:rPr>
        <w:t>由电离层引起的双向单程星间距</w:t>
      </w:r>
      <w:r w:rsidR="00382C98" w:rsidRPr="00A3306E">
        <w:rPr>
          <w:rFonts w:ascii="Times New Roman" w:eastAsia="宋体" w:hAnsi="Times New Roman" w:cs="Times New Roman" w:hint="eastAsia"/>
        </w:rPr>
        <w:t>矫正</w:t>
      </w:r>
      <w:r w:rsidRPr="00A3306E">
        <w:rPr>
          <w:rFonts w:ascii="Times New Roman" w:eastAsia="宋体" w:hAnsi="Times New Roman" w:cs="Times New Roman"/>
        </w:rPr>
        <w:t>可表示为：</w:t>
      </w:r>
    </w:p>
    <w:p w14:paraId="095D44C5" w14:textId="562561A1" w:rsidR="00100A50" w:rsidRPr="00A3306E" w:rsidRDefault="00100A50"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rPr>
      </w:pPr>
      <w:r w:rsidRPr="00A3306E">
        <w:rPr>
          <w:rFonts w:ascii="Times New Roman" w:eastAsia="宋体" w:hAnsi="Times New Roman" w:cs="Times New Roman"/>
        </w:rPr>
        <w:tab/>
      </w:r>
      <w:r w:rsidR="00EA5703" w:rsidRPr="00A3306E">
        <w:rPr>
          <w:rFonts w:ascii="Times New Roman" w:eastAsia="宋体" w:hAnsi="Times New Roman" w:cs="Times New Roman"/>
          <w:position w:val="-23"/>
        </w:rPr>
        <w:object w:dxaOrig="3122" w:dyaOrig="740" w14:anchorId="23D9C740">
          <v:shape id="_x0000_i7102" type="#_x0000_t75" style="width:156.6pt;height:36.6pt" o:ole="">
            <v:imagedata r:id="rId94" o:title=""/>
          </v:shape>
          <o:OLEObject Type="Embed" ProgID="Equation.AxMath" ShapeID="_x0000_i7102" DrawAspect="Content" ObjectID="_1708888016" r:id="rId95"/>
        </w:object>
      </w:r>
      <w:r w:rsidRPr="00A3306E">
        <w:rPr>
          <w:rFonts w:ascii="Times New Roman" w:eastAsia="宋体" w:hAnsi="Times New Roman" w:cs="Times New Roman"/>
        </w:rPr>
        <w:tab/>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MACROBUTTON AMMPlaceRM \* MERGEFORMAT </w:instrText>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SEQ AMEqn \h \* MERGEFORMAT </w:instrText>
      </w:r>
      <w:r w:rsidRPr="00A3306E">
        <w:rPr>
          <w:rFonts w:ascii="Times New Roman" w:eastAsia="宋体" w:hAnsi="Times New Roman" w:cs="Times New Roman"/>
        </w:rPr>
        <w:fldChar w:fldCharType="end"/>
      </w:r>
      <w:bookmarkStart w:id="171" w:name="ZEqnNum629410"/>
      <w:r w:rsidRPr="00A3306E">
        <w:rPr>
          <w:rFonts w:ascii="Times New Roman" w:eastAsia="宋体" w:hAnsi="Times New Roman" w:cs="Times New Roman"/>
        </w:rPr>
        <w:instrText>(</w:instrText>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SEQ AMEqn \c \* Arabic \* MERGEFORMAT </w:instrText>
      </w:r>
      <w:r w:rsidRPr="00A3306E">
        <w:rPr>
          <w:rFonts w:ascii="Times New Roman" w:eastAsia="宋体" w:hAnsi="Times New Roman" w:cs="Times New Roman"/>
        </w:rPr>
        <w:fldChar w:fldCharType="separate"/>
      </w:r>
      <w:r w:rsidR="00AB4BEE" w:rsidRPr="00A3306E">
        <w:rPr>
          <w:rFonts w:ascii="Times New Roman" w:eastAsia="宋体" w:hAnsi="Times New Roman" w:cs="Times New Roman"/>
          <w:noProof/>
        </w:rPr>
        <w:instrText>7</w:instrText>
      </w:r>
      <w:r w:rsidRPr="00A3306E">
        <w:rPr>
          <w:rFonts w:ascii="Times New Roman" w:eastAsia="宋体" w:hAnsi="Times New Roman" w:cs="Times New Roman"/>
          <w:noProof/>
        </w:rPr>
        <w:fldChar w:fldCharType="end"/>
      </w:r>
      <w:r w:rsidRPr="00A3306E">
        <w:rPr>
          <w:rFonts w:ascii="Times New Roman" w:eastAsia="宋体" w:hAnsi="Times New Roman" w:cs="Times New Roman"/>
        </w:rPr>
        <w:instrText>)</w:instrText>
      </w:r>
      <w:bookmarkEnd w:id="171"/>
      <w:r w:rsidRPr="00A3306E">
        <w:rPr>
          <w:rFonts w:ascii="Times New Roman" w:eastAsia="宋体" w:hAnsi="Times New Roman" w:cs="Times New Roman"/>
        </w:rPr>
        <w:fldChar w:fldCharType="end"/>
      </w:r>
    </w:p>
    <w:p w14:paraId="0CDFB810" w14:textId="1780B093" w:rsidR="00100A50" w:rsidRPr="00A3306E" w:rsidRDefault="00100A50" w:rsidP="00544E64">
      <w:pPr>
        <w:adjustRightInd w:val="0"/>
        <w:snapToGrid w:val="0"/>
        <w:spacing w:line="360" w:lineRule="auto"/>
        <w:rPr>
          <w:rFonts w:ascii="Times New Roman" w:eastAsia="宋体" w:hAnsi="Times New Roman" w:cs="Times New Roman"/>
        </w:rPr>
      </w:pPr>
      <w:r w:rsidRPr="00A3306E">
        <w:rPr>
          <w:rFonts w:ascii="Times New Roman" w:eastAsia="宋体" w:hAnsi="Times New Roman" w:cs="Times New Roman"/>
        </w:rPr>
        <w:t>将式</w:t>
      </w:r>
      <w:r w:rsidR="00BC0FF1" w:rsidRPr="00A3306E">
        <w:rPr>
          <w:rFonts w:ascii="Times New Roman" w:eastAsia="宋体" w:hAnsi="Times New Roman" w:cs="Times New Roman"/>
        </w:rPr>
        <w:fldChar w:fldCharType="begin"/>
      </w:r>
      <w:r w:rsidR="00BC0FF1" w:rsidRPr="00A3306E">
        <w:rPr>
          <w:rFonts w:ascii="Times New Roman" w:eastAsia="宋体" w:hAnsi="Times New Roman" w:cs="Times New Roman"/>
        </w:rPr>
        <w:instrText xml:space="preserve"> GOTOBUTTON ZEqnNum629410  \* MERGEFORMAT </w:instrText>
      </w:r>
      <w:r w:rsidR="00BC0FF1" w:rsidRPr="00A3306E">
        <w:rPr>
          <w:rFonts w:ascii="Times New Roman" w:eastAsia="宋体" w:hAnsi="Times New Roman" w:cs="Times New Roman"/>
        </w:rPr>
        <w:fldChar w:fldCharType="begin"/>
      </w:r>
      <w:r w:rsidR="00BC0FF1" w:rsidRPr="00A3306E">
        <w:rPr>
          <w:rFonts w:ascii="Times New Roman" w:eastAsia="宋体" w:hAnsi="Times New Roman" w:cs="Times New Roman"/>
        </w:rPr>
        <w:instrText xml:space="preserve"> REF ZEqnNum629410 \* Charformat \! \* MERGEFORMAT </w:instrText>
      </w:r>
      <w:r w:rsidR="00BC0FF1" w:rsidRPr="00A3306E">
        <w:rPr>
          <w:rFonts w:ascii="Times New Roman" w:eastAsia="宋体" w:hAnsi="Times New Roman" w:cs="Times New Roman"/>
        </w:rPr>
        <w:fldChar w:fldCharType="separate"/>
      </w:r>
      <w:r w:rsidR="00AB4BEE" w:rsidRPr="00A3306E">
        <w:rPr>
          <w:rFonts w:ascii="Times New Roman" w:eastAsia="宋体" w:hAnsi="Times New Roman" w:cs="Times New Roman"/>
        </w:rPr>
        <w:instrText>(7)</w:instrText>
      </w:r>
      <w:r w:rsidR="00BC0FF1" w:rsidRPr="00A3306E">
        <w:rPr>
          <w:rFonts w:ascii="Times New Roman" w:eastAsia="宋体" w:hAnsi="Times New Roman" w:cs="Times New Roman"/>
        </w:rPr>
        <w:fldChar w:fldCharType="end"/>
      </w:r>
      <w:r w:rsidR="00BC0FF1" w:rsidRPr="00A3306E">
        <w:rPr>
          <w:rFonts w:ascii="Times New Roman" w:eastAsia="宋体" w:hAnsi="Times New Roman" w:cs="Times New Roman"/>
        </w:rPr>
        <w:fldChar w:fldCharType="end"/>
      </w:r>
      <w:r w:rsidRPr="00A3306E">
        <w:rPr>
          <w:rFonts w:ascii="Times New Roman" w:eastAsia="宋体" w:hAnsi="Times New Roman" w:cs="Times New Roman"/>
        </w:rPr>
        <w:t>带入上式</w:t>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GOTOBUTTON ZEqnNum692966  \* MERGEFORMAT </w:instrText>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REF ZEqnNum692966 \* Charformat \! \* MERGEFORMAT </w:instrText>
      </w:r>
      <w:r w:rsidRPr="00A3306E">
        <w:rPr>
          <w:rFonts w:ascii="Times New Roman" w:eastAsia="宋体" w:hAnsi="Times New Roman" w:cs="Times New Roman"/>
        </w:rPr>
        <w:fldChar w:fldCharType="end"/>
      </w:r>
      <w:r w:rsidRPr="00A3306E">
        <w:rPr>
          <w:rFonts w:ascii="Times New Roman" w:eastAsia="宋体" w:hAnsi="Times New Roman" w:cs="Times New Roman"/>
        </w:rPr>
        <w:fldChar w:fldCharType="end"/>
      </w:r>
      <w:r w:rsidR="00672900" w:rsidRPr="00A3306E">
        <w:rPr>
          <w:rFonts w:ascii="Times New Roman" w:eastAsia="宋体" w:hAnsi="Times New Roman" w:cs="Times New Roman"/>
        </w:rPr>
        <w:t>后</w:t>
      </w:r>
      <w:r w:rsidR="00A90EE7" w:rsidRPr="00A3306E">
        <w:rPr>
          <w:rFonts w:ascii="Times New Roman" w:eastAsia="宋体" w:hAnsi="Times New Roman" w:cs="Times New Roman"/>
        </w:rPr>
        <w:t>，通过对</w:t>
      </w:r>
      <w:r w:rsidR="00910AE1" w:rsidRPr="00A3306E">
        <w:rPr>
          <w:rFonts w:ascii="Times New Roman" w:eastAsia="宋体" w:hAnsi="Times New Roman"/>
          <w:position w:val="-10"/>
        </w:rPr>
        <w:object w:dxaOrig="635" w:dyaOrig="314" w14:anchorId="6A22FC55">
          <v:shape id="_x0000_i7103" type="#_x0000_t75" style="width:31.8pt;height:15.6pt" o:ole="">
            <v:imagedata r:id="rId96" o:title=""/>
          </v:shape>
          <o:OLEObject Type="Embed" ProgID="Equation.AxMath" ShapeID="_x0000_i7103" DrawAspect="Content" ObjectID="_1708888017" r:id="rId97"/>
        </w:object>
      </w:r>
      <w:r w:rsidR="00A90EE7" w:rsidRPr="00A3306E">
        <w:rPr>
          <w:rFonts w:ascii="Times New Roman" w:eastAsia="宋体" w:hAnsi="Times New Roman" w:cs="Times New Roman"/>
        </w:rPr>
        <w:t>进行以下组合</w:t>
      </w:r>
      <w:r w:rsidRPr="00A3306E">
        <w:rPr>
          <w:rFonts w:ascii="Times New Roman" w:eastAsia="宋体" w:hAnsi="Times New Roman" w:cs="Times New Roman"/>
        </w:rPr>
        <w:t>得到去除电离层</w:t>
      </w:r>
      <w:r w:rsidR="00382C98" w:rsidRPr="00A3306E">
        <w:rPr>
          <w:rFonts w:ascii="Times New Roman" w:eastAsia="宋体" w:hAnsi="Times New Roman" w:cs="Times New Roman" w:hint="eastAsia"/>
        </w:rPr>
        <w:t>矫正</w:t>
      </w:r>
      <w:r w:rsidRPr="00A3306E">
        <w:rPr>
          <w:rFonts w:ascii="Times New Roman" w:eastAsia="宋体" w:hAnsi="Times New Roman" w:cs="Times New Roman"/>
        </w:rPr>
        <w:t>的星间距</w:t>
      </w:r>
      <w:r w:rsidR="00910AE1" w:rsidRPr="00A3306E">
        <w:rPr>
          <w:rFonts w:ascii="Times New Roman" w:eastAsia="宋体" w:hAnsi="Times New Roman"/>
          <w:position w:val="-10"/>
        </w:rPr>
        <w:object w:dxaOrig="676" w:dyaOrig="314" w14:anchorId="3DB51844">
          <v:shape id="_x0000_i7104" type="#_x0000_t75" style="width:33.6pt;height:15.6pt" o:ole="">
            <v:imagedata r:id="rId98" o:title=""/>
          </v:shape>
          <o:OLEObject Type="Embed" ProgID="Equation.AxMath" ShapeID="_x0000_i7104" DrawAspect="Content" ObjectID="_1708888018" r:id="rId99"/>
        </w:object>
      </w:r>
      <w:r w:rsidRPr="00A3306E">
        <w:rPr>
          <w:rFonts w:ascii="Times New Roman" w:eastAsia="宋体" w:hAnsi="Times New Roman" w:cs="Times New Roman"/>
        </w:rPr>
        <w:t>：</w:t>
      </w:r>
    </w:p>
    <w:p w14:paraId="7DA4E3CC" w14:textId="3F02C15B" w:rsidR="00100A50" w:rsidRPr="00A3306E" w:rsidRDefault="00100A50"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rPr>
      </w:pPr>
      <w:r w:rsidRPr="00A3306E">
        <w:rPr>
          <w:rFonts w:ascii="Times New Roman" w:eastAsia="宋体" w:hAnsi="Times New Roman" w:cs="Times New Roman"/>
        </w:rPr>
        <w:tab/>
      </w:r>
      <w:r w:rsidR="00910AE1" w:rsidRPr="00A3306E">
        <w:rPr>
          <w:rFonts w:ascii="Times New Roman" w:eastAsia="宋体" w:hAnsi="Times New Roman"/>
          <w:position w:val="-23"/>
        </w:rPr>
        <w:object w:dxaOrig="5500" w:dyaOrig="583" w14:anchorId="2174B7C6">
          <v:shape id="_x0000_i7105" type="#_x0000_t75" style="width:274.2pt;height:28.8pt" o:ole="">
            <v:imagedata r:id="rId100" o:title=""/>
          </v:shape>
          <o:OLEObject Type="Embed" ProgID="Equation.AxMath" ShapeID="_x0000_i7105" DrawAspect="Content" ObjectID="_1708888019" r:id="rId101"/>
        </w:object>
      </w:r>
      <w:r w:rsidRPr="00A3306E">
        <w:rPr>
          <w:rFonts w:ascii="Times New Roman" w:eastAsia="宋体" w:hAnsi="Times New Roman" w:cs="Times New Roman"/>
        </w:rPr>
        <w:tab/>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MACROBUTTON AMMPlaceRM \* MERGEFORMAT </w:instrText>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SEQ AMEqn \h \* MERGEFORMAT </w:instrText>
      </w:r>
      <w:r w:rsidRPr="00A3306E">
        <w:rPr>
          <w:rFonts w:ascii="Times New Roman" w:eastAsia="宋体" w:hAnsi="Times New Roman" w:cs="Times New Roman"/>
        </w:rPr>
        <w:fldChar w:fldCharType="end"/>
      </w:r>
      <w:bookmarkStart w:id="172" w:name="ZEqnNum425998"/>
      <w:r w:rsidRPr="00A3306E">
        <w:rPr>
          <w:rFonts w:ascii="Times New Roman" w:eastAsia="宋体" w:hAnsi="Times New Roman" w:cs="Times New Roman"/>
        </w:rPr>
        <w:instrText>(</w:instrText>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SEQ AMEqn \c \* Arabic \* MERGEFORMAT </w:instrText>
      </w:r>
      <w:r w:rsidRPr="00A3306E">
        <w:rPr>
          <w:rFonts w:ascii="Times New Roman" w:eastAsia="宋体" w:hAnsi="Times New Roman" w:cs="Times New Roman"/>
        </w:rPr>
        <w:fldChar w:fldCharType="separate"/>
      </w:r>
      <w:r w:rsidR="00AB4BEE" w:rsidRPr="00A3306E">
        <w:rPr>
          <w:rFonts w:ascii="Times New Roman" w:eastAsia="宋体" w:hAnsi="Times New Roman" w:cs="Times New Roman"/>
          <w:noProof/>
        </w:rPr>
        <w:instrText>8</w:instrText>
      </w:r>
      <w:r w:rsidRPr="00A3306E">
        <w:rPr>
          <w:rFonts w:ascii="Times New Roman" w:eastAsia="宋体" w:hAnsi="Times New Roman" w:cs="Times New Roman"/>
          <w:noProof/>
        </w:rPr>
        <w:fldChar w:fldCharType="end"/>
      </w:r>
      <w:r w:rsidRPr="00A3306E">
        <w:rPr>
          <w:rFonts w:ascii="Times New Roman" w:eastAsia="宋体" w:hAnsi="Times New Roman" w:cs="Times New Roman"/>
        </w:rPr>
        <w:instrText>)</w:instrText>
      </w:r>
      <w:bookmarkEnd w:id="172"/>
      <w:r w:rsidRPr="00A3306E">
        <w:rPr>
          <w:rFonts w:ascii="Times New Roman" w:eastAsia="宋体" w:hAnsi="Times New Roman" w:cs="Times New Roman"/>
        </w:rPr>
        <w:fldChar w:fldCharType="end"/>
      </w:r>
    </w:p>
    <w:p w14:paraId="38F95375" w14:textId="77777777" w:rsidR="00910AE1" w:rsidRPr="00A3306E" w:rsidRDefault="00910AE1" w:rsidP="00910AE1">
      <w:pPr>
        <w:adjustRightInd w:val="0"/>
        <w:snapToGrid w:val="0"/>
        <w:spacing w:line="360" w:lineRule="auto"/>
        <w:rPr>
          <w:rFonts w:ascii="Times New Roman" w:eastAsia="宋体" w:hAnsi="Times New Roman" w:cs="Times New Roman"/>
        </w:rPr>
      </w:pPr>
      <w:r w:rsidRPr="00A3306E">
        <w:rPr>
          <w:rFonts w:ascii="Times New Roman" w:eastAsia="宋体" w:hAnsi="Times New Roman" w:hint="eastAsia"/>
        </w:rPr>
        <w:t>其中，</w:t>
      </w:r>
      <w:r w:rsidRPr="00A3306E">
        <w:rPr>
          <w:rFonts w:ascii="Times New Roman" w:eastAsia="宋体" w:hAnsi="Times New Roman"/>
          <w:position w:val="-10"/>
        </w:rPr>
        <w:object w:dxaOrig="2332" w:dyaOrig="314" w14:anchorId="7E205211">
          <v:shape id="_x0000_i7106" type="#_x0000_t75" style="width:115.8pt;height:15.6pt" o:ole="">
            <v:imagedata r:id="rId102" o:title=""/>
          </v:shape>
          <o:OLEObject Type="Embed" ProgID="Equation.AxMath" ShapeID="_x0000_i7106" DrawAspect="Content" ObjectID="_1708888020" r:id="rId103"/>
        </w:object>
      </w:r>
      <w:r w:rsidRPr="00A3306E">
        <w:rPr>
          <w:rFonts w:ascii="Times New Roman" w:eastAsia="宋体" w:hAnsi="Times New Roman" w:cs="Times New Roman" w:hint="eastAsia"/>
        </w:rPr>
        <w:t>。</w:t>
      </w:r>
    </w:p>
    <w:p w14:paraId="4769432C" w14:textId="67C0A49C" w:rsidR="00100A50" w:rsidRPr="00A3306E" w:rsidRDefault="00100A50" w:rsidP="00544E64">
      <w:pPr>
        <w:numPr>
          <w:ilvl w:val="1"/>
          <w:numId w:val="3"/>
        </w:numPr>
        <w:adjustRightInd w:val="0"/>
        <w:snapToGrid w:val="0"/>
        <w:spacing w:line="360" w:lineRule="auto"/>
        <w:ind w:left="0" w:firstLine="0"/>
        <w:rPr>
          <w:rFonts w:ascii="Times New Roman" w:eastAsia="宋体" w:hAnsi="Times New Roman" w:cs="Times New Roman"/>
        </w:rPr>
      </w:pPr>
      <w:r w:rsidRPr="00A3306E">
        <w:rPr>
          <w:rFonts w:ascii="Times New Roman" w:eastAsia="宋体" w:hAnsi="Times New Roman" w:cs="Times New Roman"/>
        </w:rPr>
        <w:t>相位中心</w:t>
      </w:r>
      <w:r w:rsidR="00382C98" w:rsidRPr="00A3306E">
        <w:rPr>
          <w:rFonts w:ascii="Times New Roman" w:eastAsia="宋体" w:hAnsi="Times New Roman" w:cs="Times New Roman" w:hint="eastAsia"/>
        </w:rPr>
        <w:t>矫正</w:t>
      </w:r>
    </w:p>
    <w:p w14:paraId="1E5CFBC5" w14:textId="7A76A194" w:rsidR="00A52AD9" w:rsidRPr="00A3306E" w:rsidRDefault="00140F8F" w:rsidP="00544E64">
      <w:pPr>
        <w:adjustRightInd w:val="0"/>
        <w:snapToGrid w:val="0"/>
        <w:spacing w:line="360" w:lineRule="auto"/>
        <w:ind w:firstLineChars="200" w:firstLine="420"/>
        <w:rPr>
          <w:rFonts w:ascii="Times New Roman" w:eastAsia="宋体" w:hAnsi="Times New Roman" w:cs="Times New Roman"/>
        </w:rPr>
      </w:pPr>
      <w:r w:rsidRPr="00A3306E">
        <w:rPr>
          <w:rFonts w:ascii="Times New Roman" w:eastAsia="宋体" w:hAnsi="Times New Roman" w:cs="Times New Roman"/>
        </w:rPr>
        <w:t>KBR</w:t>
      </w:r>
      <w:r w:rsidR="002F20F7" w:rsidRPr="00A3306E">
        <w:rPr>
          <w:rFonts w:ascii="Times New Roman" w:eastAsia="宋体" w:hAnsi="Times New Roman" w:cs="Times New Roman"/>
        </w:rPr>
        <w:t>双星</w:t>
      </w:r>
      <w:proofErr w:type="gramStart"/>
      <w:r w:rsidR="002F20F7" w:rsidRPr="00A3306E">
        <w:rPr>
          <w:rFonts w:ascii="Times New Roman" w:eastAsia="宋体" w:hAnsi="Times New Roman" w:cs="Times New Roman"/>
        </w:rPr>
        <w:t>瞬时星</w:t>
      </w:r>
      <w:proofErr w:type="gramEnd"/>
      <w:r w:rsidR="002F20F7" w:rsidRPr="00A3306E">
        <w:rPr>
          <w:rFonts w:ascii="Times New Roman" w:eastAsia="宋体" w:hAnsi="Times New Roman" w:cs="Times New Roman"/>
        </w:rPr>
        <w:t>间距</w:t>
      </w:r>
      <w:r w:rsidR="00D255D1" w:rsidRPr="00A3306E">
        <w:rPr>
          <w:rFonts w:ascii="Times New Roman" w:eastAsia="宋体" w:hAnsi="Times New Roman" w:cs="Times New Roman" w:hint="eastAsia"/>
        </w:rPr>
        <w:t>离</w:t>
      </w:r>
      <w:r w:rsidR="00D255D1" w:rsidRPr="00A3306E">
        <w:rPr>
          <w:rFonts w:ascii="Times New Roman" w:eastAsia="宋体" w:hAnsi="Times New Roman" w:cs="Times New Roman"/>
        </w:rPr>
        <w:t>测量</w:t>
      </w:r>
      <w:r w:rsidR="00D255D1" w:rsidRPr="00A3306E">
        <w:rPr>
          <w:rFonts w:ascii="Times New Roman" w:eastAsia="宋体" w:hAnsi="Times New Roman" w:cs="Times New Roman" w:hint="eastAsia"/>
        </w:rPr>
        <w:t>值</w:t>
      </w:r>
      <w:r w:rsidR="002F20F7" w:rsidRPr="00A3306E">
        <w:rPr>
          <w:rFonts w:ascii="Times New Roman" w:eastAsia="宋体" w:hAnsi="Times New Roman" w:cs="Times New Roman"/>
          <w:position w:val="-10"/>
        </w:rPr>
        <w:object w:dxaOrig="166" w:dyaOrig="312" w14:anchorId="44350CF0">
          <v:shape id="_x0000_i7107" type="#_x0000_t75" style="width:8.4pt;height:15.6pt" o:ole="">
            <v:imagedata r:id="rId104" o:title=""/>
          </v:shape>
          <o:OLEObject Type="Embed" ProgID="Equation.AxMath" ShapeID="_x0000_i7107" DrawAspect="Content" ObjectID="_1708888021" r:id="rId105"/>
        </w:object>
      </w:r>
      <w:r w:rsidR="0057344B" w:rsidRPr="00A3306E">
        <w:rPr>
          <w:rFonts w:ascii="Times New Roman" w:eastAsia="宋体" w:hAnsi="Times New Roman" w:cs="Times New Roman" w:hint="eastAsia"/>
        </w:rPr>
        <w:t>实际为</w:t>
      </w:r>
      <w:r w:rsidR="00100A50" w:rsidRPr="00A3306E">
        <w:rPr>
          <w:rFonts w:ascii="Times New Roman" w:eastAsia="宋体" w:hAnsi="Times New Roman" w:cs="Times New Roman"/>
        </w:rPr>
        <w:t>双星</w:t>
      </w:r>
      <w:r w:rsidR="00D410F9" w:rsidRPr="00A3306E">
        <w:rPr>
          <w:rFonts w:ascii="Times New Roman" w:eastAsia="宋体" w:hAnsi="Times New Roman" w:cs="Times New Roman"/>
        </w:rPr>
        <w:t>KBR</w:t>
      </w:r>
      <w:r w:rsidR="00100A50" w:rsidRPr="00A3306E">
        <w:rPr>
          <w:rFonts w:ascii="Times New Roman" w:eastAsia="宋体" w:hAnsi="Times New Roman" w:cs="Times New Roman"/>
        </w:rPr>
        <w:t>天线相位中心</w:t>
      </w:r>
      <w:r w:rsidR="002F20F7" w:rsidRPr="00A3306E">
        <w:rPr>
          <w:rFonts w:ascii="Times New Roman" w:eastAsia="宋体" w:hAnsi="Times New Roman" w:cs="Times New Roman"/>
        </w:rPr>
        <w:t>之间的距离</w:t>
      </w:r>
      <w:r w:rsidR="00EF3E29" w:rsidRPr="00A3306E">
        <w:rPr>
          <w:rFonts w:ascii="Times New Roman" w:eastAsia="宋体" w:hAnsi="Times New Roman" w:cs="Times New Roman" w:hint="eastAsia"/>
        </w:rPr>
        <w:t>，卫星姿态相对于星间连线方向的抖动会引起相位中心之间的距离变化，从而对该测量产生较大的干</w:t>
      </w:r>
      <w:r w:rsidR="00EF3E29" w:rsidRPr="00A3306E">
        <w:rPr>
          <w:rFonts w:ascii="Times New Roman" w:eastAsia="宋体" w:hAnsi="Times New Roman" w:cs="Times New Roman" w:hint="eastAsia"/>
        </w:rPr>
        <w:lastRenderedPageBreak/>
        <w:t>扰</w:t>
      </w:r>
      <w:r w:rsidR="002F20F7" w:rsidRPr="00A3306E">
        <w:rPr>
          <w:rFonts w:ascii="Times New Roman" w:eastAsia="宋体" w:hAnsi="Times New Roman" w:cs="Times New Roman"/>
        </w:rPr>
        <w:t>。</w:t>
      </w:r>
      <w:r w:rsidR="00EF3E29" w:rsidRPr="00A3306E">
        <w:rPr>
          <w:rFonts w:ascii="Times New Roman" w:eastAsia="宋体" w:hAnsi="Times New Roman" w:cs="Times New Roman" w:hint="eastAsia"/>
        </w:rPr>
        <w:t>由此，需将相位中心间有偏测距转换为</w:t>
      </w:r>
      <w:r w:rsidR="004F33D5" w:rsidRPr="00A3306E">
        <w:rPr>
          <w:rFonts w:ascii="Times New Roman" w:eastAsia="宋体" w:hAnsi="Times New Roman" w:cs="Times New Roman"/>
        </w:rPr>
        <w:t>双星质心</w:t>
      </w:r>
      <w:r w:rsidR="002B0DAD" w:rsidRPr="00A3306E">
        <w:rPr>
          <w:rFonts w:ascii="Times New Roman" w:eastAsia="宋体" w:hAnsi="Times New Roman" w:cs="Times New Roman" w:hint="eastAsia"/>
        </w:rPr>
        <w:t>星间</w:t>
      </w:r>
      <w:r w:rsidR="0057344B" w:rsidRPr="00A3306E">
        <w:rPr>
          <w:rFonts w:ascii="Times New Roman" w:eastAsia="宋体" w:hAnsi="Times New Roman" w:cs="Times New Roman" w:hint="eastAsia"/>
        </w:rPr>
        <w:t>的</w:t>
      </w:r>
      <w:r w:rsidR="00EF3E29" w:rsidRPr="00A3306E">
        <w:rPr>
          <w:rFonts w:ascii="Times New Roman" w:eastAsia="宋体" w:hAnsi="Times New Roman" w:cs="Times New Roman" w:hint="eastAsia"/>
        </w:rPr>
        <w:t>有偏测距</w:t>
      </w:r>
      <w:r w:rsidR="0057344B" w:rsidRPr="00A3306E">
        <w:rPr>
          <w:rFonts w:ascii="Times New Roman" w:eastAsia="宋体" w:hAnsi="Times New Roman" w:cs="Times New Roman" w:hint="eastAsia"/>
        </w:rPr>
        <w:t>。依据质心于相位中心几何，</w:t>
      </w:r>
      <w:r w:rsidR="00EF3E29" w:rsidRPr="00A3306E">
        <w:rPr>
          <w:rFonts w:ascii="Times New Roman" w:eastAsia="宋体" w:hAnsi="Times New Roman" w:cs="Times New Roman" w:hint="eastAsia"/>
        </w:rPr>
        <w:t>见下</w:t>
      </w:r>
      <w:r w:rsidR="00EF3E29" w:rsidRPr="00A3306E">
        <w:rPr>
          <w:rFonts w:ascii="Times New Roman" w:eastAsia="宋体" w:hAnsi="Times New Roman" w:cs="Times New Roman"/>
          <w:sz w:val="24"/>
        </w:rPr>
        <w:fldChar w:fldCharType="begin"/>
      </w:r>
      <w:r w:rsidR="00EF3E29" w:rsidRPr="00A3306E">
        <w:rPr>
          <w:rFonts w:ascii="Times New Roman" w:eastAsia="宋体" w:hAnsi="Times New Roman" w:cs="Times New Roman"/>
          <w:sz w:val="24"/>
        </w:rPr>
        <w:instrText xml:space="preserve"> REF _Ref62720294 \h  \* MERGEFORMAT </w:instrText>
      </w:r>
      <w:r w:rsidR="00EF3E29" w:rsidRPr="00A3306E">
        <w:rPr>
          <w:rFonts w:ascii="Times New Roman" w:eastAsia="宋体" w:hAnsi="Times New Roman" w:cs="Times New Roman"/>
          <w:sz w:val="24"/>
        </w:rPr>
      </w:r>
      <w:r w:rsidR="00EF3E29" w:rsidRPr="00A3306E">
        <w:rPr>
          <w:rFonts w:ascii="Times New Roman" w:eastAsia="宋体" w:hAnsi="Times New Roman" w:cs="Times New Roman"/>
          <w:sz w:val="24"/>
        </w:rPr>
        <w:fldChar w:fldCharType="separate"/>
      </w:r>
      <w:r w:rsidR="00AB4BEE" w:rsidRPr="00A3306E">
        <w:rPr>
          <w:rFonts w:ascii="Times New Roman" w:eastAsia="宋体" w:hAnsi="Times New Roman" w:cs="Times New Roman" w:hint="eastAsia"/>
          <w:sz w:val="20"/>
          <w:szCs w:val="16"/>
        </w:rPr>
        <w:t>图</w:t>
      </w:r>
      <w:r w:rsidR="00AB4BEE" w:rsidRPr="00A3306E">
        <w:rPr>
          <w:rFonts w:ascii="Times New Roman" w:eastAsia="宋体" w:hAnsi="Times New Roman" w:cs="Times New Roman"/>
          <w:sz w:val="20"/>
          <w:szCs w:val="16"/>
        </w:rPr>
        <w:t xml:space="preserve"> </w:t>
      </w:r>
      <w:r w:rsidR="00AB4BEE" w:rsidRPr="00A3306E">
        <w:rPr>
          <w:rFonts w:ascii="Times New Roman" w:eastAsia="宋体" w:hAnsi="Times New Roman" w:cs="Times New Roman"/>
          <w:noProof/>
          <w:sz w:val="20"/>
          <w:szCs w:val="16"/>
        </w:rPr>
        <w:t>4</w:t>
      </w:r>
      <w:r w:rsidR="00EF3E29" w:rsidRPr="00A3306E">
        <w:rPr>
          <w:rFonts w:ascii="Times New Roman" w:eastAsia="宋体" w:hAnsi="Times New Roman" w:cs="Times New Roman"/>
          <w:sz w:val="24"/>
        </w:rPr>
        <w:fldChar w:fldCharType="end"/>
      </w:r>
      <w:r w:rsidR="00EF3E29" w:rsidRPr="00A3306E">
        <w:rPr>
          <w:rFonts w:ascii="Times New Roman" w:eastAsia="宋体" w:hAnsi="Times New Roman" w:cs="Times New Roman" w:hint="eastAsia"/>
        </w:rPr>
        <w:t>所示</w:t>
      </w:r>
      <w:r w:rsidR="0057344B" w:rsidRPr="00A3306E">
        <w:rPr>
          <w:rFonts w:ascii="Times New Roman" w:eastAsia="宋体" w:hAnsi="Times New Roman" w:cs="Times New Roman" w:hint="eastAsia"/>
        </w:rPr>
        <w:t>，相位中心矫正为</w:t>
      </w:r>
    </w:p>
    <w:p w14:paraId="09630A9E" w14:textId="64CAD95D" w:rsidR="00A52AD9" w:rsidRPr="00A3306E" w:rsidRDefault="00570712" w:rsidP="00544E64">
      <w:pPr>
        <w:adjustRightInd w:val="0"/>
        <w:snapToGrid w:val="0"/>
        <w:spacing w:line="360" w:lineRule="auto"/>
        <w:ind w:firstLineChars="200" w:firstLine="420"/>
        <w:jc w:val="center"/>
        <w:rPr>
          <w:rFonts w:ascii="Times New Roman" w:eastAsia="宋体" w:hAnsi="Times New Roman" w:cs="Times New Roman"/>
        </w:rPr>
      </w:pPr>
      <w:r w:rsidRPr="00A3306E">
        <w:rPr>
          <w:rFonts w:ascii="Times New Roman" w:eastAsia="宋体" w:hAnsi="Times New Roman"/>
          <w:position w:val="-25"/>
        </w:rPr>
        <w:object w:dxaOrig="3874" w:dyaOrig="612" w14:anchorId="7DDE379B">
          <v:shape id="_x0000_i7108" type="#_x0000_t75" style="width:193.2pt;height:29.4pt" o:ole="">
            <v:imagedata r:id="rId106" o:title=""/>
          </v:shape>
          <o:OLEObject Type="Embed" ProgID="Equation.AxMath" ShapeID="_x0000_i7108" DrawAspect="Content" ObjectID="_1708888022" r:id="rId107"/>
        </w:object>
      </w:r>
    </w:p>
    <w:p w14:paraId="169E152B" w14:textId="37AB6152" w:rsidR="00100A50" w:rsidRPr="00A3306E" w:rsidRDefault="009A2691" w:rsidP="003A7D77">
      <w:pPr>
        <w:adjustRightInd w:val="0"/>
        <w:snapToGrid w:val="0"/>
        <w:spacing w:line="360" w:lineRule="auto"/>
        <w:rPr>
          <w:rFonts w:ascii="Times New Roman" w:eastAsia="宋体" w:hAnsi="Times New Roman" w:cs="Times New Roman"/>
        </w:rPr>
      </w:pPr>
      <w:r w:rsidRPr="00A3306E">
        <w:rPr>
          <w:rFonts w:ascii="Times New Roman" w:eastAsia="宋体" w:hAnsi="Times New Roman"/>
          <w:color w:val="000000" w:themeColor="text1"/>
          <w:position w:val="-10"/>
        </w:rPr>
        <w:object w:dxaOrig="251" w:dyaOrig="315" w14:anchorId="7258C20F">
          <v:shape id="_x0000_i7109" type="#_x0000_t75" style="width:13.2pt;height:16.2pt" o:ole="">
            <v:imagedata r:id="rId108" o:title=""/>
          </v:shape>
          <o:OLEObject Type="Embed" ProgID="Equation.AxMath" ShapeID="_x0000_i7109" DrawAspect="Content" ObjectID="_1708888023" r:id="rId109"/>
        </w:object>
      </w:r>
      <w:r w:rsidR="001C47DE" w:rsidRPr="00A3306E">
        <w:rPr>
          <w:rFonts w:ascii="Times New Roman" w:eastAsia="宋体" w:hAnsi="Times New Roman" w:cs="Times New Roman"/>
          <w:color w:val="000000" w:themeColor="text1"/>
        </w:rPr>
        <w:t>为第</w:t>
      </w:r>
      <w:proofErr w:type="spellStart"/>
      <w:r w:rsidR="001C47DE" w:rsidRPr="00A3306E">
        <w:rPr>
          <w:rFonts w:ascii="Times New Roman" w:eastAsia="宋体" w:hAnsi="Times New Roman" w:cs="Times New Roman"/>
          <w:i/>
          <w:iCs/>
          <w:color w:val="000000" w:themeColor="text1"/>
        </w:rPr>
        <w:t>i</w:t>
      </w:r>
      <w:proofErr w:type="spellEnd"/>
      <w:r w:rsidR="001C47DE" w:rsidRPr="00A3306E">
        <w:rPr>
          <w:rFonts w:ascii="Times New Roman" w:eastAsia="宋体" w:hAnsi="Times New Roman" w:cs="Times New Roman"/>
          <w:color w:val="000000" w:themeColor="text1"/>
        </w:rPr>
        <w:t>颗卫星相位中心矢量。</w:t>
      </w:r>
      <w:r w:rsidR="003278B2" w:rsidRPr="00A3306E">
        <w:rPr>
          <w:rFonts w:ascii="Times New Roman" w:eastAsia="宋体" w:hAnsi="Times New Roman" w:cs="Times New Roman"/>
          <w:color w:val="000000" w:themeColor="text1"/>
        </w:rPr>
        <w:fldChar w:fldCharType="begin"/>
      </w:r>
      <w:r w:rsidR="003278B2" w:rsidRPr="00A3306E">
        <w:rPr>
          <w:rFonts w:ascii="Times New Roman" w:eastAsia="宋体" w:hAnsi="Times New Roman" w:cs="Times New Roman"/>
          <w:color w:val="000000" w:themeColor="text1"/>
        </w:rPr>
        <w:instrText xml:space="preserve"> REF _Ref62720294 \h  \* MERGEFORMAT </w:instrText>
      </w:r>
      <w:r w:rsidR="003278B2" w:rsidRPr="00A3306E">
        <w:rPr>
          <w:rFonts w:ascii="Times New Roman" w:eastAsia="宋体" w:hAnsi="Times New Roman" w:cs="Times New Roman"/>
          <w:color w:val="000000" w:themeColor="text1"/>
        </w:rPr>
      </w:r>
      <w:r w:rsidR="003278B2" w:rsidRPr="00A3306E">
        <w:rPr>
          <w:rFonts w:ascii="Times New Roman" w:eastAsia="宋体" w:hAnsi="Times New Roman" w:cs="Times New Roman"/>
          <w:color w:val="000000" w:themeColor="text1"/>
        </w:rPr>
        <w:fldChar w:fldCharType="separate"/>
      </w:r>
      <w:r w:rsidR="00AB4BEE" w:rsidRPr="00A3306E">
        <w:rPr>
          <w:rFonts w:ascii="Times New Roman" w:eastAsia="宋体" w:hAnsi="Times New Roman" w:cs="Times New Roman" w:hint="eastAsia"/>
        </w:rPr>
        <w:t>图</w:t>
      </w:r>
      <w:r w:rsidR="00AB4BEE" w:rsidRPr="00A3306E">
        <w:rPr>
          <w:rFonts w:ascii="Times New Roman" w:eastAsia="宋体" w:hAnsi="Times New Roman" w:cs="Times New Roman"/>
        </w:rPr>
        <w:t xml:space="preserve"> </w:t>
      </w:r>
      <w:r w:rsidR="00AB4BEE" w:rsidRPr="00A3306E">
        <w:rPr>
          <w:rFonts w:ascii="Times New Roman" w:eastAsia="宋体" w:hAnsi="Times New Roman" w:cs="Times New Roman"/>
          <w:noProof/>
        </w:rPr>
        <w:t>4</w:t>
      </w:r>
      <w:r w:rsidR="003278B2" w:rsidRPr="00A3306E">
        <w:rPr>
          <w:rFonts w:ascii="Times New Roman" w:eastAsia="宋体" w:hAnsi="Times New Roman" w:cs="Times New Roman"/>
          <w:color w:val="000000" w:themeColor="text1"/>
        </w:rPr>
        <w:fldChar w:fldCharType="end"/>
      </w:r>
      <w:r w:rsidR="003278B2" w:rsidRPr="00A3306E">
        <w:rPr>
          <w:rFonts w:ascii="Times New Roman" w:eastAsia="宋体" w:hAnsi="Times New Roman" w:cs="Times New Roman"/>
          <w:color w:val="000000" w:themeColor="text1"/>
        </w:rPr>
        <w:t>中红色圆圈表示</w:t>
      </w:r>
      <w:r w:rsidR="003278B2" w:rsidRPr="00A3306E">
        <w:rPr>
          <w:rFonts w:ascii="Times New Roman" w:eastAsia="宋体" w:hAnsi="Times New Roman" w:cs="Times New Roman"/>
          <w:color w:val="000000" w:themeColor="text1"/>
        </w:rPr>
        <w:t>KBR</w:t>
      </w:r>
      <w:r w:rsidR="003278B2" w:rsidRPr="00A3306E">
        <w:rPr>
          <w:rFonts w:ascii="Times New Roman" w:eastAsia="宋体" w:hAnsi="Times New Roman" w:cs="Times New Roman"/>
          <w:color w:val="000000" w:themeColor="text1"/>
        </w:rPr>
        <w:t>微波相位中心，蓝色五角星表示卫星质量中心</w:t>
      </w:r>
      <w:r w:rsidR="003278B2" w:rsidRPr="00A3306E">
        <w:rPr>
          <w:rFonts w:ascii="Times New Roman" w:eastAsia="宋体" w:hAnsi="Times New Roman" w:cs="Times New Roman" w:hint="eastAsia"/>
          <w:color w:val="000000" w:themeColor="text1"/>
        </w:rPr>
        <w:t>。</w:t>
      </w:r>
    </w:p>
    <w:p w14:paraId="499EC3EC" w14:textId="0A9A15B7" w:rsidR="00100A50" w:rsidRPr="00A3306E" w:rsidRDefault="003A7D77" w:rsidP="00544E64">
      <w:pPr>
        <w:adjustRightInd w:val="0"/>
        <w:snapToGrid w:val="0"/>
        <w:spacing w:line="360" w:lineRule="auto"/>
        <w:jc w:val="center"/>
        <w:rPr>
          <w:rFonts w:ascii="Times New Roman" w:eastAsia="宋体" w:hAnsi="Times New Roman" w:cs="Times New Roman"/>
        </w:rPr>
      </w:pPr>
      <w:r w:rsidRPr="00A3306E">
        <w:rPr>
          <w:rFonts w:ascii="Times New Roman" w:eastAsia="宋体" w:hAnsi="Times New Roman"/>
          <w:noProof/>
          <w:rPrChange w:id="173" w:author="Reuben" w:date="2022-03-15T21:11:00Z">
            <w:rPr>
              <w:noProof/>
            </w:rPr>
          </w:rPrChange>
        </w:rPr>
        <w:drawing>
          <wp:inline distT="0" distB="0" distL="0" distR="0" wp14:anchorId="42DA2DE2" wp14:editId="64B3865A">
            <wp:extent cx="3870960" cy="2288275"/>
            <wp:effectExtent l="0" t="0" r="0" b="0"/>
            <wp:docPr id="2" name="图片 2"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 雷达图&#10;&#10;描述已自动生成"/>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3893732" cy="2301736"/>
                    </a:xfrm>
                    <a:prstGeom prst="rect">
                      <a:avLst/>
                    </a:prstGeom>
                    <a:noFill/>
                    <a:ln>
                      <a:noFill/>
                    </a:ln>
                  </pic:spPr>
                </pic:pic>
              </a:graphicData>
            </a:graphic>
          </wp:inline>
        </w:drawing>
      </w:r>
    </w:p>
    <w:p w14:paraId="6ACF2281" w14:textId="4FACC983" w:rsidR="00100A50" w:rsidRPr="00A3306E" w:rsidRDefault="00100A50" w:rsidP="00544E64">
      <w:pPr>
        <w:adjustRightInd w:val="0"/>
        <w:snapToGrid w:val="0"/>
        <w:spacing w:line="360" w:lineRule="auto"/>
        <w:jc w:val="center"/>
        <w:rPr>
          <w:rFonts w:ascii="Times New Roman" w:eastAsia="宋体" w:hAnsi="Times New Roman" w:cs="Times New Roman"/>
          <w:sz w:val="16"/>
          <w:szCs w:val="16"/>
        </w:rPr>
      </w:pPr>
      <w:bookmarkStart w:id="174" w:name="_Ref62720294"/>
      <w:r w:rsidRPr="00A3306E">
        <w:rPr>
          <w:rFonts w:ascii="Times New Roman" w:eastAsia="宋体" w:hAnsi="Times New Roman" w:cs="Times New Roman"/>
          <w:sz w:val="16"/>
          <w:szCs w:val="16"/>
        </w:rPr>
        <w:t>图</w:t>
      </w:r>
      <w:r w:rsidRPr="00A3306E">
        <w:rPr>
          <w:rFonts w:ascii="Times New Roman" w:eastAsia="宋体" w:hAnsi="Times New Roman" w:cs="Times New Roman"/>
          <w:sz w:val="16"/>
          <w:szCs w:val="16"/>
        </w:rPr>
        <w:t xml:space="preserve"> </w:t>
      </w:r>
      <w:r w:rsidRPr="00A3306E">
        <w:rPr>
          <w:rFonts w:ascii="Times New Roman" w:eastAsia="宋体" w:hAnsi="Times New Roman" w:cs="Times New Roman"/>
          <w:sz w:val="16"/>
          <w:szCs w:val="16"/>
        </w:rPr>
        <w:fldChar w:fldCharType="begin"/>
      </w:r>
      <w:r w:rsidRPr="00A3306E">
        <w:rPr>
          <w:rFonts w:ascii="Times New Roman" w:eastAsia="宋体" w:hAnsi="Times New Roman" w:cs="Times New Roman"/>
          <w:sz w:val="16"/>
          <w:szCs w:val="16"/>
        </w:rPr>
        <w:instrText xml:space="preserve"> SEQ </w:instrText>
      </w:r>
      <w:r w:rsidRPr="00A3306E">
        <w:rPr>
          <w:rFonts w:ascii="Times New Roman" w:eastAsia="宋体" w:hAnsi="Times New Roman" w:cs="Times New Roman"/>
          <w:sz w:val="16"/>
          <w:szCs w:val="16"/>
        </w:rPr>
        <w:instrText>图</w:instrText>
      </w:r>
      <w:r w:rsidRPr="00A3306E">
        <w:rPr>
          <w:rFonts w:ascii="Times New Roman" w:eastAsia="宋体" w:hAnsi="Times New Roman" w:cs="Times New Roman"/>
          <w:sz w:val="16"/>
          <w:szCs w:val="16"/>
        </w:rPr>
        <w:instrText xml:space="preserve"> \* ARABIC </w:instrText>
      </w:r>
      <w:r w:rsidRPr="00A3306E">
        <w:rPr>
          <w:rFonts w:ascii="Times New Roman" w:eastAsia="宋体" w:hAnsi="Times New Roman" w:cs="Times New Roman"/>
          <w:sz w:val="16"/>
          <w:szCs w:val="16"/>
        </w:rPr>
        <w:fldChar w:fldCharType="separate"/>
      </w:r>
      <w:r w:rsidR="00AB4BEE" w:rsidRPr="00A3306E">
        <w:rPr>
          <w:rFonts w:ascii="Times New Roman" w:eastAsia="宋体" w:hAnsi="Times New Roman" w:cs="Times New Roman"/>
          <w:noProof/>
          <w:sz w:val="16"/>
          <w:szCs w:val="16"/>
        </w:rPr>
        <w:t>4</w:t>
      </w:r>
      <w:r w:rsidRPr="00A3306E">
        <w:rPr>
          <w:rFonts w:ascii="Times New Roman" w:eastAsia="宋体" w:hAnsi="Times New Roman" w:cs="Times New Roman"/>
          <w:sz w:val="16"/>
          <w:szCs w:val="16"/>
        </w:rPr>
        <w:fldChar w:fldCharType="end"/>
      </w:r>
      <w:bookmarkEnd w:id="174"/>
      <w:r w:rsidRPr="00A3306E">
        <w:rPr>
          <w:rFonts w:ascii="Times New Roman" w:eastAsia="宋体" w:hAnsi="Times New Roman" w:cs="Times New Roman"/>
          <w:sz w:val="16"/>
          <w:szCs w:val="16"/>
        </w:rPr>
        <w:t xml:space="preserve"> </w:t>
      </w:r>
      <w:r w:rsidR="00985478" w:rsidRPr="00A3306E">
        <w:rPr>
          <w:rFonts w:ascii="Times New Roman" w:eastAsia="宋体" w:hAnsi="Times New Roman" w:cs="Times New Roman"/>
          <w:sz w:val="16"/>
          <w:szCs w:val="16"/>
        </w:rPr>
        <w:t>GFO</w:t>
      </w:r>
      <w:r w:rsidRPr="00A3306E">
        <w:rPr>
          <w:rFonts w:ascii="Times New Roman" w:eastAsia="宋体" w:hAnsi="Times New Roman" w:cs="Times New Roman"/>
          <w:sz w:val="16"/>
          <w:szCs w:val="16"/>
        </w:rPr>
        <w:t>双星相位中心改正示意图</w:t>
      </w:r>
    </w:p>
    <w:p w14:paraId="276B8CAD" w14:textId="32BB8AD8" w:rsidR="00100A50" w:rsidRPr="00A3306E" w:rsidRDefault="00100A50" w:rsidP="00544E64">
      <w:pPr>
        <w:adjustRightInd w:val="0"/>
        <w:snapToGrid w:val="0"/>
        <w:spacing w:line="360" w:lineRule="auto"/>
        <w:jc w:val="center"/>
        <w:rPr>
          <w:rFonts w:ascii="Times New Roman" w:eastAsia="宋体" w:hAnsi="Times New Roman" w:cs="Times New Roman"/>
          <w:sz w:val="16"/>
          <w:szCs w:val="16"/>
        </w:rPr>
      </w:pPr>
      <w:r w:rsidRPr="00A3306E">
        <w:rPr>
          <w:rFonts w:ascii="Times New Roman" w:eastAsia="宋体" w:hAnsi="Times New Roman" w:cs="Times New Roman"/>
          <w:sz w:val="16"/>
          <w:szCs w:val="16"/>
        </w:rPr>
        <w:t xml:space="preserve">Figure </w:t>
      </w:r>
      <w:r w:rsidRPr="00A3306E">
        <w:rPr>
          <w:rFonts w:ascii="Times New Roman" w:eastAsia="宋体" w:hAnsi="Times New Roman" w:cs="Times New Roman"/>
          <w:sz w:val="16"/>
          <w:szCs w:val="16"/>
        </w:rPr>
        <w:fldChar w:fldCharType="begin"/>
      </w:r>
      <w:r w:rsidRPr="00A3306E">
        <w:rPr>
          <w:rFonts w:ascii="Times New Roman" w:eastAsia="宋体" w:hAnsi="Times New Roman" w:cs="Times New Roman"/>
          <w:sz w:val="16"/>
          <w:szCs w:val="16"/>
        </w:rPr>
        <w:instrText xml:space="preserve"> SEQ Figure \* ARABIC </w:instrText>
      </w:r>
      <w:r w:rsidRPr="00A3306E">
        <w:rPr>
          <w:rFonts w:ascii="Times New Roman" w:eastAsia="宋体" w:hAnsi="Times New Roman" w:cs="Times New Roman"/>
          <w:sz w:val="16"/>
          <w:szCs w:val="16"/>
        </w:rPr>
        <w:fldChar w:fldCharType="separate"/>
      </w:r>
      <w:r w:rsidR="00AB4BEE" w:rsidRPr="00A3306E">
        <w:rPr>
          <w:rFonts w:ascii="Times New Roman" w:eastAsia="宋体" w:hAnsi="Times New Roman" w:cs="Times New Roman"/>
          <w:noProof/>
          <w:sz w:val="16"/>
          <w:szCs w:val="16"/>
        </w:rPr>
        <w:t>4</w:t>
      </w:r>
      <w:r w:rsidRPr="00A3306E">
        <w:rPr>
          <w:rFonts w:ascii="Times New Roman" w:eastAsia="宋体" w:hAnsi="Times New Roman" w:cs="Times New Roman"/>
          <w:sz w:val="16"/>
          <w:szCs w:val="16"/>
        </w:rPr>
        <w:fldChar w:fldCharType="end"/>
      </w:r>
      <w:r w:rsidRPr="00A3306E">
        <w:rPr>
          <w:rFonts w:ascii="Times New Roman" w:eastAsia="宋体" w:hAnsi="Times New Roman" w:cs="Times New Roman"/>
          <w:sz w:val="16"/>
          <w:szCs w:val="16"/>
        </w:rPr>
        <w:t xml:space="preserve"> The schematic diagram of phase </w:t>
      </w:r>
      <w:proofErr w:type="spellStart"/>
      <w:r w:rsidRPr="00A3306E">
        <w:rPr>
          <w:rFonts w:ascii="Times New Roman" w:eastAsia="宋体" w:hAnsi="Times New Roman" w:cs="Times New Roman"/>
          <w:sz w:val="16"/>
          <w:szCs w:val="16"/>
        </w:rPr>
        <w:t>centre</w:t>
      </w:r>
      <w:proofErr w:type="spellEnd"/>
      <w:r w:rsidRPr="00A3306E">
        <w:rPr>
          <w:rFonts w:ascii="Times New Roman" w:eastAsia="宋体" w:hAnsi="Times New Roman" w:cs="Times New Roman"/>
          <w:sz w:val="16"/>
          <w:szCs w:val="16"/>
        </w:rPr>
        <w:t xml:space="preserve"> correction</w:t>
      </w:r>
    </w:p>
    <w:p w14:paraId="0815BFD3" w14:textId="30450384" w:rsidR="002B1CCF" w:rsidRPr="00A3306E" w:rsidRDefault="002B1CCF" w:rsidP="004D0A9C">
      <w:pPr>
        <w:adjustRightInd w:val="0"/>
        <w:snapToGrid w:val="0"/>
        <w:spacing w:line="360" w:lineRule="auto"/>
        <w:rPr>
          <w:rFonts w:ascii="Times New Roman" w:eastAsia="宋体" w:hAnsi="Times New Roman" w:cs="Times New Roman"/>
          <w:szCs w:val="16"/>
        </w:rPr>
      </w:pPr>
      <w:r w:rsidRPr="00A3306E">
        <w:rPr>
          <w:rFonts w:ascii="Times New Roman" w:eastAsia="宋体" w:hAnsi="Times New Roman" w:cs="Times New Roman" w:hint="eastAsia"/>
          <w:szCs w:val="16"/>
        </w:rPr>
        <w:t xml:space="preserve"> </w:t>
      </w:r>
      <w:r w:rsidRPr="00A3306E">
        <w:rPr>
          <w:rFonts w:ascii="Times New Roman" w:eastAsia="宋体" w:hAnsi="Times New Roman" w:cs="Times New Roman"/>
          <w:szCs w:val="16"/>
        </w:rPr>
        <w:t xml:space="preserve">   </w:t>
      </w:r>
    </w:p>
    <w:p w14:paraId="64008C35" w14:textId="1D4639F0" w:rsidR="00100A50" w:rsidRPr="00A3306E" w:rsidRDefault="00100A50" w:rsidP="00544E64">
      <w:pPr>
        <w:adjustRightInd w:val="0"/>
        <w:snapToGrid w:val="0"/>
        <w:spacing w:beforeLines="50" w:before="156" w:afterLines="50" w:after="156" w:line="360" w:lineRule="auto"/>
        <w:rPr>
          <w:rFonts w:ascii="Times New Roman" w:eastAsia="宋体" w:hAnsi="Times New Roman" w:cs="Times New Roman"/>
          <w:szCs w:val="21"/>
        </w:rPr>
      </w:pPr>
      <w:r w:rsidRPr="00A3306E">
        <w:rPr>
          <w:rFonts w:ascii="Times New Roman" w:eastAsia="宋体" w:hAnsi="Times New Roman" w:cs="Times New Roman"/>
          <w:sz w:val="32"/>
          <w:szCs w:val="32"/>
        </w:rPr>
        <w:t xml:space="preserve">2 </w:t>
      </w:r>
      <w:r w:rsidR="0039726D" w:rsidRPr="00A3306E">
        <w:rPr>
          <w:rFonts w:ascii="Times New Roman" w:eastAsia="宋体" w:hAnsi="Times New Roman" w:cs="Times New Roman"/>
          <w:sz w:val="32"/>
          <w:szCs w:val="32"/>
        </w:rPr>
        <w:t xml:space="preserve"> </w:t>
      </w:r>
      <w:r w:rsidR="0039726D" w:rsidRPr="00A3306E">
        <w:rPr>
          <w:rFonts w:ascii="Times New Roman" w:eastAsia="宋体" w:hAnsi="Times New Roman" w:cs="Times New Roman" w:hint="eastAsia"/>
          <w:sz w:val="32"/>
          <w:szCs w:val="32"/>
        </w:rPr>
        <w:t>KBR</w:t>
      </w:r>
      <w:r w:rsidRPr="00A3306E">
        <w:rPr>
          <w:rFonts w:ascii="Times New Roman" w:eastAsia="宋体" w:hAnsi="Times New Roman" w:cs="Times New Roman"/>
          <w:sz w:val="32"/>
          <w:szCs w:val="32"/>
        </w:rPr>
        <w:t>数据</w:t>
      </w:r>
      <w:r w:rsidR="0039726D" w:rsidRPr="00A3306E">
        <w:rPr>
          <w:rFonts w:ascii="Times New Roman" w:eastAsia="宋体" w:hAnsi="Times New Roman" w:cs="Times New Roman" w:hint="eastAsia"/>
          <w:sz w:val="32"/>
          <w:szCs w:val="32"/>
        </w:rPr>
        <w:t>预</w:t>
      </w:r>
      <w:r w:rsidRPr="00A3306E">
        <w:rPr>
          <w:rFonts w:ascii="Times New Roman" w:eastAsia="宋体" w:hAnsi="Times New Roman" w:cs="Times New Roman"/>
          <w:sz w:val="32"/>
          <w:szCs w:val="32"/>
        </w:rPr>
        <w:t>处理</w:t>
      </w:r>
      <w:r w:rsidR="0039726D" w:rsidRPr="00A3306E">
        <w:rPr>
          <w:rFonts w:ascii="Times New Roman" w:eastAsia="宋体" w:hAnsi="Times New Roman" w:cs="Times New Roman" w:hint="eastAsia"/>
          <w:sz w:val="32"/>
          <w:szCs w:val="32"/>
        </w:rPr>
        <w:t>与结果比对</w:t>
      </w:r>
    </w:p>
    <w:p w14:paraId="2F8223DD" w14:textId="0601D315" w:rsidR="00185B62" w:rsidRPr="00A3306E" w:rsidRDefault="00083DC8" w:rsidP="005A1FEF">
      <w:pPr>
        <w:adjustRightInd w:val="0"/>
        <w:snapToGrid w:val="0"/>
        <w:spacing w:line="360" w:lineRule="auto"/>
        <w:ind w:firstLineChars="200" w:firstLine="420"/>
        <w:rPr>
          <w:rFonts w:ascii="Times New Roman" w:eastAsia="宋体" w:hAnsi="Times New Roman" w:cs="Times New Roman"/>
        </w:rPr>
      </w:pPr>
      <w:r w:rsidRPr="00A3306E">
        <w:rPr>
          <w:rFonts w:ascii="Times New Roman" w:eastAsia="宋体" w:hAnsi="Times New Roman" w:cs="Times New Roman" w:hint="eastAsia"/>
        </w:rPr>
        <w:t>为数据处理精度比对的方便，本节仍以</w:t>
      </w:r>
      <w:r w:rsidRPr="00A3306E">
        <w:rPr>
          <w:rFonts w:ascii="Times New Roman" w:eastAsia="宋体" w:hAnsi="Times New Roman" w:cs="Times New Roman" w:hint="eastAsia"/>
        </w:rPr>
        <w:t>GFO</w:t>
      </w:r>
      <w:r w:rsidRPr="00A3306E">
        <w:rPr>
          <w:rFonts w:ascii="Times New Roman" w:eastAsia="宋体" w:hAnsi="Times New Roman" w:cs="Times New Roman" w:hint="eastAsia"/>
        </w:rPr>
        <w:t>任务为例。美国</w:t>
      </w:r>
      <w:r w:rsidRPr="00A3306E">
        <w:rPr>
          <w:rFonts w:ascii="Times New Roman" w:eastAsia="宋体" w:hAnsi="Times New Roman" w:cs="Times New Roman"/>
        </w:rPr>
        <w:t>JPL</w:t>
      </w:r>
      <w:r w:rsidRPr="00A3306E">
        <w:rPr>
          <w:rFonts w:ascii="Times New Roman" w:eastAsia="宋体" w:hAnsi="Times New Roman" w:cs="Times New Roman"/>
        </w:rPr>
        <w:t>与德国</w:t>
      </w:r>
      <w:r w:rsidRPr="00A3306E">
        <w:rPr>
          <w:rFonts w:ascii="Times New Roman" w:eastAsia="宋体" w:hAnsi="Times New Roman" w:cs="Times New Roman"/>
        </w:rPr>
        <w:t>GFZ</w:t>
      </w:r>
      <w:r w:rsidRPr="00A3306E">
        <w:rPr>
          <w:rFonts w:ascii="Times New Roman" w:eastAsia="宋体" w:hAnsi="Times New Roman" w:cs="Times New Roman"/>
        </w:rPr>
        <w:t>等</w:t>
      </w:r>
      <w:r w:rsidR="005A1FEF" w:rsidRPr="00A3306E">
        <w:rPr>
          <w:rFonts w:ascii="Times New Roman" w:eastAsia="宋体" w:hAnsi="Times New Roman" w:cs="Times New Roman" w:hint="eastAsia"/>
        </w:rPr>
        <w:t>单位对</w:t>
      </w:r>
      <w:r w:rsidR="005A1FEF" w:rsidRPr="00A3306E">
        <w:rPr>
          <w:rFonts w:ascii="Times New Roman" w:eastAsia="宋体" w:hAnsi="Times New Roman" w:cs="Times New Roman" w:hint="eastAsia"/>
        </w:rPr>
        <w:t>GFO</w:t>
      </w:r>
      <w:r w:rsidR="005A1FEF" w:rsidRPr="00A3306E">
        <w:rPr>
          <w:rFonts w:ascii="Times New Roman" w:eastAsia="宋体" w:hAnsi="Times New Roman" w:cs="Times New Roman" w:hint="eastAsia"/>
        </w:rPr>
        <w:t>数据进行分级管理。</w:t>
      </w:r>
      <w:r w:rsidR="005A1FEF" w:rsidRPr="00A3306E">
        <w:rPr>
          <w:rFonts w:ascii="Times New Roman" w:eastAsia="宋体" w:hAnsi="Times New Roman" w:cs="Times New Roman" w:hint="eastAsia"/>
        </w:rPr>
        <w:t>KBR</w:t>
      </w:r>
      <w:r w:rsidR="005A1FEF" w:rsidRPr="00A3306E">
        <w:rPr>
          <w:rFonts w:ascii="Times New Roman" w:eastAsia="宋体" w:hAnsi="Times New Roman" w:cs="Times New Roman" w:hint="eastAsia"/>
        </w:rPr>
        <w:t>系统</w:t>
      </w:r>
      <w:r w:rsidRPr="00A3306E">
        <w:rPr>
          <w:rFonts w:ascii="Times New Roman" w:eastAsia="宋体" w:hAnsi="Times New Roman" w:cs="Times New Roman"/>
        </w:rPr>
        <w:t>Level-1A</w:t>
      </w:r>
      <w:r w:rsidRPr="00A3306E">
        <w:rPr>
          <w:rFonts w:ascii="Times New Roman" w:eastAsia="宋体" w:hAnsi="Times New Roman" w:cs="Times New Roman"/>
        </w:rPr>
        <w:t>级数据</w:t>
      </w:r>
      <w:r w:rsidR="005A1FEF" w:rsidRPr="00A3306E">
        <w:rPr>
          <w:rFonts w:ascii="Times New Roman" w:eastAsia="宋体" w:hAnsi="Times New Roman" w:cs="Times New Roman" w:hint="eastAsia"/>
        </w:rPr>
        <w:t>为对</w:t>
      </w:r>
      <w:r w:rsidRPr="00A3306E">
        <w:rPr>
          <w:rFonts w:ascii="Times New Roman" w:eastAsia="宋体" w:hAnsi="Times New Roman" w:cs="Times New Roman"/>
        </w:rPr>
        <w:t>Level-0</w:t>
      </w:r>
      <w:r w:rsidRPr="00A3306E">
        <w:rPr>
          <w:rFonts w:ascii="Times New Roman" w:eastAsia="宋体" w:hAnsi="Times New Roman" w:cs="Times New Roman"/>
        </w:rPr>
        <w:t>级</w:t>
      </w:r>
      <w:r w:rsidR="005A1FEF" w:rsidRPr="00A3306E">
        <w:rPr>
          <w:rFonts w:ascii="Times New Roman" w:eastAsia="宋体" w:hAnsi="Times New Roman" w:cs="Times New Roman" w:hint="eastAsia"/>
        </w:rPr>
        <w:t>数据进行单位转换，质量检查以及追加相应标签后得到</w:t>
      </w:r>
      <w:r w:rsidRPr="00A3306E">
        <w:rPr>
          <w:rFonts w:ascii="Times New Roman" w:eastAsia="宋体" w:hAnsi="Times New Roman" w:cs="Times New Roman"/>
        </w:rPr>
        <w:t>，两者</w:t>
      </w:r>
      <w:r w:rsidR="005A1FEF" w:rsidRPr="00A3306E">
        <w:rPr>
          <w:rFonts w:ascii="Times New Roman" w:eastAsia="宋体" w:hAnsi="Times New Roman" w:cs="Times New Roman" w:hint="eastAsia"/>
        </w:rPr>
        <w:t>之间</w:t>
      </w:r>
      <w:r w:rsidRPr="00A3306E">
        <w:rPr>
          <w:rFonts w:ascii="Times New Roman" w:eastAsia="宋体" w:hAnsi="Times New Roman" w:cs="Times New Roman"/>
        </w:rPr>
        <w:t>可以相互转换。</w:t>
      </w:r>
      <w:r w:rsidR="005A1FEF" w:rsidRPr="00A3306E">
        <w:rPr>
          <w:rFonts w:ascii="Times New Roman" w:eastAsia="宋体" w:hAnsi="Times New Roman" w:cs="Times New Roman" w:hint="eastAsia"/>
        </w:rPr>
        <w:t>噪声抑制与偏差矫正处理主要在</w:t>
      </w:r>
      <w:r w:rsidR="005A1FEF" w:rsidRPr="00A3306E">
        <w:rPr>
          <w:rFonts w:ascii="Times New Roman" w:eastAsia="宋体" w:hAnsi="Times New Roman" w:cs="Times New Roman" w:hint="eastAsia"/>
        </w:rPr>
        <w:t>L</w:t>
      </w:r>
      <w:r w:rsidR="00382870" w:rsidRPr="00A3306E">
        <w:rPr>
          <w:rFonts w:ascii="Times New Roman" w:eastAsia="宋体" w:hAnsi="Times New Roman" w:cs="Times New Roman"/>
        </w:rPr>
        <w:t>1A</w:t>
      </w:r>
      <w:r w:rsidR="00382870" w:rsidRPr="00A3306E">
        <w:rPr>
          <w:rFonts w:ascii="Times New Roman" w:eastAsia="宋体" w:hAnsi="Times New Roman" w:cs="Times New Roman"/>
        </w:rPr>
        <w:t>至</w:t>
      </w:r>
      <w:r w:rsidR="005A1FEF" w:rsidRPr="00A3306E">
        <w:rPr>
          <w:rFonts w:ascii="Times New Roman" w:eastAsia="宋体" w:hAnsi="Times New Roman" w:cs="Times New Roman" w:hint="eastAsia"/>
        </w:rPr>
        <w:t>L</w:t>
      </w:r>
      <w:r w:rsidR="00382870" w:rsidRPr="00A3306E">
        <w:rPr>
          <w:rFonts w:ascii="Times New Roman" w:eastAsia="宋体" w:hAnsi="Times New Roman" w:cs="Times New Roman"/>
        </w:rPr>
        <w:t>1B</w:t>
      </w:r>
      <w:r w:rsidR="00382870" w:rsidRPr="00A3306E">
        <w:rPr>
          <w:rFonts w:ascii="Times New Roman" w:eastAsia="宋体" w:hAnsi="Times New Roman" w:cs="Times New Roman"/>
        </w:rPr>
        <w:t>级数据</w:t>
      </w:r>
      <w:r w:rsidR="00E6766A" w:rsidRPr="00A3306E">
        <w:rPr>
          <w:rFonts w:ascii="Times New Roman" w:eastAsia="宋体" w:hAnsi="Times New Roman" w:cs="Times New Roman"/>
        </w:rPr>
        <w:t>预</w:t>
      </w:r>
      <w:r w:rsidR="00382870" w:rsidRPr="00A3306E">
        <w:rPr>
          <w:rFonts w:ascii="Times New Roman" w:eastAsia="宋体" w:hAnsi="Times New Roman" w:cs="Times New Roman"/>
        </w:rPr>
        <w:t>处理</w:t>
      </w:r>
      <w:r w:rsidR="005A1FEF" w:rsidRPr="00A3306E">
        <w:rPr>
          <w:rFonts w:ascii="Times New Roman" w:eastAsia="宋体" w:hAnsi="Times New Roman" w:cs="Times New Roman" w:hint="eastAsia"/>
        </w:rPr>
        <w:t>过程完成，其</w:t>
      </w:r>
      <w:r w:rsidR="00382870" w:rsidRPr="00A3306E">
        <w:rPr>
          <w:rFonts w:ascii="Times New Roman" w:eastAsia="宋体" w:hAnsi="Times New Roman" w:cs="Times New Roman"/>
        </w:rPr>
        <w:t>流程</w:t>
      </w:r>
      <w:r w:rsidR="00FA785E" w:rsidRPr="00A3306E">
        <w:rPr>
          <w:rFonts w:ascii="Times New Roman" w:eastAsia="宋体" w:hAnsi="Times New Roman" w:cs="Times New Roman"/>
        </w:rPr>
        <w:t>如下</w:t>
      </w:r>
      <w:r w:rsidR="00FA785E" w:rsidRPr="00A3306E">
        <w:rPr>
          <w:rFonts w:ascii="Times New Roman" w:eastAsia="宋体" w:hAnsi="Times New Roman" w:cs="Times New Roman"/>
        </w:rPr>
        <w:fldChar w:fldCharType="begin"/>
      </w:r>
      <w:r w:rsidR="00FA785E" w:rsidRPr="00A3306E">
        <w:rPr>
          <w:rFonts w:ascii="Times New Roman" w:eastAsia="宋体" w:hAnsi="Times New Roman" w:cs="Times New Roman"/>
        </w:rPr>
        <w:instrText xml:space="preserve"> REF _Ref62662921 \h </w:instrText>
      </w:r>
      <w:r w:rsidR="003339B3" w:rsidRPr="00A3306E">
        <w:rPr>
          <w:rFonts w:ascii="Times New Roman" w:eastAsia="宋体" w:hAnsi="Times New Roman" w:cs="Times New Roman"/>
        </w:rPr>
        <w:instrText xml:space="preserve"> \* MERGEFORMAT </w:instrText>
      </w:r>
      <w:r w:rsidR="00FA785E" w:rsidRPr="00A3306E">
        <w:rPr>
          <w:rFonts w:ascii="Times New Roman" w:eastAsia="宋体" w:hAnsi="Times New Roman" w:cs="Times New Roman"/>
        </w:rPr>
      </w:r>
      <w:r w:rsidR="00FA785E" w:rsidRPr="00A3306E">
        <w:rPr>
          <w:rFonts w:ascii="Times New Roman" w:eastAsia="宋体" w:hAnsi="Times New Roman" w:cs="Times New Roman"/>
        </w:rPr>
        <w:fldChar w:fldCharType="end"/>
      </w:r>
      <w:r w:rsidR="00FA785E" w:rsidRPr="00A3306E">
        <w:rPr>
          <w:rFonts w:ascii="Times New Roman" w:eastAsia="宋体" w:hAnsi="Times New Roman" w:cs="Times New Roman"/>
        </w:rPr>
        <w:t>所示</w:t>
      </w:r>
      <w:r w:rsidR="00391F0F" w:rsidRPr="00A3306E">
        <w:rPr>
          <w:rFonts w:ascii="Times New Roman" w:eastAsia="宋体" w:hAnsi="Times New Roman" w:cs="Times New Roman"/>
        </w:rPr>
        <w:t>，</w:t>
      </w:r>
    </w:p>
    <w:p w14:paraId="4B8D594C" w14:textId="77777777" w:rsidR="00185B62" w:rsidRPr="00A3306E" w:rsidRDefault="00185B62" w:rsidP="00185B62">
      <w:pPr>
        <w:adjustRightInd w:val="0"/>
        <w:snapToGrid w:val="0"/>
        <w:spacing w:line="360" w:lineRule="auto"/>
        <w:jc w:val="center"/>
        <w:rPr>
          <w:rFonts w:ascii="Times New Roman" w:eastAsia="宋体" w:hAnsi="Times New Roman" w:cs="Times New Roman"/>
          <w:szCs w:val="21"/>
        </w:rPr>
      </w:pPr>
      <w:r w:rsidRPr="00A3306E">
        <w:rPr>
          <w:rFonts w:ascii="Times New Roman" w:eastAsia="宋体" w:hAnsi="Times New Roman" w:cs="Times New Roman"/>
          <w:noProof/>
          <w:szCs w:val="21"/>
        </w:rPr>
        <w:lastRenderedPageBreak/>
        <w:drawing>
          <wp:inline distT="0" distB="0" distL="0" distR="0" wp14:anchorId="3968D0B1" wp14:editId="051AEF18">
            <wp:extent cx="3829507" cy="298158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865965" cy="3009970"/>
                    </a:xfrm>
                    <a:prstGeom prst="rect">
                      <a:avLst/>
                    </a:prstGeom>
                    <a:noFill/>
                    <a:ln>
                      <a:noFill/>
                    </a:ln>
                  </pic:spPr>
                </pic:pic>
              </a:graphicData>
            </a:graphic>
          </wp:inline>
        </w:drawing>
      </w:r>
    </w:p>
    <w:p w14:paraId="08A7A3E9" w14:textId="55B8748F" w:rsidR="00185B62" w:rsidRPr="00A3306E" w:rsidRDefault="00185B62" w:rsidP="00185B62">
      <w:pPr>
        <w:adjustRightInd w:val="0"/>
        <w:snapToGrid w:val="0"/>
        <w:spacing w:line="360" w:lineRule="auto"/>
        <w:jc w:val="center"/>
        <w:rPr>
          <w:rFonts w:ascii="Times New Roman" w:eastAsia="宋体" w:hAnsi="Times New Roman" w:cs="Times New Roman"/>
          <w:sz w:val="16"/>
          <w:szCs w:val="16"/>
        </w:rPr>
      </w:pPr>
      <w:r w:rsidRPr="00A3306E">
        <w:rPr>
          <w:rFonts w:ascii="Times New Roman" w:eastAsia="宋体" w:hAnsi="Times New Roman" w:cs="Times New Roman"/>
          <w:sz w:val="16"/>
          <w:szCs w:val="16"/>
        </w:rPr>
        <w:t>图</w:t>
      </w:r>
      <w:r w:rsidRPr="00A3306E">
        <w:rPr>
          <w:rFonts w:ascii="Times New Roman" w:eastAsia="宋体" w:hAnsi="Times New Roman" w:cs="Times New Roman"/>
          <w:sz w:val="16"/>
          <w:szCs w:val="16"/>
        </w:rPr>
        <w:t xml:space="preserve"> </w:t>
      </w:r>
      <w:r w:rsidRPr="00A3306E">
        <w:rPr>
          <w:rFonts w:ascii="Times New Roman" w:eastAsia="宋体" w:hAnsi="Times New Roman" w:cs="Times New Roman"/>
          <w:sz w:val="16"/>
          <w:szCs w:val="16"/>
        </w:rPr>
        <w:fldChar w:fldCharType="begin"/>
      </w:r>
      <w:r w:rsidRPr="00A3306E">
        <w:rPr>
          <w:rFonts w:ascii="Times New Roman" w:eastAsia="宋体" w:hAnsi="Times New Roman" w:cs="Times New Roman"/>
          <w:sz w:val="16"/>
          <w:szCs w:val="16"/>
        </w:rPr>
        <w:instrText xml:space="preserve"> SEQ </w:instrText>
      </w:r>
      <w:r w:rsidRPr="00A3306E">
        <w:rPr>
          <w:rFonts w:ascii="Times New Roman" w:eastAsia="宋体" w:hAnsi="Times New Roman" w:cs="Times New Roman"/>
          <w:sz w:val="16"/>
          <w:szCs w:val="16"/>
        </w:rPr>
        <w:instrText>图</w:instrText>
      </w:r>
      <w:r w:rsidRPr="00A3306E">
        <w:rPr>
          <w:rFonts w:ascii="Times New Roman" w:eastAsia="宋体" w:hAnsi="Times New Roman" w:cs="Times New Roman"/>
          <w:sz w:val="16"/>
          <w:szCs w:val="16"/>
        </w:rPr>
        <w:instrText xml:space="preserve"> \* ARABIC </w:instrText>
      </w:r>
      <w:r w:rsidRPr="00A3306E">
        <w:rPr>
          <w:rFonts w:ascii="Times New Roman" w:eastAsia="宋体" w:hAnsi="Times New Roman" w:cs="Times New Roman"/>
          <w:sz w:val="16"/>
          <w:szCs w:val="16"/>
        </w:rPr>
        <w:fldChar w:fldCharType="separate"/>
      </w:r>
      <w:r w:rsidR="00AB4BEE" w:rsidRPr="00A3306E">
        <w:rPr>
          <w:rFonts w:ascii="Times New Roman" w:eastAsia="宋体" w:hAnsi="Times New Roman" w:cs="Times New Roman"/>
          <w:noProof/>
          <w:sz w:val="16"/>
          <w:szCs w:val="16"/>
        </w:rPr>
        <w:t>5</w:t>
      </w:r>
      <w:r w:rsidRPr="00A3306E">
        <w:rPr>
          <w:rFonts w:ascii="Times New Roman" w:eastAsia="宋体" w:hAnsi="Times New Roman" w:cs="Times New Roman"/>
          <w:sz w:val="16"/>
          <w:szCs w:val="16"/>
        </w:rPr>
        <w:fldChar w:fldCharType="end"/>
      </w:r>
      <w:r w:rsidRPr="00A3306E">
        <w:rPr>
          <w:rFonts w:ascii="Times New Roman" w:eastAsia="宋体" w:hAnsi="Times New Roman" w:cs="Times New Roman"/>
          <w:sz w:val="16"/>
          <w:szCs w:val="16"/>
        </w:rPr>
        <w:t xml:space="preserve"> GFO</w:t>
      </w:r>
      <w:r w:rsidRPr="00A3306E">
        <w:rPr>
          <w:rFonts w:ascii="Times New Roman" w:eastAsia="宋体" w:hAnsi="Times New Roman" w:cs="Times New Roman"/>
          <w:sz w:val="16"/>
          <w:szCs w:val="16"/>
        </w:rPr>
        <w:t>微波数据处理流程</w:t>
      </w:r>
    </w:p>
    <w:p w14:paraId="2247D952" w14:textId="0C2CB790" w:rsidR="00185B62" w:rsidRPr="00A3306E" w:rsidRDefault="00185B62" w:rsidP="00185B62">
      <w:pPr>
        <w:adjustRightInd w:val="0"/>
        <w:snapToGrid w:val="0"/>
        <w:spacing w:line="360" w:lineRule="auto"/>
        <w:jc w:val="center"/>
        <w:rPr>
          <w:rFonts w:ascii="Times New Roman" w:eastAsia="宋体" w:hAnsi="Times New Roman" w:cs="Times New Roman"/>
          <w:sz w:val="16"/>
          <w:szCs w:val="16"/>
        </w:rPr>
      </w:pPr>
      <w:r w:rsidRPr="00A3306E">
        <w:rPr>
          <w:rFonts w:ascii="Times New Roman" w:eastAsia="宋体" w:hAnsi="Times New Roman" w:cs="Times New Roman"/>
          <w:sz w:val="16"/>
          <w:szCs w:val="16"/>
        </w:rPr>
        <w:t xml:space="preserve">Figure </w:t>
      </w:r>
      <w:r w:rsidRPr="00A3306E">
        <w:rPr>
          <w:rFonts w:ascii="Times New Roman" w:eastAsia="宋体" w:hAnsi="Times New Roman" w:cs="Times New Roman"/>
          <w:sz w:val="16"/>
          <w:szCs w:val="16"/>
        </w:rPr>
        <w:fldChar w:fldCharType="begin"/>
      </w:r>
      <w:r w:rsidRPr="00A3306E">
        <w:rPr>
          <w:rFonts w:ascii="Times New Roman" w:eastAsia="宋体" w:hAnsi="Times New Roman" w:cs="Times New Roman"/>
          <w:sz w:val="16"/>
          <w:szCs w:val="16"/>
        </w:rPr>
        <w:instrText xml:space="preserve"> SEQ Figure \* ARABIC </w:instrText>
      </w:r>
      <w:r w:rsidRPr="00A3306E">
        <w:rPr>
          <w:rFonts w:ascii="Times New Roman" w:eastAsia="宋体" w:hAnsi="Times New Roman" w:cs="Times New Roman"/>
          <w:sz w:val="16"/>
          <w:szCs w:val="16"/>
        </w:rPr>
        <w:fldChar w:fldCharType="separate"/>
      </w:r>
      <w:r w:rsidR="00AB4BEE" w:rsidRPr="00A3306E">
        <w:rPr>
          <w:rFonts w:ascii="Times New Roman" w:eastAsia="宋体" w:hAnsi="Times New Roman" w:cs="Times New Roman"/>
          <w:noProof/>
          <w:sz w:val="16"/>
          <w:szCs w:val="16"/>
        </w:rPr>
        <w:t>5</w:t>
      </w:r>
      <w:r w:rsidRPr="00A3306E">
        <w:rPr>
          <w:rFonts w:ascii="Times New Roman" w:eastAsia="宋体" w:hAnsi="Times New Roman" w:cs="Times New Roman"/>
          <w:sz w:val="16"/>
          <w:szCs w:val="16"/>
        </w:rPr>
        <w:fldChar w:fldCharType="end"/>
      </w:r>
      <w:r w:rsidRPr="00A3306E">
        <w:rPr>
          <w:rFonts w:ascii="Times New Roman" w:eastAsia="宋体" w:hAnsi="Times New Roman" w:cs="Times New Roman"/>
          <w:sz w:val="16"/>
          <w:szCs w:val="16"/>
        </w:rPr>
        <w:t xml:space="preserve"> The flow for processing microwave data of GFO</w:t>
      </w:r>
    </w:p>
    <w:p w14:paraId="11B46548" w14:textId="2EA69640" w:rsidR="00FA785E" w:rsidRPr="00A3306E" w:rsidRDefault="00391F0F" w:rsidP="005A1FEF">
      <w:pPr>
        <w:adjustRightInd w:val="0"/>
        <w:snapToGrid w:val="0"/>
        <w:spacing w:line="360" w:lineRule="auto"/>
        <w:ind w:firstLineChars="200" w:firstLine="420"/>
        <w:rPr>
          <w:rFonts w:ascii="Times New Roman" w:eastAsia="宋体" w:hAnsi="Times New Roman" w:cs="Times New Roman"/>
        </w:rPr>
      </w:pPr>
      <w:r w:rsidRPr="00A3306E">
        <w:rPr>
          <w:rFonts w:ascii="Times New Roman" w:eastAsia="宋体" w:hAnsi="Times New Roman" w:cs="Times New Roman"/>
        </w:rPr>
        <w:t>主要</w:t>
      </w:r>
      <w:r w:rsidR="00504D74" w:rsidRPr="00A3306E">
        <w:rPr>
          <w:rFonts w:ascii="Times New Roman" w:eastAsia="宋体" w:hAnsi="Times New Roman" w:cs="Times New Roman"/>
        </w:rPr>
        <w:t>包含</w:t>
      </w:r>
      <w:r w:rsidR="0076196A" w:rsidRPr="00A3306E">
        <w:rPr>
          <w:rFonts w:ascii="Times New Roman" w:eastAsia="宋体" w:hAnsi="Times New Roman" w:cs="Times New Roman"/>
        </w:rPr>
        <w:t>以下步骤：</w:t>
      </w:r>
    </w:p>
    <w:p w14:paraId="65A830B7" w14:textId="35D7FFBF" w:rsidR="00086977" w:rsidRPr="00A3306E" w:rsidRDefault="00591361" w:rsidP="004D0A9C">
      <w:pPr>
        <w:pStyle w:val="ae"/>
        <w:numPr>
          <w:ilvl w:val="1"/>
          <w:numId w:val="7"/>
        </w:numPr>
        <w:adjustRightInd w:val="0"/>
        <w:snapToGrid w:val="0"/>
        <w:ind w:firstLineChars="0"/>
        <w:rPr>
          <w:rFonts w:cs="Times New Roman"/>
        </w:rPr>
      </w:pPr>
      <w:r w:rsidRPr="00A3306E">
        <w:rPr>
          <w:rFonts w:cs="Times New Roman"/>
          <w:b/>
        </w:rPr>
        <w:t>相位拼接</w:t>
      </w:r>
      <w:r w:rsidR="001A3A76" w:rsidRPr="00A3306E">
        <w:rPr>
          <w:rFonts w:cs="Times New Roman"/>
          <w:b/>
        </w:rPr>
        <w:t>与</w:t>
      </w:r>
      <w:r w:rsidR="00D05D0B" w:rsidRPr="00A3306E">
        <w:rPr>
          <w:rFonts w:cs="Times New Roman" w:hint="eastAsia"/>
          <w:b/>
        </w:rPr>
        <w:t>异常处理</w:t>
      </w:r>
      <w:r w:rsidR="00FA785E" w:rsidRPr="00A3306E">
        <w:rPr>
          <w:rFonts w:cs="Times New Roman"/>
          <w:b/>
        </w:rPr>
        <w:t>。</w:t>
      </w:r>
      <w:r w:rsidRPr="00A3306E">
        <w:rPr>
          <w:rFonts w:cs="Times New Roman"/>
        </w:rPr>
        <w:t>由于相位计</w:t>
      </w:r>
      <w:r w:rsidR="00D05D0B" w:rsidRPr="00A3306E">
        <w:rPr>
          <w:rFonts w:cs="Times New Roman" w:hint="eastAsia"/>
        </w:rPr>
        <w:t>测量计数范围</w:t>
      </w:r>
      <w:r w:rsidRPr="00A3306E">
        <w:rPr>
          <w:rFonts w:cs="Times New Roman"/>
        </w:rPr>
        <w:t>限制，</w:t>
      </w:r>
      <w:r w:rsidR="007F2E7B" w:rsidRPr="00A3306E">
        <w:rPr>
          <w:rFonts w:cs="Times New Roman"/>
        </w:rPr>
        <w:t>实测微波相位</w:t>
      </w:r>
      <w:r w:rsidR="00D05D0B" w:rsidRPr="00A3306E">
        <w:rPr>
          <w:rFonts w:cs="Times New Roman" w:hint="eastAsia"/>
        </w:rPr>
        <w:t>积累到一定数值后会出现数据</w:t>
      </w:r>
      <w:r w:rsidR="00C44B7B" w:rsidRPr="00A3306E">
        <w:rPr>
          <w:rFonts w:cs="Times New Roman"/>
        </w:rPr>
        <w:t>折叠</w:t>
      </w:r>
      <w:r w:rsidR="00D05D0B" w:rsidRPr="00A3306E">
        <w:rPr>
          <w:rFonts w:cs="Times New Roman" w:hint="eastAsia"/>
        </w:rPr>
        <w:t>（</w:t>
      </w:r>
      <w:r w:rsidR="00D05D0B" w:rsidRPr="00A3306E">
        <w:rPr>
          <w:rFonts w:cs="Times New Roman"/>
        </w:rPr>
        <w:t>GFO</w:t>
      </w:r>
      <w:r w:rsidR="00D05D0B" w:rsidRPr="00A3306E">
        <w:rPr>
          <w:rFonts w:cs="Times New Roman" w:hint="eastAsia"/>
        </w:rPr>
        <w:t>为</w:t>
      </w:r>
      <w:r w:rsidR="00D05D0B" w:rsidRPr="00A3306E">
        <w:rPr>
          <w:rFonts w:cs="Times New Roman"/>
        </w:rPr>
        <w:t>10</w:t>
      </w:r>
      <w:r w:rsidR="00D05D0B" w:rsidRPr="00A3306E">
        <w:rPr>
          <w:rFonts w:cs="Times New Roman"/>
          <w:vertAlign w:val="superscript"/>
        </w:rPr>
        <w:t>8</w:t>
      </w:r>
      <w:r w:rsidR="00D05D0B" w:rsidRPr="00A3306E">
        <w:rPr>
          <w:rFonts w:cs="Times New Roman" w:hint="eastAsia"/>
        </w:rPr>
        <w:t>周）</w:t>
      </w:r>
      <w:r w:rsidR="00C44B7B" w:rsidRPr="00A3306E">
        <w:rPr>
          <w:rFonts w:cs="Times New Roman"/>
        </w:rPr>
        <w:t>，需</w:t>
      </w:r>
      <w:r w:rsidR="00D05D0B" w:rsidRPr="00A3306E">
        <w:rPr>
          <w:rFonts w:cs="Times New Roman" w:hint="eastAsia"/>
        </w:rPr>
        <w:t>首先完成</w:t>
      </w:r>
      <w:r w:rsidR="00C44B7B" w:rsidRPr="00A3306E">
        <w:rPr>
          <w:rFonts w:cs="Times New Roman"/>
        </w:rPr>
        <w:t>将折叠相位</w:t>
      </w:r>
      <w:r w:rsidR="00D05D0B" w:rsidRPr="00A3306E">
        <w:rPr>
          <w:rFonts w:cs="Times New Roman" w:hint="eastAsia"/>
        </w:rPr>
        <w:t>数据的</w:t>
      </w:r>
      <w:r w:rsidR="00C44B7B" w:rsidRPr="00A3306E">
        <w:rPr>
          <w:rFonts w:cs="Times New Roman"/>
        </w:rPr>
        <w:t>拼接</w:t>
      </w:r>
      <w:r w:rsidR="00086977" w:rsidRPr="00A3306E">
        <w:rPr>
          <w:rFonts w:cs="Times New Roman"/>
        </w:rPr>
        <w:t>。</w:t>
      </w:r>
      <w:r w:rsidR="006C2458" w:rsidRPr="00A3306E">
        <w:rPr>
          <w:rFonts w:cs="Times New Roman" w:hint="eastAsia"/>
        </w:rPr>
        <w:t>针对</w:t>
      </w:r>
      <w:r w:rsidR="00BB45D0" w:rsidRPr="00A3306E">
        <w:rPr>
          <w:rFonts w:cs="Times New Roman"/>
        </w:rPr>
        <w:t>相位</w:t>
      </w:r>
      <w:r w:rsidR="00D05D0B" w:rsidRPr="00A3306E">
        <w:rPr>
          <w:rFonts w:cs="Times New Roman" w:hint="eastAsia"/>
        </w:rPr>
        <w:t>数据中的阶跃、</w:t>
      </w:r>
      <w:r w:rsidR="00BB45D0" w:rsidRPr="00A3306E">
        <w:rPr>
          <w:rFonts w:cs="Times New Roman"/>
        </w:rPr>
        <w:t>间断</w:t>
      </w:r>
      <w:r w:rsidR="00D05D0B" w:rsidRPr="00A3306E">
        <w:rPr>
          <w:rFonts w:cs="Times New Roman" w:hint="eastAsia"/>
        </w:rPr>
        <w:t>等数据异常</w:t>
      </w:r>
      <w:r w:rsidR="006C2458" w:rsidRPr="00A3306E">
        <w:rPr>
          <w:rFonts w:cs="Times New Roman" w:hint="eastAsia"/>
        </w:rPr>
        <w:t>，</w:t>
      </w:r>
      <w:r w:rsidR="00D05D0B" w:rsidRPr="00A3306E">
        <w:rPr>
          <w:rFonts w:cs="Times New Roman" w:hint="eastAsia"/>
        </w:rPr>
        <w:t>进行分类判断，进行</w:t>
      </w:r>
      <w:r w:rsidR="00BB45D0" w:rsidRPr="00A3306E">
        <w:rPr>
          <w:rFonts w:cs="Times New Roman"/>
        </w:rPr>
        <w:t>插值重构</w:t>
      </w:r>
      <w:r w:rsidR="00D05D0B" w:rsidRPr="00A3306E">
        <w:rPr>
          <w:rFonts w:cs="Times New Roman" w:hint="eastAsia"/>
        </w:rPr>
        <w:t>或者建模重构</w:t>
      </w:r>
      <w:r w:rsidR="006C2458" w:rsidRPr="00A3306E">
        <w:rPr>
          <w:rFonts w:cs="Times New Roman" w:hint="eastAsia"/>
        </w:rPr>
        <w:t>。</w:t>
      </w:r>
      <w:r w:rsidR="00BB45D0" w:rsidRPr="00A3306E">
        <w:rPr>
          <w:rFonts w:cs="Times New Roman" w:hint="eastAsia"/>
        </w:rPr>
        <w:t>其中，当相位间断时间超过</w:t>
      </w:r>
      <w:r w:rsidR="00BB45D0" w:rsidRPr="00A3306E">
        <w:rPr>
          <w:rFonts w:cs="Times New Roman"/>
        </w:rPr>
        <w:t>21s</w:t>
      </w:r>
      <w:r w:rsidR="00BB45D0" w:rsidRPr="00A3306E">
        <w:rPr>
          <w:rFonts w:cs="Times New Roman" w:hint="eastAsia"/>
        </w:rPr>
        <w:t>时，则</w:t>
      </w:r>
      <w:r w:rsidR="00D05D0B" w:rsidRPr="00A3306E">
        <w:rPr>
          <w:rFonts w:cs="Times New Roman" w:hint="eastAsia"/>
        </w:rPr>
        <w:t>判定为</w:t>
      </w:r>
      <w:r w:rsidR="005A1FEF" w:rsidRPr="00A3306E">
        <w:rPr>
          <w:rFonts w:cs="Times New Roman" w:hint="eastAsia"/>
        </w:rPr>
        <w:t>数据间断而</w:t>
      </w:r>
      <w:r w:rsidR="00BB45D0" w:rsidRPr="00A3306E">
        <w:rPr>
          <w:rFonts w:cs="Times New Roman" w:hint="eastAsia"/>
        </w:rPr>
        <w:t>不</w:t>
      </w:r>
      <w:r w:rsidR="005A1FEF" w:rsidRPr="00A3306E">
        <w:rPr>
          <w:rFonts w:cs="Times New Roman" w:hint="eastAsia"/>
        </w:rPr>
        <w:t>做</w:t>
      </w:r>
      <w:r w:rsidR="00BB45D0" w:rsidRPr="00A3306E">
        <w:rPr>
          <w:rFonts w:cs="Times New Roman" w:hint="eastAsia"/>
        </w:rPr>
        <w:t>处理。</w:t>
      </w:r>
    </w:p>
    <w:p w14:paraId="2CEE7889" w14:textId="09F6D4C5" w:rsidR="00FA785E" w:rsidRPr="00A3306E" w:rsidRDefault="00504D74" w:rsidP="004D0A9C">
      <w:pPr>
        <w:pStyle w:val="ae"/>
        <w:numPr>
          <w:ilvl w:val="1"/>
          <w:numId w:val="7"/>
        </w:numPr>
        <w:adjustRightInd w:val="0"/>
        <w:snapToGrid w:val="0"/>
        <w:ind w:firstLineChars="0"/>
        <w:rPr>
          <w:rFonts w:cs="Times New Roman"/>
        </w:rPr>
      </w:pPr>
      <w:r w:rsidRPr="00A3306E">
        <w:rPr>
          <w:rFonts w:cs="Times New Roman"/>
          <w:b/>
        </w:rPr>
        <w:t>时间标签</w:t>
      </w:r>
      <w:r w:rsidR="00D05D0B" w:rsidRPr="00A3306E">
        <w:rPr>
          <w:rFonts w:cs="Times New Roman" w:hint="eastAsia"/>
          <w:b/>
        </w:rPr>
        <w:t>矫正</w:t>
      </w:r>
      <w:r w:rsidR="004554E7" w:rsidRPr="00A3306E">
        <w:rPr>
          <w:rFonts w:cs="Times New Roman"/>
          <w:b/>
        </w:rPr>
        <w:t>。</w:t>
      </w:r>
      <w:r w:rsidR="00D05D0B" w:rsidRPr="00A3306E">
        <w:rPr>
          <w:rFonts w:cs="Times New Roman" w:hint="eastAsia"/>
        </w:rPr>
        <w:t>为实现高效频率不稳定性噪声抑制，消除采样不均匀性带来的误差</w:t>
      </w:r>
      <w:r w:rsidR="004554E7" w:rsidRPr="00A3306E">
        <w:rPr>
          <w:rFonts w:cs="Times New Roman"/>
        </w:rPr>
        <w:t>，</w:t>
      </w:r>
      <w:r w:rsidR="005D3A08" w:rsidRPr="00A3306E">
        <w:rPr>
          <w:rFonts w:cs="Times New Roman"/>
        </w:rPr>
        <w:t>需</w:t>
      </w:r>
      <w:r w:rsidR="002527D0" w:rsidRPr="00A3306E">
        <w:rPr>
          <w:rFonts w:cs="Times New Roman" w:hint="eastAsia"/>
        </w:rPr>
        <w:t>依据时钟校正数据产品</w:t>
      </w:r>
      <w:r w:rsidR="002527D0" w:rsidRPr="00A3306E">
        <w:rPr>
          <w:rFonts w:cs="Times New Roman" w:hint="eastAsia"/>
        </w:rPr>
        <w:t>CLK</w:t>
      </w:r>
      <w:r w:rsidR="002527D0" w:rsidRPr="00A3306E">
        <w:rPr>
          <w:rFonts w:cs="Times New Roman"/>
        </w:rPr>
        <w:t>1</w:t>
      </w:r>
      <w:r w:rsidR="002527D0" w:rsidRPr="00A3306E">
        <w:rPr>
          <w:rFonts w:cs="Times New Roman" w:hint="eastAsia"/>
        </w:rPr>
        <w:t>B</w:t>
      </w:r>
      <w:r w:rsidR="005D3A08" w:rsidRPr="00A3306E">
        <w:rPr>
          <w:rFonts w:cs="Times New Roman"/>
        </w:rPr>
        <w:t>将</w:t>
      </w:r>
      <w:r w:rsidR="005D3A08" w:rsidRPr="00A3306E">
        <w:rPr>
          <w:rFonts w:cs="Times New Roman"/>
        </w:rPr>
        <w:t>KBR</w:t>
      </w:r>
      <w:r w:rsidR="002527D0" w:rsidRPr="00A3306E">
        <w:rPr>
          <w:rFonts w:cs="Times New Roman" w:hint="eastAsia"/>
        </w:rPr>
        <w:t>数据</w:t>
      </w:r>
      <w:r w:rsidR="005D3A08" w:rsidRPr="00A3306E">
        <w:rPr>
          <w:rFonts w:cs="Times New Roman"/>
        </w:rPr>
        <w:t>时间标签</w:t>
      </w:r>
      <w:r w:rsidR="002527D0" w:rsidRPr="00A3306E">
        <w:rPr>
          <w:rFonts w:cs="Times New Roman" w:hint="eastAsia"/>
        </w:rPr>
        <w:t>校正</w:t>
      </w:r>
      <w:r w:rsidR="005D3A08" w:rsidRPr="00A3306E">
        <w:rPr>
          <w:rFonts w:cs="Times New Roman"/>
        </w:rPr>
        <w:t>到</w:t>
      </w:r>
      <w:r w:rsidR="00D05D0B" w:rsidRPr="00A3306E">
        <w:rPr>
          <w:rFonts w:cs="Times New Roman" w:hint="eastAsia"/>
        </w:rPr>
        <w:t>GNSS</w:t>
      </w:r>
      <w:r w:rsidR="00D05D0B" w:rsidRPr="00A3306E">
        <w:rPr>
          <w:rFonts w:cs="Times New Roman" w:hint="eastAsia"/>
        </w:rPr>
        <w:t>时间</w:t>
      </w:r>
      <w:r w:rsidR="002527D0" w:rsidRPr="00A3306E">
        <w:rPr>
          <w:rFonts w:cs="Times New Roman" w:hint="eastAsia"/>
        </w:rPr>
        <w:t>，并将</w:t>
      </w:r>
      <w:r w:rsidR="002527D0" w:rsidRPr="00A3306E">
        <w:rPr>
          <w:rFonts w:cs="Times New Roman" w:hint="eastAsia"/>
        </w:rPr>
        <w:t>KBR</w:t>
      </w:r>
      <w:r w:rsidR="002527D0" w:rsidRPr="00A3306E">
        <w:rPr>
          <w:rFonts w:cs="Times New Roman" w:hint="eastAsia"/>
        </w:rPr>
        <w:t>数据插值到校正后的时间采样点</w:t>
      </w:r>
      <w:r w:rsidR="005D3A08" w:rsidRPr="00A3306E">
        <w:rPr>
          <w:rFonts w:cs="Times New Roman"/>
        </w:rPr>
        <w:t>。</w:t>
      </w:r>
      <w:r w:rsidR="00B16DAA" w:rsidRPr="00A3306E">
        <w:rPr>
          <w:rFonts w:cs="Times New Roman"/>
        </w:rPr>
        <w:t>为保证</w:t>
      </w:r>
      <w:r w:rsidR="000731F3" w:rsidRPr="00A3306E">
        <w:rPr>
          <w:rFonts w:cs="Times New Roman"/>
        </w:rPr>
        <w:t>相位测量</w:t>
      </w:r>
      <w:r w:rsidR="00B16DAA" w:rsidRPr="00A3306E">
        <w:rPr>
          <w:rFonts w:cs="Times New Roman" w:hint="eastAsia"/>
        </w:rPr>
        <w:t>数据</w:t>
      </w:r>
      <w:r w:rsidR="000731F3" w:rsidRPr="00A3306E">
        <w:rPr>
          <w:rFonts w:cs="Times New Roman"/>
        </w:rPr>
        <w:t>精度不受插值影响，</w:t>
      </w:r>
      <w:r w:rsidR="00713762" w:rsidRPr="00A3306E">
        <w:rPr>
          <w:rFonts w:cs="Times New Roman" w:hint="eastAsia"/>
        </w:rPr>
        <w:t>需</w:t>
      </w:r>
      <w:r w:rsidR="000731F3" w:rsidRPr="00A3306E">
        <w:rPr>
          <w:rFonts w:cs="Times New Roman"/>
        </w:rPr>
        <w:t>先去除</w:t>
      </w:r>
      <w:r w:rsidR="000731F3" w:rsidRPr="00A3306E">
        <w:rPr>
          <w:rFonts w:cs="Times New Roman"/>
        </w:rPr>
        <w:t>K/Ka</w:t>
      </w:r>
      <w:r w:rsidR="000731F3" w:rsidRPr="00A3306E">
        <w:rPr>
          <w:rFonts w:cs="Times New Roman"/>
        </w:rPr>
        <w:t>实测相位中</w:t>
      </w:r>
      <w:r w:rsidR="00A468E8" w:rsidRPr="00A3306E">
        <w:rPr>
          <w:rFonts w:cs="Times New Roman" w:hint="eastAsia"/>
        </w:rPr>
        <w:t>时间</w:t>
      </w:r>
      <w:r w:rsidR="000731F3" w:rsidRPr="00A3306E">
        <w:rPr>
          <w:rFonts w:cs="Times New Roman"/>
        </w:rPr>
        <w:t>线性</w:t>
      </w:r>
      <w:r w:rsidR="00A468E8" w:rsidRPr="00A3306E">
        <w:rPr>
          <w:rFonts w:cs="Times New Roman" w:hint="eastAsia"/>
        </w:rPr>
        <w:t>增长</w:t>
      </w:r>
      <w:r w:rsidR="002527D0" w:rsidRPr="00A3306E">
        <w:rPr>
          <w:rFonts w:cs="Times New Roman" w:hint="eastAsia"/>
        </w:rPr>
        <w:t>部分</w:t>
      </w:r>
      <w:r w:rsidR="000731F3" w:rsidRPr="00A3306E">
        <w:rPr>
          <w:rFonts w:cs="Times New Roman"/>
        </w:rPr>
        <w:t>。</w:t>
      </w:r>
    </w:p>
    <w:p w14:paraId="7C94AF18" w14:textId="2AFFEF0C" w:rsidR="00FA785E" w:rsidRPr="00A3306E" w:rsidRDefault="00813188" w:rsidP="004D0A9C">
      <w:pPr>
        <w:pStyle w:val="ae"/>
        <w:numPr>
          <w:ilvl w:val="1"/>
          <w:numId w:val="7"/>
        </w:numPr>
        <w:adjustRightInd w:val="0"/>
        <w:snapToGrid w:val="0"/>
        <w:ind w:firstLineChars="0"/>
        <w:rPr>
          <w:rFonts w:cs="Times New Roman"/>
        </w:rPr>
      </w:pPr>
      <w:r w:rsidRPr="00A3306E">
        <w:rPr>
          <w:rFonts w:cs="Times New Roman" w:hint="eastAsia"/>
          <w:b/>
        </w:rPr>
        <w:t>双频双向单程测距数据</w:t>
      </w:r>
      <w:r w:rsidR="00853B4E" w:rsidRPr="00A3306E">
        <w:rPr>
          <w:rFonts w:cs="Times New Roman"/>
          <w:b/>
        </w:rPr>
        <w:t>。</w:t>
      </w:r>
      <w:r w:rsidR="00EF69D5" w:rsidRPr="00A3306E">
        <w:rPr>
          <w:rFonts w:cs="Times New Roman"/>
        </w:rPr>
        <w:t>首先，</w:t>
      </w:r>
      <w:r w:rsidR="00853B4E" w:rsidRPr="00A3306E">
        <w:rPr>
          <w:rFonts w:cs="Times New Roman"/>
        </w:rPr>
        <w:t>根据上述双向单程测距机制，通过组合双星同频星间测距数据</w:t>
      </w:r>
      <w:r w:rsidRPr="00A3306E">
        <w:rPr>
          <w:rFonts w:cs="Times New Roman" w:hint="eastAsia"/>
        </w:rPr>
        <w:t>抑制</w:t>
      </w:r>
      <w:r w:rsidR="00853B4E" w:rsidRPr="00A3306E">
        <w:rPr>
          <w:rFonts w:cs="Times New Roman"/>
        </w:rPr>
        <w:t>载波频率不稳定性噪声，通过式</w:t>
      </w:r>
      <w:r w:rsidR="008A18BE" w:rsidRPr="00A3306E">
        <w:rPr>
          <w:rFonts w:cs="Times New Roman"/>
        </w:rPr>
        <w:fldChar w:fldCharType="begin"/>
      </w:r>
      <w:r w:rsidR="008A18BE" w:rsidRPr="00A3306E">
        <w:rPr>
          <w:rFonts w:cs="Times New Roman"/>
        </w:rPr>
        <w:instrText xml:space="preserve"> GOTOBUTTON ZEqnNum692966  \* MERGEFORMAT </w:instrText>
      </w:r>
      <w:r w:rsidR="008A18BE" w:rsidRPr="00A3306E">
        <w:rPr>
          <w:rFonts w:cs="Times New Roman"/>
        </w:rPr>
        <w:fldChar w:fldCharType="begin"/>
      </w:r>
      <w:r w:rsidR="008A18BE" w:rsidRPr="00A3306E">
        <w:rPr>
          <w:rFonts w:cs="Times New Roman"/>
        </w:rPr>
        <w:instrText xml:space="preserve"> REF ZEqnNum692966 \* Charformat \! \* MERGEFORMAT </w:instrText>
      </w:r>
      <w:r w:rsidR="008A18BE" w:rsidRPr="00A3306E">
        <w:rPr>
          <w:rFonts w:cs="Times New Roman"/>
        </w:rPr>
        <w:fldChar w:fldCharType="end"/>
      </w:r>
      <w:r w:rsidR="008A18BE" w:rsidRPr="00A3306E">
        <w:rPr>
          <w:rFonts w:cs="Times New Roman"/>
        </w:rPr>
        <w:fldChar w:fldCharType="end"/>
      </w:r>
      <w:r w:rsidR="008A18BE" w:rsidRPr="00A3306E">
        <w:rPr>
          <w:rFonts w:cs="Times New Roman"/>
        </w:rPr>
        <w:t>得到</w:t>
      </w:r>
      <w:r w:rsidR="008A18BE" w:rsidRPr="00A3306E">
        <w:rPr>
          <w:rFonts w:cs="Times New Roman"/>
        </w:rPr>
        <w:t>DOWR</w:t>
      </w:r>
      <w:r w:rsidR="008A18BE" w:rsidRPr="00A3306E">
        <w:rPr>
          <w:rFonts w:cs="Times New Roman"/>
        </w:rPr>
        <w:t>测距数据。</w:t>
      </w:r>
      <w:r w:rsidR="00EF69D5" w:rsidRPr="00A3306E">
        <w:rPr>
          <w:rFonts w:cs="Times New Roman"/>
        </w:rPr>
        <w:t>其次，通过式</w:t>
      </w:r>
      <w:r w:rsidR="00EF69D5" w:rsidRPr="00A3306E">
        <w:rPr>
          <w:rFonts w:cs="Times New Roman"/>
        </w:rPr>
        <w:fldChar w:fldCharType="begin"/>
      </w:r>
      <w:r w:rsidR="00EF69D5" w:rsidRPr="00A3306E">
        <w:rPr>
          <w:rFonts w:cs="Times New Roman"/>
        </w:rPr>
        <w:instrText xml:space="preserve"> GOTOBUTTON ZEqnNum425998  \* MERGEFORMAT </w:instrText>
      </w:r>
      <w:r w:rsidR="00EF69D5" w:rsidRPr="00A3306E">
        <w:rPr>
          <w:rFonts w:cs="Times New Roman"/>
        </w:rPr>
        <w:fldChar w:fldCharType="begin"/>
      </w:r>
      <w:r w:rsidR="00EF69D5" w:rsidRPr="00A3306E">
        <w:rPr>
          <w:rFonts w:cs="Times New Roman"/>
        </w:rPr>
        <w:instrText xml:space="preserve"> REF ZEqnNum425998 \* Charformat \! \* MERGEFORMAT </w:instrText>
      </w:r>
      <w:r w:rsidR="00EF69D5" w:rsidRPr="00A3306E">
        <w:rPr>
          <w:rFonts w:cs="Times New Roman"/>
        </w:rPr>
        <w:fldChar w:fldCharType="separate"/>
      </w:r>
      <w:r w:rsidR="00AB4BEE" w:rsidRPr="00A3306E">
        <w:rPr>
          <w:rFonts w:cs="Times New Roman"/>
        </w:rPr>
        <w:instrText>(8)</w:instrText>
      </w:r>
      <w:r w:rsidR="00EF69D5" w:rsidRPr="00A3306E">
        <w:rPr>
          <w:rFonts w:cs="Times New Roman"/>
        </w:rPr>
        <w:fldChar w:fldCharType="end"/>
      </w:r>
      <w:r w:rsidR="00EF69D5" w:rsidRPr="00A3306E">
        <w:rPr>
          <w:rFonts w:cs="Times New Roman"/>
        </w:rPr>
        <w:fldChar w:fldCharType="end"/>
      </w:r>
      <w:r w:rsidR="00EF69D5" w:rsidRPr="00A3306E">
        <w:rPr>
          <w:rFonts w:cs="Times New Roman"/>
        </w:rPr>
        <w:t>组合</w:t>
      </w:r>
      <w:r w:rsidR="00EF69D5" w:rsidRPr="00A3306E">
        <w:rPr>
          <w:rFonts w:cs="Times New Roman"/>
        </w:rPr>
        <w:t>K/Ka</w:t>
      </w:r>
      <w:r w:rsidR="00EF69D5" w:rsidRPr="00A3306E">
        <w:rPr>
          <w:rFonts w:cs="Times New Roman"/>
        </w:rPr>
        <w:t>双频微波测距数据得到去除电离层影响的微波测距数据。</w:t>
      </w:r>
    </w:p>
    <w:p w14:paraId="7DF819DB" w14:textId="083F4478" w:rsidR="00D05D0B" w:rsidRPr="00A3306E" w:rsidRDefault="00EF69D5" w:rsidP="004D0A9C">
      <w:pPr>
        <w:pStyle w:val="ae"/>
        <w:numPr>
          <w:ilvl w:val="1"/>
          <w:numId w:val="7"/>
        </w:numPr>
        <w:adjustRightInd w:val="0"/>
        <w:snapToGrid w:val="0"/>
        <w:ind w:firstLineChars="0"/>
        <w:rPr>
          <w:rFonts w:cs="Times New Roman"/>
        </w:rPr>
      </w:pPr>
      <w:r w:rsidRPr="00A3306E">
        <w:rPr>
          <w:rFonts w:cs="Times New Roman" w:hint="eastAsia"/>
          <w:b/>
        </w:rPr>
        <w:t>计算飞行时间</w:t>
      </w:r>
      <w:r w:rsidR="00185B62" w:rsidRPr="00A3306E">
        <w:rPr>
          <w:rFonts w:cs="Times New Roman" w:hint="eastAsia"/>
          <w:b/>
        </w:rPr>
        <w:t>矫正</w:t>
      </w:r>
      <w:r w:rsidRPr="00A3306E">
        <w:rPr>
          <w:rFonts w:cs="Times New Roman" w:hint="eastAsia"/>
          <w:b/>
        </w:rPr>
        <w:t>。</w:t>
      </w:r>
      <w:r w:rsidRPr="00A3306E">
        <w:rPr>
          <w:rFonts w:cs="Times New Roman" w:hint="eastAsia"/>
        </w:rPr>
        <w:t>通过精密定轨数据与星间微波飞行时间数据，计算</w:t>
      </w:r>
      <w:proofErr w:type="gramStart"/>
      <w:r w:rsidR="00E70CD8" w:rsidRPr="00A3306E">
        <w:rPr>
          <w:rFonts w:cs="Times New Roman" w:hint="eastAsia"/>
        </w:rPr>
        <w:t>瞬时星</w:t>
      </w:r>
      <w:proofErr w:type="gramEnd"/>
      <w:r w:rsidR="00E70CD8" w:rsidRPr="00A3306E">
        <w:rPr>
          <w:rFonts w:cs="Times New Roman" w:hint="eastAsia"/>
        </w:rPr>
        <w:t>间距的飞行时间改正。</w:t>
      </w:r>
    </w:p>
    <w:p w14:paraId="6F67BD60" w14:textId="7F437C90" w:rsidR="00450A73" w:rsidRPr="00A3306E" w:rsidRDefault="00DD457B" w:rsidP="004D0A9C">
      <w:pPr>
        <w:pStyle w:val="ae"/>
        <w:numPr>
          <w:ilvl w:val="1"/>
          <w:numId w:val="7"/>
        </w:numPr>
        <w:adjustRightInd w:val="0"/>
        <w:snapToGrid w:val="0"/>
        <w:ind w:firstLineChars="0"/>
        <w:rPr>
          <w:rFonts w:cs="Times New Roman"/>
          <w:strike/>
          <w:color w:val="000000" w:themeColor="text1"/>
        </w:rPr>
      </w:pPr>
      <w:r w:rsidRPr="00A3306E">
        <w:rPr>
          <w:rFonts w:hint="eastAsia"/>
          <w:b/>
        </w:rPr>
        <w:t>抗混叠滤波与重采样</w:t>
      </w:r>
      <w:r w:rsidRPr="00A3306E">
        <w:rPr>
          <w:rFonts w:hint="eastAsia"/>
        </w:rPr>
        <w:t>。</w:t>
      </w:r>
      <w:r w:rsidR="00813188" w:rsidRPr="00A3306E">
        <w:rPr>
          <w:rFonts w:hint="eastAsia"/>
        </w:rPr>
        <w:t>基于目前测距精度，微波</w:t>
      </w:r>
      <w:r w:rsidR="00813188" w:rsidRPr="00A3306E">
        <w:rPr>
          <w:rFonts w:hint="eastAsia"/>
        </w:rPr>
        <w:t>DOWR</w:t>
      </w:r>
      <w:r w:rsidR="00813188" w:rsidRPr="00A3306E">
        <w:rPr>
          <w:rFonts w:hint="eastAsia"/>
        </w:rPr>
        <w:t>测距数据中重力场信号在</w:t>
      </w:r>
      <w:r w:rsidR="00813188" w:rsidRPr="00A3306E">
        <w:rPr>
          <w:rFonts w:hint="eastAsia"/>
        </w:rPr>
        <w:t>0</w:t>
      </w:r>
      <w:r w:rsidR="00813188" w:rsidRPr="00A3306E">
        <w:t>.02</w:t>
      </w:r>
      <w:r w:rsidR="00813188" w:rsidRPr="00A3306E">
        <w:rPr>
          <w:rFonts w:hint="eastAsia"/>
        </w:rPr>
        <w:t>Hz</w:t>
      </w:r>
      <w:r w:rsidR="00813188" w:rsidRPr="00A3306E">
        <w:rPr>
          <w:rFonts w:hint="eastAsia"/>
        </w:rPr>
        <w:t>以上低于测量本底噪声。</w:t>
      </w:r>
      <w:r w:rsidRPr="00A3306E">
        <w:rPr>
          <w:rFonts w:hint="eastAsia"/>
          <w:color w:val="000000" w:themeColor="text1"/>
        </w:rPr>
        <w:t>因此，为减少运算量，</w:t>
      </w:r>
      <w:r w:rsidRPr="00A3306E">
        <w:rPr>
          <w:color w:val="000000" w:themeColor="text1"/>
        </w:rPr>
        <w:t>1B</w:t>
      </w:r>
      <w:r w:rsidR="00813188" w:rsidRPr="00A3306E">
        <w:rPr>
          <w:rFonts w:hint="eastAsia"/>
          <w:color w:val="000000" w:themeColor="text1"/>
        </w:rPr>
        <w:t>级数</w:t>
      </w:r>
      <w:proofErr w:type="gramStart"/>
      <w:r w:rsidR="00813188" w:rsidRPr="00A3306E">
        <w:rPr>
          <w:rFonts w:hint="eastAsia"/>
          <w:color w:val="000000" w:themeColor="text1"/>
        </w:rPr>
        <w:t>据产品</w:t>
      </w:r>
      <w:proofErr w:type="gramEnd"/>
      <w:r w:rsidR="00813188" w:rsidRPr="00A3306E">
        <w:rPr>
          <w:rFonts w:hint="eastAsia"/>
          <w:color w:val="000000" w:themeColor="text1"/>
        </w:rPr>
        <w:t>进行了降采样操作。</w:t>
      </w:r>
      <w:r w:rsidRPr="00A3306E">
        <w:rPr>
          <w:rFonts w:hint="eastAsia"/>
          <w:color w:val="000000" w:themeColor="text1"/>
        </w:rPr>
        <w:t>为防止混叠现象，</w:t>
      </w:r>
      <w:r w:rsidR="00185B62" w:rsidRPr="00A3306E">
        <w:rPr>
          <w:rFonts w:hint="eastAsia"/>
          <w:color w:val="000000" w:themeColor="text1"/>
        </w:rPr>
        <w:t>在降采样前应用了</w:t>
      </w:r>
      <w:r w:rsidRPr="00A3306E">
        <w:rPr>
          <w:color w:val="000000" w:themeColor="text1"/>
        </w:rPr>
        <w:t>CRN</w:t>
      </w:r>
      <w:r w:rsidRPr="00A3306E">
        <w:rPr>
          <w:rFonts w:hint="eastAsia"/>
          <w:color w:val="000000" w:themeColor="text1"/>
        </w:rPr>
        <w:t>抗混叠</w:t>
      </w:r>
      <w:r w:rsidRPr="00A3306E">
        <w:rPr>
          <w:color w:val="000000" w:themeColor="text1"/>
        </w:rPr>
        <w:t>滤波器</w:t>
      </w:r>
      <w:r w:rsidR="00185B62" w:rsidRPr="00A3306E">
        <w:rPr>
          <w:rFonts w:hint="eastAsia"/>
          <w:color w:val="000000" w:themeColor="text1"/>
        </w:rPr>
        <w:t xml:space="preserve"> </w:t>
      </w:r>
      <w:r w:rsidRPr="00A3306E">
        <w:rPr>
          <w:color w:val="000000" w:themeColor="text1"/>
        </w:rPr>
        <w:fldChar w:fldCharType="begin"/>
      </w:r>
      <w:r w:rsidRPr="00A3306E">
        <w:rPr>
          <w:color w:val="000000" w:themeColor="text1"/>
        </w:rPr>
        <w:instrText xml:space="preserve"> ADDIN ZOTERO_ITEM CSL_CITATION {"citationID":"9aiplO7e","properties":{"formattedCitation":"(THOMAS, 1999; WEN\\uc0\\u160{}\\uc0\\u31561{}, 2019)","plainCitation":"(THOMAS, 1999; WEN </w:instrText>
      </w:r>
      <w:r w:rsidRPr="00A3306E">
        <w:rPr>
          <w:rFonts w:hint="eastAsia"/>
          <w:color w:val="000000" w:themeColor="text1"/>
        </w:rPr>
        <w:instrText>等</w:instrText>
      </w:r>
      <w:r w:rsidRPr="00A3306E">
        <w:rPr>
          <w:color w:val="000000" w:themeColor="text1"/>
        </w:rPr>
        <w:instrText xml:space="preserve">, 2019)","noteIndex":0},"citationItems":[{"id":131,"uris":["http://zotero.org/users/6467040/items/MSUDL95B"],"uri":["http://zotero.org/users/6467040/items/MSUDL95B"],"itemData":{"id":131,"type":"article-journal","page":"196","title":"An Analysis of Gravity-Field Estimation Based on Intersatellite Dual-1-Way Biased Ranging","author":[{"family":"Thomas","given":"J.B."}],"issued":{"date-parts":[["1999"]]}},"label":"page"},{"id":142,"uris":["http://zotero.org/users/6467040/items/U3PKELQN"],"uri":["http://zotero.org/users/6467040/items/U3PKELQN"],"itemData":{"id":142,"type":"article-journal","language":"en","page":"60","title":"Gravity Recovery and Climate Experiment Follow-On (GRACE-FO) Level-1 Data Product User Handbook","author":[{"family":"Wen","given":"Hui Ying"},{"family":"Kruizinga","given":"Gerhard"},{"family":"Paik","given":"Meegyeong"},{"family":"Landerer","given":"Felix"},{"family":"Bertiger","given":"William"},{"family":"Sakumura","given":"Carly"},{"family":"Bandikova","given":"Tamara"},{"family":"Mccullough","given":"Christopher"}],"issued":{"date-parts":[["2019"]]}},"label":"page"}],"schema":"https://github.com/citation-style-language/schema/raw/master/csl-citation.json"} </w:instrText>
      </w:r>
      <w:r w:rsidRPr="00A3306E">
        <w:rPr>
          <w:color w:val="000000" w:themeColor="text1"/>
        </w:rPr>
        <w:fldChar w:fldCharType="separate"/>
      </w:r>
      <w:r w:rsidRPr="00A3306E">
        <w:rPr>
          <w:rFonts w:cs="Times New Roman"/>
          <w:kern w:val="0"/>
          <w:szCs w:val="24"/>
        </w:rPr>
        <w:t>(THOMAS, 1999; WEN </w:t>
      </w:r>
      <w:r w:rsidRPr="00A3306E">
        <w:rPr>
          <w:rFonts w:cs="Times New Roman"/>
          <w:kern w:val="0"/>
          <w:szCs w:val="24"/>
        </w:rPr>
        <w:t>等</w:t>
      </w:r>
      <w:r w:rsidRPr="00A3306E">
        <w:rPr>
          <w:rFonts w:cs="Times New Roman"/>
          <w:kern w:val="0"/>
          <w:szCs w:val="24"/>
        </w:rPr>
        <w:t>, 2019)</w:t>
      </w:r>
      <w:r w:rsidRPr="00A3306E">
        <w:rPr>
          <w:color w:val="000000" w:themeColor="text1"/>
        </w:rPr>
        <w:fldChar w:fldCharType="end"/>
      </w:r>
      <w:r w:rsidRPr="00A3306E">
        <w:rPr>
          <w:rFonts w:hint="eastAsia"/>
          <w:color w:val="000000" w:themeColor="text1"/>
        </w:rPr>
        <w:t>。</w:t>
      </w:r>
      <w:r w:rsidRPr="00A3306E">
        <w:t>CRN</w:t>
      </w:r>
      <w:r w:rsidRPr="00A3306E">
        <w:t>滤波器是</w:t>
      </w:r>
      <w:r w:rsidRPr="00A3306E">
        <w:t>N</w:t>
      </w:r>
      <w:r w:rsidRPr="00A3306E">
        <w:t>次自卷积</w:t>
      </w:r>
      <w:r w:rsidRPr="00A3306E">
        <w:rPr>
          <w:rFonts w:hint="eastAsia"/>
        </w:rPr>
        <w:t>（</w:t>
      </w:r>
      <w:r w:rsidRPr="00A3306E">
        <w:t>N self-convolution</w:t>
      </w:r>
      <w:r w:rsidRPr="00A3306E">
        <w:rPr>
          <w:rFonts w:hint="eastAsia"/>
        </w:rPr>
        <w:t>）</w:t>
      </w:r>
      <w:r w:rsidRPr="00A3306E">
        <w:t>滤波器简称，将时间域的矩形窗函数的</w:t>
      </w:r>
      <w:r w:rsidRPr="00A3306E">
        <w:t>N</w:t>
      </w:r>
      <w:r w:rsidRPr="00A3306E">
        <w:t>次自卷积设计为低通滤波器</w:t>
      </w:r>
      <w:r w:rsidRPr="00A3306E">
        <w:rPr>
          <w:rFonts w:hint="eastAsia"/>
        </w:rPr>
        <w:t>，该矩形窗函数的</w:t>
      </w:r>
      <w:r w:rsidRPr="00A3306E">
        <w:t>单边带宽为</w:t>
      </w:r>
      <w:r w:rsidRPr="00A3306E">
        <w:rPr>
          <w:position w:val="-10"/>
        </w:rPr>
        <w:object w:dxaOrig="620" w:dyaOrig="314" w14:anchorId="5ECEF3CD">
          <v:shape id="_x0000_i7110" type="#_x0000_t75" style="width:31.2pt;height:15.6pt" o:ole="">
            <v:imagedata r:id="rId112" o:title=""/>
          </v:shape>
          <o:OLEObject Type="Embed" ProgID="Equation.AxMath" ShapeID="_x0000_i7110" DrawAspect="Content" ObjectID="_1708888024" r:id="rId113"/>
        </w:object>
      </w:r>
      <w:r w:rsidRPr="00A3306E">
        <w:rPr>
          <w:rFonts w:hint="eastAsia"/>
        </w:rPr>
        <w:t>且</w:t>
      </w:r>
      <w:r w:rsidRPr="00A3306E">
        <w:t>振幅为</w:t>
      </w:r>
      <w:r w:rsidRPr="00A3306E">
        <w:t>1</w:t>
      </w:r>
      <w:r w:rsidRPr="00A3306E">
        <w:t>。参考</w:t>
      </w:r>
      <w:r w:rsidRPr="00A3306E">
        <w:t>GRACE</w:t>
      </w:r>
      <w:r w:rsidRPr="00A3306E">
        <w:t>卫星数据处理</w:t>
      </w:r>
      <w:r w:rsidRPr="00A3306E">
        <w:rPr>
          <w:rFonts w:hint="eastAsia"/>
        </w:rPr>
        <w:t>手册</w:t>
      </w:r>
      <w:r w:rsidRPr="00A3306E">
        <w:fldChar w:fldCharType="begin"/>
      </w:r>
      <w:r w:rsidRPr="00A3306E">
        <w:instrText xml:space="preserve"> ADDIN ZOTERO_ITEM CSL_CITATION {"citationID":"9j2nZ1lH","properties":{"formattedCitation":"(WU\\uc0\\u160{}\\uc0\\u31561{}, 2006)","plainCitation":"(WU </w:instrText>
      </w:r>
      <w:r w:rsidRPr="00A3306E">
        <w:rPr>
          <w:rFonts w:hint="eastAsia"/>
        </w:rPr>
        <w:instrText>等</w:instrText>
      </w:r>
      <w:r w:rsidRPr="00A3306E">
        <w:instrText xml:space="preserve">, 2006)","noteIndex":0},"citationItems":[{"id":141,"uris":["http://zotero.org/users/6467040/items/M6R4TMGX"],"uri":["http://zotero.org/users/6467040/items/M6R4TMGX"],"itemData":{"id":141,"type":"article-journal","language":"en","page":"54","title":"Algorithm Theoretical Basis Document for GRACE Level-1B Data Processing V1.2","author":[{"family":"Wu","given":"Sien-Chong"},{"family":"Kruizinga","given":"Gerhard"},{"family":"Bertiger","given":"Willy"}],"issued":{"date-parts":[["2006"]]}}}],"schema":"https://github.com/citation-style-language/schema/raw/master/csl-citation.json"} </w:instrText>
      </w:r>
      <w:r w:rsidRPr="00A3306E">
        <w:fldChar w:fldCharType="separate"/>
      </w:r>
      <w:r w:rsidRPr="00A3306E">
        <w:rPr>
          <w:rFonts w:cs="Times New Roman"/>
          <w:kern w:val="0"/>
          <w:szCs w:val="24"/>
        </w:rPr>
        <w:t>(WU </w:t>
      </w:r>
      <w:r w:rsidRPr="00A3306E">
        <w:rPr>
          <w:rFonts w:cs="Times New Roman"/>
          <w:kern w:val="0"/>
          <w:szCs w:val="24"/>
        </w:rPr>
        <w:t>等</w:t>
      </w:r>
      <w:r w:rsidRPr="00A3306E">
        <w:rPr>
          <w:rFonts w:cs="Times New Roman"/>
          <w:kern w:val="0"/>
          <w:szCs w:val="24"/>
        </w:rPr>
        <w:t>, 2006)</w:t>
      </w:r>
      <w:r w:rsidRPr="00A3306E">
        <w:fldChar w:fldCharType="end"/>
      </w:r>
      <w:r w:rsidRPr="00A3306E">
        <w:t>，以下为</w:t>
      </w:r>
      <w:r w:rsidRPr="00A3306E">
        <w:t>CRN</w:t>
      </w:r>
      <w:r w:rsidRPr="00A3306E">
        <w:t>滤波器参数列表：</w:t>
      </w:r>
    </w:p>
    <w:p w14:paraId="0F71B8F0" w14:textId="1BF89C35" w:rsidR="00DD457B" w:rsidRPr="00A3306E" w:rsidRDefault="00DD457B" w:rsidP="00DD457B">
      <w:pPr>
        <w:adjustRightInd w:val="0"/>
        <w:snapToGrid w:val="0"/>
        <w:spacing w:line="360" w:lineRule="auto"/>
        <w:jc w:val="center"/>
        <w:rPr>
          <w:rFonts w:ascii="Times New Roman" w:eastAsia="宋体" w:hAnsi="Times New Roman"/>
        </w:rPr>
      </w:pPr>
      <w:r w:rsidRPr="00A3306E">
        <w:rPr>
          <w:rFonts w:ascii="Times New Roman" w:eastAsia="宋体" w:hAnsi="Times New Roman"/>
        </w:rPr>
        <w:t>表</w:t>
      </w:r>
      <w:r w:rsidRPr="00A3306E">
        <w:rPr>
          <w:rFonts w:ascii="Times New Roman" w:eastAsia="宋体" w:hAnsi="Times New Roman"/>
        </w:rPr>
        <w:t xml:space="preserve"> </w:t>
      </w:r>
      <w:r w:rsidRPr="00A3306E">
        <w:rPr>
          <w:rFonts w:ascii="Times New Roman" w:eastAsia="宋体" w:hAnsi="Times New Roman"/>
        </w:rPr>
        <w:fldChar w:fldCharType="begin"/>
      </w:r>
      <w:r w:rsidRPr="00A3306E">
        <w:rPr>
          <w:rFonts w:ascii="Times New Roman" w:eastAsia="宋体" w:hAnsi="Times New Roman"/>
        </w:rPr>
        <w:instrText xml:space="preserve"> SEQ </w:instrText>
      </w:r>
      <w:r w:rsidRPr="00A3306E">
        <w:rPr>
          <w:rFonts w:ascii="Times New Roman" w:eastAsia="宋体" w:hAnsi="Times New Roman"/>
        </w:rPr>
        <w:instrText>表</w:instrText>
      </w:r>
      <w:r w:rsidRPr="00A3306E">
        <w:rPr>
          <w:rFonts w:ascii="Times New Roman" w:eastAsia="宋体" w:hAnsi="Times New Roman"/>
        </w:rPr>
        <w:instrText xml:space="preserve"> \* ARABIC </w:instrText>
      </w:r>
      <w:r w:rsidRPr="00A3306E">
        <w:rPr>
          <w:rFonts w:ascii="Times New Roman" w:eastAsia="宋体" w:hAnsi="Times New Roman"/>
        </w:rPr>
        <w:fldChar w:fldCharType="separate"/>
      </w:r>
      <w:r w:rsidR="00AB4BEE" w:rsidRPr="00A3306E">
        <w:rPr>
          <w:rFonts w:ascii="Times New Roman" w:eastAsia="宋体" w:hAnsi="Times New Roman"/>
          <w:noProof/>
        </w:rPr>
        <w:t>1</w:t>
      </w:r>
      <w:r w:rsidRPr="00A3306E">
        <w:rPr>
          <w:rFonts w:ascii="Times New Roman" w:eastAsia="宋体" w:hAnsi="Times New Roman"/>
        </w:rPr>
        <w:fldChar w:fldCharType="end"/>
      </w:r>
      <w:r w:rsidRPr="00A3306E">
        <w:rPr>
          <w:rFonts w:ascii="Times New Roman" w:eastAsia="宋体" w:hAnsi="Times New Roman"/>
        </w:rPr>
        <w:t xml:space="preserve"> CRN</w:t>
      </w:r>
      <w:r w:rsidRPr="00A3306E">
        <w:rPr>
          <w:rFonts w:ascii="Times New Roman" w:eastAsia="宋体" w:hAnsi="Times New Roman" w:hint="eastAsia"/>
        </w:rPr>
        <w:t>滤波器参数列表</w:t>
      </w:r>
    </w:p>
    <w:p w14:paraId="18D094A6" w14:textId="232CA333" w:rsidR="00DD457B" w:rsidRPr="00A3306E" w:rsidRDefault="00DD457B" w:rsidP="00DD457B">
      <w:pPr>
        <w:adjustRightInd w:val="0"/>
        <w:snapToGrid w:val="0"/>
        <w:spacing w:line="360" w:lineRule="auto"/>
        <w:jc w:val="center"/>
        <w:rPr>
          <w:rFonts w:ascii="Times New Roman" w:eastAsia="宋体" w:hAnsi="Times New Roman"/>
        </w:rPr>
      </w:pPr>
      <w:r w:rsidRPr="00A3306E">
        <w:rPr>
          <w:rFonts w:ascii="Times New Roman" w:eastAsia="宋体" w:hAnsi="Times New Roman"/>
        </w:rPr>
        <w:lastRenderedPageBreak/>
        <w:t xml:space="preserve">Table </w:t>
      </w:r>
      <w:r w:rsidRPr="00A3306E">
        <w:rPr>
          <w:rFonts w:ascii="Times New Roman" w:eastAsia="宋体" w:hAnsi="Times New Roman"/>
          <w:noProof/>
        </w:rPr>
        <w:fldChar w:fldCharType="begin"/>
      </w:r>
      <w:r w:rsidRPr="00A3306E">
        <w:rPr>
          <w:rFonts w:ascii="Times New Roman" w:eastAsia="宋体" w:hAnsi="Times New Roman"/>
          <w:noProof/>
        </w:rPr>
        <w:instrText xml:space="preserve"> SEQ Table \* ARABIC </w:instrText>
      </w:r>
      <w:r w:rsidRPr="00A3306E">
        <w:rPr>
          <w:rFonts w:ascii="Times New Roman" w:eastAsia="宋体" w:hAnsi="Times New Roman"/>
          <w:noProof/>
        </w:rPr>
        <w:fldChar w:fldCharType="separate"/>
      </w:r>
      <w:r w:rsidR="00AB4BEE" w:rsidRPr="00A3306E">
        <w:rPr>
          <w:rFonts w:ascii="Times New Roman" w:eastAsia="宋体" w:hAnsi="Times New Roman"/>
          <w:noProof/>
        </w:rPr>
        <w:t>1</w:t>
      </w:r>
      <w:r w:rsidRPr="00A3306E">
        <w:rPr>
          <w:rFonts w:ascii="Times New Roman" w:eastAsia="宋体" w:hAnsi="Times New Roman"/>
          <w:noProof/>
        </w:rPr>
        <w:fldChar w:fldCharType="end"/>
      </w:r>
      <w:r w:rsidRPr="00A3306E">
        <w:rPr>
          <w:rFonts w:ascii="Times New Roman" w:eastAsia="宋体" w:hAnsi="Times New Roman"/>
        </w:rPr>
        <w:t xml:space="preserve"> The list of </w:t>
      </w:r>
      <w:r w:rsidRPr="00A3306E">
        <w:rPr>
          <w:rFonts w:ascii="Times New Roman" w:eastAsia="宋体" w:hAnsi="Times New Roman" w:hint="eastAsia"/>
        </w:rPr>
        <w:t>coe</w:t>
      </w:r>
      <w:r w:rsidRPr="00A3306E">
        <w:rPr>
          <w:rFonts w:ascii="Times New Roman" w:eastAsia="宋体" w:hAnsi="Times New Roman"/>
        </w:rPr>
        <w:t>fficients of CRN filter</w:t>
      </w:r>
    </w:p>
    <w:tbl>
      <w:tblPr>
        <w:tblW w:w="0" w:type="auto"/>
        <w:tblCellMar>
          <w:left w:w="0" w:type="dxa"/>
          <w:right w:w="0" w:type="dxa"/>
        </w:tblCellMar>
        <w:tblLook w:val="04A0" w:firstRow="1" w:lastRow="0" w:firstColumn="1" w:lastColumn="0" w:noHBand="0" w:noVBand="1"/>
      </w:tblPr>
      <w:tblGrid>
        <w:gridCol w:w="4208"/>
        <w:gridCol w:w="4098"/>
      </w:tblGrid>
      <w:tr w:rsidR="00DD457B" w:rsidRPr="00A3306E" w14:paraId="79FDC995" w14:textId="77777777" w:rsidTr="00AC580D">
        <w:tc>
          <w:tcPr>
            <w:tcW w:w="4208" w:type="dxa"/>
            <w:tcBorders>
              <w:top w:val="single" w:sz="12" w:space="0" w:color="008000"/>
              <w:left w:val="nil"/>
              <w:bottom w:val="single" w:sz="8" w:space="0" w:color="008000"/>
              <w:right w:val="nil"/>
            </w:tcBorders>
            <w:shd w:val="clear" w:color="auto" w:fill="auto"/>
            <w:tcMar>
              <w:top w:w="0" w:type="dxa"/>
              <w:left w:w="108" w:type="dxa"/>
              <w:bottom w:w="0" w:type="dxa"/>
              <w:right w:w="108" w:type="dxa"/>
            </w:tcMar>
            <w:hideMark/>
          </w:tcPr>
          <w:p w14:paraId="14E36665" w14:textId="77777777" w:rsidR="00DD457B" w:rsidRPr="00A3306E" w:rsidRDefault="00DD457B" w:rsidP="00AC580D">
            <w:pPr>
              <w:widowControl/>
              <w:adjustRightInd w:val="0"/>
              <w:snapToGrid w:val="0"/>
              <w:spacing w:line="270" w:lineRule="atLeast"/>
              <w:ind w:left="210" w:right="210" w:firstLineChars="200" w:firstLine="361"/>
              <w:jc w:val="center"/>
              <w:rPr>
                <w:rFonts w:ascii="Times New Roman" w:eastAsia="宋体" w:hAnsi="Times New Roman" w:cs="宋体"/>
                <w:b/>
                <w:bCs/>
                <w:kern w:val="0"/>
                <w:sz w:val="18"/>
                <w:szCs w:val="18"/>
              </w:rPr>
            </w:pPr>
            <w:r w:rsidRPr="00A3306E">
              <w:rPr>
                <w:rFonts w:ascii="Times New Roman" w:eastAsia="宋体" w:hAnsi="Times New Roman" w:cs="宋体" w:hint="eastAsia"/>
                <w:b/>
                <w:bCs/>
                <w:kern w:val="0"/>
                <w:sz w:val="18"/>
                <w:szCs w:val="18"/>
              </w:rPr>
              <w:t>滤波器参数</w:t>
            </w:r>
          </w:p>
        </w:tc>
        <w:tc>
          <w:tcPr>
            <w:tcW w:w="4098" w:type="dxa"/>
            <w:tcBorders>
              <w:top w:val="single" w:sz="12" w:space="0" w:color="008000"/>
              <w:left w:val="nil"/>
              <w:bottom w:val="single" w:sz="8" w:space="0" w:color="008000"/>
              <w:right w:val="nil"/>
            </w:tcBorders>
          </w:tcPr>
          <w:p w14:paraId="72DBEC1B" w14:textId="77777777" w:rsidR="00DD457B" w:rsidRPr="00A3306E" w:rsidRDefault="00DD457B" w:rsidP="00AC580D">
            <w:pPr>
              <w:widowControl/>
              <w:adjustRightInd w:val="0"/>
              <w:snapToGrid w:val="0"/>
              <w:spacing w:line="270" w:lineRule="atLeast"/>
              <w:ind w:left="210" w:right="210" w:firstLineChars="200" w:firstLine="361"/>
              <w:jc w:val="center"/>
              <w:rPr>
                <w:rFonts w:ascii="Times New Roman" w:eastAsia="宋体" w:hAnsi="Times New Roman" w:cs="宋体"/>
                <w:b/>
                <w:bCs/>
                <w:kern w:val="0"/>
                <w:sz w:val="18"/>
                <w:szCs w:val="18"/>
              </w:rPr>
            </w:pPr>
            <w:r w:rsidRPr="00A3306E">
              <w:rPr>
                <w:rFonts w:ascii="Times New Roman" w:eastAsia="宋体" w:hAnsi="Times New Roman" w:cs="宋体" w:hint="eastAsia"/>
                <w:b/>
                <w:bCs/>
                <w:kern w:val="0"/>
                <w:sz w:val="18"/>
                <w:szCs w:val="18"/>
              </w:rPr>
              <w:t>参数数值</w:t>
            </w:r>
          </w:p>
        </w:tc>
      </w:tr>
      <w:tr w:rsidR="00DD457B" w:rsidRPr="00A3306E" w14:paraId="4022EFCA" w14:textId="77777777" w:rsidTr="00AC580D">
        <w:tc>
          <w:tcPr>
            <w:tcW w:w="4208" w:type="dxa"/>
            <w:tcBorders>
              <w:top w:val="nil"/>
              <w:left w:val="nil"/>
              <w:bottom w:val="nil"/>
              <w:right w:val="nil"/>
            </w:tcBorders>
            <w:shd w:val="clear" w:color="auto" w:fill="auto"/>
            <w:tcMar>
              <w:top w:w="0" w:type="dxa"/>
              <w:left w:w="108" w:type="dxa"/>
              <w:bottom w:w="0" w:type="dxa"/>
              <w:right w:w="108" w:type="dxa"/>
            </w:tcMar>
            <w:hideMark/>
          </w:tcPr>
          <w:p w14:paraId="182B4A0C" w14:textId="77777777" w:rsidR="00DD457B" w:rsidRPr="00A3306E" w:rsidRDefault="00DD457B" w:rsidP="00AC580D">
            <w:pPr>
              <w:widowControl/>
              <w:adjustRightInd w:val="0"/>
              <w:snapToGrid w:val="0"/>
              <w:spacing w:line="270" w:lineRule="atLeast"/>
              <w:ind w:left="210" w:right="210" w:firstLineChars="200" w:firstLine="360"/>
              <w:jc w:val="center"/>
              <w:rPr>
                <w:rFonts w:ascii="Times New Roman" w:eastAsia="宋体" w:hAnsi="Times New Roman" w:cs="宋体"/>
                <w:kern w:val="0"/>
                <w:sz w:val="18"/>
                <w:szCs w:val="18"/>
              </w:rPr>
            </w:pPr>
            <w:r w:rsidRPr="00A3306E">
              <w:rPr>
                <w:rFonts w:ascii="Times New Roman" w:eastAsia="宋体" w:hAnsi="Times New Roman" w:cs="宋体" w:hint="eastAsia"/>
                <w:kern w:val="0"/>
                <w:sz w:val="18"/>
                <w:szCs w:val="18"/>
              </w:rPr>
              <w:t>原始数据采样频率</w:t>
            </w:r>
            <w:r w:rsidRPr="00A3306E">
              <w:rPr>
                <w:rFonts w:ascii="Times New Roman" w:eastAsia="宋体" w:hAnsi="Times New Roman" w:cs="宋体"/>
                <w:kern w:val="0"/>
                <w:position w:val="-9"/>
                <w:sz w:val="18"/>
                <w:szCs w:val="18"/>
              </w:rPr>
              <w:object w:dxaOrig="207" w:dyaOrig="269" w14:anchorId="5BFC1F52">
                <v:shape id="_x0000_i7111" type="#_x0000_t75" style="width:10.8pt;height:13.8pt" o:ole="">
                  <v:imagedata r:id="rId114" o:title=""/>
                </v:shape>
                <o:OLEObject Type="Embed" ProgID="Equation.AxMath" ShapeID="_x0000_i7111" DrawAspect="Content" ObjectID="_1708888025" r:id="rId115"/>
              </w:object>
            </w:r>
          </w:p>
        </w:tc>
        <w:tc>
          <w:tcPr>
            <w:tcW w:w="4098" w:type="dxa"/>
            <w:tcBorders>
              <w:top w:val="nil"/>
              <w:left w:val="nil"/>
              <w:bottom w:val="nil"/>
              <w:right w:val="nil"/>
            </w:tcBorders>
          </w:tcPr>
          <w:p w14:paraId="4FC47E02" w14:textId="77777777" w:rsidR="00DD457B" w:rsidRPr="00A3306E" w:rsidRDefault="00DD457B" w:rsidP="00AC580D">
            <w:pPr>
              <w:widowControl/>
              <w:adjustRightInd w:val="0"/>
              <w:snapToGrid w:val="0"/>
              <w:spacing w:line="270" w:lineRule="atLeast"/>
              <w:ind w:left="210" w:right="210" w:firstLineChars="200" w:firstLine="360"/>
              <w:jc w:val="center"/>
              <w:rPr>
                <w:rFonts w:ascii="Times New Roman" w:eastAsia="宋体" w:hAnsi="Times New Roman" w:cs="Times New Roman"/>
                <w:i/>
                <w:kern w:val="0"/>
                <w:sz w:val="18"/>
                <w:szCs w:val="18"/>
              </w:rPr>
            </w:pPr>
            <w:r w:rsidRPr="00A3306E">
              <w:rPr>
                <w:rFonts w:ascii="Times New Roman" w:eastAsia="宋体" w:hAnsi="Times New Roman" w:cs="Times New Roman"/>
                <w:kern w:val="0"/>
                <w:sz w:val="18"/>
                <w:szCs w:val="18"/>
              </w:rPr>
              <w:t>10Hz</w:t>
            </w:r>
          </w:p>
        </w:tc>
      </w:tr>
      <w:tr w:rsidR="00DD457B" w:rsidRPr="00A3306E" w14:paraId="35019B27" w14:textId="77777777" w:rsidTr="00AC580D">
        <w:tc>
          <w:tcPr>
            <w:tcW w:w="4208" w:type="dxa"/>
            <w:tcBorders>
              <w:top w:val="nil"/>
              <w:left w:val="nil"/>
              <w:bottom w:val="nil"/>
              <w:right w:val="nil"/>
            </w:tcBorders>
            <w:shd w:val="clear" w:color="auto" w:fill="auto"/>
            <w:tcMar>
              <w:top w:w="0" w:type="dxa"/>
              <w:left w:w="108" w:type="dxa"/>
              <w:bottom w:w="0" w:type="dxa"/>
              <w:right w:w="108" w:type="dxa"/>
            </w:tcMar>
          </w:tcPr>
          <w:p w14:paraId="1755E2CA" w14:textId="77777777" w:rsidR="00DD457B" w:rsidRPr="00A3306E" w:rsidRDefault="00DD457B" w:rsidP="00AC580D">
            <w:pPr>
              <w:widowControl/>
              <w:adjustRightInd w:val="0"/>
              <w:snapToGrid w:val="0"/>
              <w:spacing w:line="270" w:lineRule="atLeast"/>
              <w:ind w:left="210" w:right="210" w:firstLineChars="200" w:firstLine="360"/>
              <w:jc w:val="center"/>
              <w:rPr>
                <w:rFonts w:ascii="Times New Roman" w:eastAsia="宋体" w:hAnsi="Times New Roman" w:cs="宋体"/>
                <w:i/>
                <w:kern w:val="0"/>
                <w:sz w:val="18"/>
                <w:szCs w:val="18"/>
              </w:rPr>
            </w:pPr>
            <w:r w:rsidRPr="00A3306E">
              <w:rPr>
                <w:rFonts w:ascii="Times New Roman" w:eastAsia="宋体" w:hAnsi="Times New Roman" w:cs="宋体" w:hint="eastAsia"/>
                <w:kern w:val="0"/>
                <w:sz w:val="18"/>
                <w:szCs w:val="18"/>
              </w:rPr>
              <w:t>自卷积次数</w:t>
            </w:r>
            <w:r w:rsidRPr="00A3306E">
              <w:rPr>
                <w:rFonts w:ascii="Times New Roman" w:eastAsia="宋体" w:hAnsi="Times New Roman" w:cs="宋体"/>
                <w:kern w:val="0"/>
                <w:position w:val="-9"/>
                <w:sz w:val="18"/>
                <w:szCs w:val="18"/>
              </w:rPr>
              <w:object w:dxaOrig="243" w:dyaOrig="269" w14:anchorId="724A8126">
                <v:shape id="_x0000_i7112" type="#_x0000_t75" style="width:12pt;height:13.8pt" o:ole="">
                  <v:imagedata r:id="rId116" o:title=""/>
                </v:shape>
                <o:OLEObject Type="Embed" ProgID="Equation.AxMath" ShapeID="_x0000_i7112" DrawAspect="Content" ObjectID="_1708888026" r:id="rId117"/>
              </w:object>
            </w:r>
          </w:p>
        </w:tc>
        <w:tc>
          <w:tcPr>
            <w:tcW w:w="4098" w:type="dxa"/>
            <w:tcBorders>
              <w:top w:val="nil"/>
              <w:left w:val="nil"/>
              <w:bottom w:val="nil"/>
              <w:right w:val="nil"/>
            </w:tcBorders>
          </w:tcPr>
          <w:p w14:paraId="54EA2105" w14:textId="77777777" w:rsidR="00DD457B" w:rsidRPr="00A3306E" w:rsidRDefault="00DD457B" w:rsidP="00AC580D">
            <w:pPr>
              <w:widowControl/>
              <w:adjustRightInd w:val="0"/>
              <w:snapToGrid w:val="0"/>
              <w:spacing w:line="270" w:lineRule="atLeast"/>
              <w:ind w:left="210" w:right="210" w:firstLineChars="200" w:firstLine="360"/>
              <w:jc w:val="center"/>
              <w:rPr>
                <w:rFonts w:ascii="Times New Roman" w:eastAsia="宋体" w:hAnsi="Times New Roman" w:cs="Times New Roman"/>
                <w:kern w:val="0"/>
                <w:sz w:val="18"/>
                <w:szCs w:val="18"/>
              </w:rPr>
            </w:pPr>
            <w:r w:rsidRPr="00A3306E">
              <w:rPr>
                <w:rFonts w:ascii="Times New Roman" w:eastAsia="宋体" w:hAnsi="Times New Roman" w:cs="Times New Roman"/>
                <w:kern w:val="0"/>
                <w:sz w:val="18"/>
                <w:szCs w:val="18"/>
              </w:rPr>
              <w:t>7</w:t>
            </w:r>
          </w:p>
        </w:tc>
      </w:tr>
      <w:tr w:rsidR="00DD457B" w:rsidRPr="00A3306E" w14:paraId="6F43390B" w14:textId="77777777" w:rsidTr="00AC580D">
        <w:tc>
          <w:tcPr>
            <w:tcW w:w="4208" w:type="dxa"/>
            <w:tcBorders>
              <w:top w:val="nil"/>
              <w:left w:val="nil"/>
              <w:bottom w:val="nil"/>
              <w:right w:val="nil"/>
            </w:tcBorders>
            <w:shd w:val="clear" w:color="auto" w:fill="auto"/>
            <w:tcMar>
              <w:top w:w="0" w:type="dxa"/>
              <w:left w:w="108" w:type="dxa"/>
              <w:bottom w:w="0" w:type="dxa"/>
              <w:right w:w="108" w:type="dxa"/>
            </w:tcMar>
          </w:tcPr>
          <w:p w14:paraId="19A9F4F2" w14:textId="77777777" w:rsidR="00DD457B" w:rsidRPr="00A3306E" w:rsidRDefault="00DD457B" w:rsidP="00AC580D">
            <w:pPr>
              <w:widowControl/>
              <w:adjustRightInd w:val="0"/>
              <w:snapToGrid w:val="0"/>
              <w:spacing w:line="270" w:lineRule="atLeast"/>
              <w:ind w:left="210" w:right="210" w:firstLineChars="200" w:firstLine="360"/>
              <w:jc w:val="center"/>
              <w:rPr>
                <w:rFonts w:ascii="Times New Roman" w:eastAsia="宋体" w:hAnsi="Times New Roman" w:cs="宋体"/>
                <w:i/>
                <w:caps/>
                <w:kern w:val="0"/>
                <w:sz w:val="18"/>
                <w:szCs w:val="18"/>
              </w:rPr>
            </w:pPr>
            <w:r w:rsidRPr="00A3306E">
              <w:rPr>
                <w:rFonts w:ascii="Times New Roman" w:eastAsia="宋体" w:hAnsi="Times New Roman" w:cs="宋体" w:hint="eastAsia"/>
                <w:kern w:val="0"/>
                <w:sz w:val="18"/>
                <w:szCs w:val="18"/>
              </w:rPr>
              <w:t>滤波器抽头长度</w:t>
            </w:r>
            <w:r w:rsidRPr="00A3306E">
              <w:rPr>
                <w:rFonts w:ascii="Times New Roman" w:eastAsia="宋体" w:hAnsi="Times New Roman" w:cs="宋体"/>
                <w:caps/>
                <w:kern w:val="0"/>
                <w:position w:val="-9"/>
                <w:sz w:val="18"/>
                <w:szCs w:val="18"/>
              </w:rPr>
              <w:object w:dxaOrig="271" w:dyaOrig="269" w14:anchorId="2F499261">
                <v:shape id="_x0000_i7113" type="#_x0000_t75" style="width:13.8pt;height:13.8pt" o:ole="">
                  <v:imagedata r:id="rId118" o:title=""/>
                </v:shape>
                <o:OLEObject Type="Embed" ProgID="Equation.AxMath" ShapeID="_x0000_i7113" DrawAspect="Content" ObjectID="_1708888027" r:id="rId119"/>
              </w:object>
            </w:r>
          </w:p>
        </w:tc>
        <w:tc>
          <w:tcPr>
            <w:tcW w:w="4098" w:type="dxa"/>
            <w:tcBorders>
              <w:top w:val="nil"/>
              <w:left w:val="nil"/>
              <w:bottom w:val="nil"/>
              <w:right w:val="nil"/>
            </w:tcBorders>
          </w:tcPr>
          <w:p w14:paraId="2826B039" w14:textId="77777777" w:rsidR="00DD457B" w:rsidRPr="00A3306E" w:rsidRDefault="00DD457B" w:rsidP="00AC580D">
            <w:pPr>
              <w:widowControl/>
              <w:adjustRightInd w:val="0"/>
              <w:snapToGrid w:val="0"/>
              <w:spacing w:line="270" w:lineRule="atLeast"/>
              <w:ind w:left="210" w:right="210" w:firstLineChars="200" w:firstLine="360"/>
              <w:jc w:val="center"/>
              <w:rPr>
                <w:rFonts w:ascii="Times New Roman" w:eastAsia="宋体" w:hAnsi="Times New Roman" w:cs="Times New Roman"/>
                <w:iCs/>
                <w:kern w:val="0"/>
                <w:sz w:val="18"/>
                <w:szCs w:val="18"/>
              </w:rPr>
            </w:pPr>
            <w:r w:rsidRPr="00A3306E">
              <w:rPr>
                <w:rFonts w:ascii="Times New Roman" w:eastAsia="宋体" w:hAnsi="Times New Roman" w:cs="Times New Roman"/>
                <w:iCs/>
                <w:kern w:val="0"/>
                <w:sz w:val="18"/>
                <w:szCs w:val="18"/>
              </w:rPr>
              <w:t>707</w:t>
            </w:r>
          </w:p>
        </w:tc>
      </w:tr>
      <w:tr w:rsidR="00DD457B" w:rsidRPr="00A3306E" w14:paraId="218B27CB" w14:textId="77777777" w:rsidTr="00AC580D">
        <w:tc>
          <w:tcPr>
            <w:tcW w:w="4208" w:type="dxa"/>
            <w:tcBorders>
              <w:top w:val="nil"/>
              <w:left w:val="nil"/>
              <w:bottom w:val="nil"/>
              <w:right w:val="nil"/>
            </w:tcBorders>
            <w:shd w:val="clear" w:color="auto" w:fill="auto"/>
            <w:tcMar>
              <w:top w:w="0" w:type="dxa"/>
              <w:left w:w="108" w:type="dxa"/>
              <w:bottom w:w="0" w:type="dxa"/>
              <w:right w:w="108" w:type="dxa"/>
            </w:tcMar>
          </w:tcPr>
          <w:p w14:paraId="00F05FFF" w14:textId="77777777" w:rsidR="00DD457B" w:rsidRPr="00A3306E" w:rsidRDefault="00DD457B" w:rsidP="00AC580D">
            <w:pPr>
              <w:widowControl/>
              <w:adjustRightInd w:val="0"/>
              <w:snapToGrid w:val="0"/>
              <w:spacing w:line="270" w:lineRule="atLeast"/>
              <w:ind w:left="210" w:right="210" w:firstLineChars="200" w:firstLine="360"/>
              <w:jc w:val="center"/>
              <w:rPr>
                <w:rFonts w:ascii="Times New Roman" w:eastAsia="宋体" w:hAnsi="Times New Roman" w:cs="宋体"/>
                <w:kern w:val="0"/>
                <w:sz w:val="18"/>
                <w:szCs w:val="18"/>
              </w:rPr>
            </w:pPr>
            <w:r w:rsidRPr="00A3306E">
              <w:rPr>
                <w:rFonts w:ascii="Times New Roman" w:eastAsia="宋体" w:hAnsi="Times New Roman" w:cs="宋体" w:hint="eastAsia"/>
                <w:kern w:val="0"/>
                <w:sz w:val="18"/>
                <w:szCs w:val="18"/>
              </w:rPr>
              <w:t>通带中频率点数</w:t>
            </w:r>
            <w:r w:rsidRPr="00A3306E">
              <w:rPr>
                <w:rFonts w:ascii="Times New Roman" w:eastAsia="宋体" w:hAnsi="Times New Roman" w:cs="宋体"/>
                <w:kern w:val="0"/>
                <w:position w:val="-9"/>
                <w:sz w:val="18"/>
                <w:szCs w:val="18"/>
              </w:rPr>
              <w:object w:dxaOrig="268" w:dyaOrig="269" w14:anchorId="34816B94">
                <v:shape id="_x0000_i7114" type="#_x0000_t75" style="width:13.8pt;height:13.8pt" o:ole="">
                  <v:imagedata r:id="rId120" o:title=""/>
                </v:shape>
                <o:OLEObject Type="Embed" ProgID="Equation.AxMath" ShapeID="_x0000_i7114" DrawAspect="Content" ObjectID="_1708888028" r:id="rId121"/>
              </w:object>
            </w:r>
          </w:p>
        </w:tc>
        <w:tc>
          <w:tcPr>
            <w:tcW w:w="4098" w:type="dxa"/>
            <w:tcBorders>
              <w:top w:val="nil"/>
              <w:left w:val="nil"/>
              <w:bottom w:val="nil"/>
              <w:right w:val="nil"/>
            </w:tcBorders>
          </w:tcPr>
          <w:p w14:paraId="209F7D00" w14:textId="77777777" w:rsidR="00DD457B" w:rsidRPr="00A3306E" w:rsidRDefault="00DD457B" w:rsidP="00AC580D">
            <w:pPr>
              <w:widowControl/>
              <w:adjustRightInd w:val="0"/>
              <w:snapToGrid w:val="0"/>
              <w:spacing w:line="270" w:lineRule="atLeast"/>
              <w:ind w:left="210" w:right="210" w:firstLineChars="200" w:firstLine="360"/>
              <w:jc w:val="center"/>
              <w:rPr>
                <w:rFonts w:ascii="Times New Roman" w:eastAsia="宋体" w:hAnsi="Times New Roman" w:cs="Times New Roman"/>
                <w:iCs/>
                <w:kern w:val="0"/>
                <w:sz w:val="18"/>
                <w:szCs w:val="18"/>
              </w:rPr>
            </w:pPr>
            <w:r w:rsidRPr="00A3306E">
              <w:rPr>
                <w:rFonts w:ascii="Times New Roman" w:eastAsia="宋体" w:hAnsi="Times New Roman" w:cs="Times New Roman"/>
                <w:iCs/>
                <w:kern w:val="0"/>
                <w:sz w:val="18"/>
                <w:szCs w:val="18"/>
              </w:rPr>
              <w:t>7</w:t>
            </w:r>
          </w:p>
        </w:tc>
      </w:tr>
      <w:tr w:rsidR="00DD457B" w:rsidRPr="00A3306E" w14:paraId="6DEDE6DA" w14:textId="77777777" w:rsidTr="00AC580D">
        <w:tc>
          <w:tcPr>
            <w:tcW w:w="4208" w:type="dxa"/>
            <w:tcBorders>
              <w:top w:val="nil"/>
              <w:left w:val="nil"/>
              <w:bottom w:val="nil"/>
              <w:right w:val="nil"/>
            </w:tcBorders>
            <w:shd w:val="clear" w:color="auto" w:fill="auto"/>
            <w:tcMar>
              <w:top w:w="0" w:type="dxa"/>
              <w:left w:w="108" w:type="dxa"/>
              <w:bottom w:w="0" w:type="dxa"/>
              <w:right w:w="108" w:type="dxa"/>
            </w:tcMar>
          </w:tcPr>
          <w:p w14:paraId="72825DF6" w14:textId="77777777" w:rsidR="00DD457B" w:rsidRPr="00A3306E" w:rsidRDefault="00DD457B" w:rsidP="00AC580D">
            <w:pPr>
              <w:widowControl/>
              <w:adjustRightInd w:val="0"/>
              <w:snapToGrid w:val="0"/>
              <w:spacing w:line="270" w:lineRule="atLeast"/>
              <w:ind w:left="210" w:right="210" w:firstLineChars="200" w:firstLine="360"/>
              <w:jc w:val="center"/>
              <w:rPr>
                <w:rFonts w:ascii="Times New Roman" w:eastAsia="宋体" w:hAnsi="Times New Roman" w:cs="宋体"/>
                <w:kern w:val="0"/>
                <w:sz w:val="18"/>
                <w:szCs w:val="18"/>
              </w:rPr>
            </w:pPr>
            <w:r w:rsidRPr="00A3306E">
              <w:rPr>
                <w:rFonts w:ascii="Times New Roman" w:eastAsia="宋体" w:hAnsi="Times New Roman" w:cs="宋体" w:hint="eastAsia"/>
                <w:kern w:val="0"/>
                <w:sz w:val="18"/>
                <w:szCs w:val="18"/>
              </w:rPr>
              <w:t>低通滤波器截止频率</w:t>
            </w:r>
            <w:r w:rsidRPr="00A3306E">
              <w:rPr>
                <w:rFonts w:ascii="Times New Roman" w:eastAsia="宋体" w:hAnsi="Times New Roman" w:cs="宋体"/>
                <w:kern w:val="0"/>
                <w:position w:val="-9"/>
                <w:sz w:val="18"/>
                <w:szCs w:val="18"/>
              </w:rPr>
              <w:object w:dxaOrig="167" w:dyaOrig="267" w14:anchorId="6408EC86">
                <v:shape id="_x0000_i7115" type="#_x0000_t75" style="width:8.4pt;height:13.8pt" o:ole="">
                  <v:imagedata r:id="rId122" o:title=""/>
                </v:shape>
                <o:OLEObject Type="Embed" ProgID="Equation.AxMath" ShapeID="_x0000_i7115" DrawAspect="Content" ObjectID="_1708888029" r:id="rId123"/>
              </w:object>
            </w:r>
          </w:p>
        </w:tc>
        <w:tc>
          <w:tcPr>
            <w:tcW w:w="4098" w:type="dxa"/>
            <w:tcBorders>
              <w:top w:val="nil"/>
              <w:left w:val="nil"/>
              <w:bottom w:val="nil"/>
              <w:right w:val="nil"/>
            </w:tcBorders>
          </w:tcPr>
          <w:p w14:paraId="0E5BAC4E" w14:textId="77777777" w:rsidR="00DD457B" w:rsidRPr="00A3306E" w:rsidRDefault="00DD457B" w:rsidP="00AC580D">
            <w:pPr>
              <w:widowControl/>
              <w:adjustRightInd w:val="0"/>
              <w:snapToGrid w:val="0"/>
              <w:spacing w:line="270" w:lineRule="atLeast"/>
              <w:ind w:left="210" w:right="210" w:firstLineChars="200" w:firstLine="360"/>
              <w:jc w:val="center"/>
              <w:rPr>
                <w:rFonts w:ascii="Times New Roman" w:eastAsia="宋体" w:hAnsi="Times New Roman" w:cs="Times New Roman"/>
                <w:iCs/>
                <w:kern w:val="0"/>
                <w:sz w:val="18"/>
                <w:szCs w:val="18"/>
              </w:rPr>
            </w:pPr>
            <w:r w:rsidRPr="00A3306E">
              <w:rPr>
                <w:rFonts w:ascii="Times New Roman" w:eastAsia="宋体" w:hAnsi="Times New Roman" w:cs="Times New Roman"/>
                <w:iCs/>
                <w:kern w:val="0"/>
                <w:sz w:val="18"/>
                <w:szCs w:val="18"/>
              </w:rPr>
              <w:t>0.1Hz</w:t>
            </w:r>
          </w:p>
        </w:tc>
      </w:tr>
      <w:tr w:rsidR="00DD457B" w:rsidRPr="00A3306E" w14:paraId="41228DB9" w14:textId="77777777" w:rsidTr="00AC580D">
        <w:tc>
          <w:tcPr>
            <w:tcW w:w="4208" w:type="dxa"/>
            <w:tcBorders>
              <w:top w:val="nil"/>
              <w:left w:val="nil"/>
              <w:bottom w:val="single" w:sz="12" w:space="0" w:color="008000"/>
              <w:right w:val="nil"/>
            </w:tcBorders>
            <w:shd w:val="clear" w:color="auto" w:fill="auto"/>
            <w:tcMar>
              <w:top w:w="0" w:type="dxa"/>
              <w:left w:w="108" w:type="dxa"/>
              <w:bottom w:w="0" w:type="dxa"/>
              <w:right w:w="108" w:type="dxa"/>
            </w:tcMar>
          </w:tcPr>
          <w:p w14:paraId="5ABE3414" w14:textId="77777777" w:rsidR="00DD457B" w:rsidRPr="00A3306E" w:rsidRDefault="00DD457B" w:rsidP="00AC580D">
            <w:pPr>
              <w:widowControl/>
              <w:adjustRightInd w:val="0"/>
              <w:snapToGrid w:val="0"/>
              <w:spacing w:line="270" w:lineRule="atLeast"/>
              <w:ind w:left="210" w:right="210" w:firstLineChars="200" w:firstLine="360"/>
              <w:jc w:val="center"/>
              <w:rPr>
                <w:rFonts w:ascii="Times New Roman" w:eastAsia="宋体" w:hAnsi="Times New Roman" w:cs="宋体"/>
                <w:i/>
                <w:kern w:val="0"/>
                <w:sz w:val="18"/>
                <w:szCs w:val="18"/>
              </w:rPr>
            </w:pPr>
            <w:r w:rsidRPr="00A3306E">
              <w:rPr>
                <w:rFonts w:ascii="Times New Roman" w:eastAsia="宋体" w:hAnsi="Times New Roman" w:cs="宋体" w:hint="eastAsia"/>
                <w:kern w:val="0"/>
                <w:sz w:val="18"/>
                <w:szCs w:val="18"/>
              </w:rPr>
              <w:t>滤波器时间长度</w:t>
            </w:r>
            <w:r w:rsidRPr="00A3306E">
              <w:rPr>
                <w:rFonts w:ascii="Times New Roman" w:eastAsia="宋体" w:hAnsi="Times New Roman" w:cs="宋体"/>
                <w:kern w:val="0"/>
                <w:position w:val="-9"/>
                <w:sz w:val="18"/>
                <w:szCs w:val="18"/>
              </w:rPr>
              <w:object w:dxaOrig="220" w:dyaOrig="269" w14:anchorId="4566AFC4">
                <v:shape id="_x0000_i7116" type="#_x0000_t75" style="width:11.4pt;height:13.8pt" o:ole="">
                  <v:imagedata r:id="rId124" o:title=""/>
                </v:shape>
                <o:OLEObject Type="Embed" ProgID="Equation.AxMath" ShapeID="_x0000_i7116" DrawAspect="Content" ObjectID="_1708888030" r:id="rId125"/>
              </w:object>
            </w:r>
          </w:p>
        </w:tc>
        <w:tc>
          <w:tcPr>
            <w:tcW w:w="4098" w:type="dxa"/>
            <w:tcBorders>
              <w:top w:val="nil"/>
              <w:left w:val="nil"/>
              <w:bottom w:val="single" w:sz="12" w:space="0" w:color="008000"/>
              <w:right w:val="nil"/>
            </w:tcBorders>
          </w:tcPr>
          <w:p w14:paraId="4DE0B8E8" w14:textId="77777777" w:rsidR="00DD457B" w:rsidRPr="00A3306E" w:rsidRDefault="00DD457B" w:rsidP="00AC580D">
            <w:pPr>
              <w:widowControl/>
              <w:adjustRightInd w:val="0"/>
              <w:snapToGrid w:val="0"/>
              <w:spacing w:line="270" w:lineRule="atLeast"/>
              <w:ind w:left="210" w:right="210" w:firstLineChars="200" w:firstLine="360"/>
              <w:jc w:val="center"/>
              <w:rPr>
                <w:rFonts w:ascii="Times New Roman" w:eastAsia="宋体" w:hAnsi="Times New Roman" w:cs="Times New Roman"/>
                <w:iCs/>
                <w:kern w:val="0"/>
                <w:sz w:val="18"/>
                <w:szCs w:val="18"/>
              </w:rPr>
            </w:pPr>
            <w:r w:rsidRPr="00A3306E">
              <w:rPr>
                <w:rFonts w:ascii="Times New Roman" w:eastAsia="宋体" w:hAnsi="Times New Roman" w:cs="Times New Roman"/>
                <w:iCs/>
                <w:kern w:val="0"/>
                <w:sz w:val="18"/>
                <w:szCs w:val="18"/>
              </w:rPr>
              <w:t>70.1s</w:t>
            </w:r>
          </w:p>
        </w:tc>
      </w:tr>
    </w:tbl>
    <w:p w14:paraId="19850D4B" w14:textId="77777777" w:rsidR="00450A73" w:rsidRPr="00A3306E" w:rsidRDefault="00450A73" w:rsidP="00544E64">
      <w:pPr>
        <w:adjustRightInd w:val="0"/>
        <w:snapToGrid w:val="0"/>
        <w:spacing w:line="360" w:lineRule="auto"/>
        <w:rPr>
          <w:rFonts w:ascii="Times New Roman" w:eastAsia="宋体" w:hAnsi="Times New Roman" w:cs="Times New Roman"/>
        </w:rPr>
      </w:pPr>
    </w:p>
    <w:p w14:paraId="205BBE7B" w14:textId="77777777" w:rsidR="00450A73" w:rsidRPr="00A3306E" w:rsidRDefault="00450A73" w:rsidP="004D0A9C">
      <w:pPr>
        <w:pStyle w:val="ae"/>
        <w:adjustRightInd w:val="0"/>
        <w:snapToGrid w:val="0"/>
        <w:ind w:left="420" w:firstLineChars="0" w:firstLine="0"/>
        <w:rPr>
          <w:rFonts w:cs="Times New Roman"/>
        </w:rPr>
      </w:pPr>
      <w:r w:rsidRPr="00A3306E">
        <w:rPr>
          <w:rFonts w:cs="Times New Roman"/>
        </w:rPr>
        <w:t>时间域矩形窗函数的离散傅里叶变换（</w:t>
      </w:r>
      <w:r w:rsidRPr="00A3306E">
        <w:rPr>
          <w:rFonts w:cs="Times New Roman"/>
        </w:rPr>
        <w:t>DFT</w:t>
      </w:r>
      <w:r w:rsidRPr="00A3306E">
        <w:rPr>
          <w:rFonts w:cs="Times New Roman"/>
        </w:rPr>
        <w:t>）对应着频率域的</w:t>
      </w:r>
      <m:oMath>
        <m:r>
          <w:rPr>
            <w:rFonts w:ascii="Cambria Math" w:hAnsi="Cambria Math" w:cs="Times New Roman"/>
          </w:rPr>
          <m:t>sinx</m:t>
        </m:r>
        <m:r>
          <m:rPr>
            <m:lit/>
          </m:rPr>
          <w:rPr>
            <w:rFonts w:ascii="Cambria Math" w:hAnsi="Cambria Math" w:cs="Times New Roman"/>
          </w:rPr>
          <m:t>/</m:t>
        </m:r>
        <m:r>
          <w:rPr>
            <w:rFonts w:ascii="Cambria Math" w:hAnsi="Cambria Math" w:cs="Times New Roman"/>
          </w:rPr>
          <m:t>siny</m:t>
        </m:r>
      </m:oMath>
      <w:r w:rsidRPr="00A3306E">
        <w:rPr>
          <w:rFonts w:cs="Times New Roman"/>
        </w:rPr>
        <w:t>形式函数，因此</w:t>
      </w:r>
      <w:r w:rsidRPr="00A3306E">
        <w:rPr>
          <w:rFonts w:cs="Times New Roman"/>
        </w:rPr>
        <w:t>CRN</w:t>
      </w:r>
      <w:r w:rsidRPr="00A3306E">
        <w:rPr>
          <w:rFonts w:cs="Times New Roman"/>
        </w:rPr>
        <w:t>滤波器的频率响应为</w:t>
      </w:r>
    </w:p>
    <w:p w14:paraId="4AFCACC2" w14:textId="5B0E96B3" w:rsidR="00D05D0B" w:rsidRPr="00A3306E" w:rsidRDefault="00450A73"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rPr>
      </w:pPr>
      <w:r w:rsidRPr="00A3306E">
        <w:rPr>
          <w:rFonts w:ascii="Times New Roman" w:eastAsia="宋体" w:hAnsi="Times New Roman" w:cs="Times New Roman"/>
        </w:rPr>
        <w:tab/>
      </w:r>
      <w:r w:rsidR="00DD457B" w:rsidRPr="00A3306E">
        <w:rPr>
          <w:rFonts w:ascii="Times New Roman" w:eastAsia="宋体" w:hAnsi="Times New Roman"/>
          <w:position w:val="-28"/>
        </w:rPr>
        <w:object w:dxaOrig="4061" w:dyaOrig="679" w14:anchorId="482F4FED">
          <v:shape id="_x0000_i7117" type="#_x0000_t75" style="width:202.8pt;height:34.8pt" o:ole="">
            <v:imagedata r:id="rId126" o:title=""/>
          </v:shape>
          <o:OLEObject Type="Embed" ProgID="Equation.AxMath" ShapeID="_x0000_i7117" DrawAspect="Content" ObjectID="_1708888031" r:id="rId127"/>
        </w:object>
      </w:r>
      <w:r w:rsidRPr="00A3306E">
        <w:rPr>
          <w:rFonts w:ascii="Times New Roman" w:eastAsia="宋体" w:hAnsi="Times New Roman" w:cs="Times New Roman"/>
        </w:rPr>
        <w:tab/>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MACROBUTTON AMMPlaceRM \* MERGEFORMAT </w:instrText>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SEQ AMEqn \h \* MERGEFORMAT </w:instrText>
      </w:r>
      <w:r w:rsidRPr="00A3306E">
        <w:rPr>
          <w:rFonts w:ascii="Times New Roman" w:eastAsia="宋体" w:hAnsi="Times New Roman" w:cs="Times New Roman"/>
        </w:rPr>
        <w:fldChar w:fldCharType="end"/>
      </w:r>
      <w:bookmarkStart w:id="175" w:name="ZEqnNum599045"/>
      <w:r w:rsidRPr="00A3306E">
        <w:rPr>
          <w:rFonts w:ascii="Times New Roman" w:eastAsia="宋体" w:hAnsi="Times New Roman" w:cs="Times New Roman"/>
        </w:rPr>
        <w:instrText>(</w:instrText>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SEQ AMEqn \c \* Arabic \* MERGEFORMAT </w:instrText>
      </w:r>
      <w:r w:rsidRPr="00A3306E">
        <w:rPr>
          <w:rFonts w:ascii="Times New Roman" w:eastAsia="宋体" w:hAnsi="Times New Roman" w:cs="Times New Roman"/>
        </w:rPr>
        <w:fldChar w:fldCharType="separate"/>
      </w:r>
      <w:r w:rsidR="00AB4BEE" w:rsidRPr="00A3306E">
        <w:rPr>
          <w:rFonts w:ascii="Times New Roman" w:eastAsia="宋体" w:hAnsi="Times New Roman" w:cs="Times New Roman"/>
          <w:noProof/>
        </w:rPr>
        <w:instrText>9</w:instrText>
      </w:r>
      <w:r w:rsidRPr="00A3306E">
        <w:rPr>
          <w:rFonts w:ascii="Times New Roman" w:eastAsia="宋体" w:hAnsi="Times New Roman" w:cs="Times New Roman"/>
          <w:noProof/>
        </w:rPr>
        <w:fldChar w:fldCharType="end"/>
      </w:r>
      <w:r w:rsidRPr="00A3306E">
        <w:rPr>
          <w:rFonts w:ascii="Times New Roman" w:eastAsia="宋体" w:hAnsi="Times New Roman" w:cs="Times New Roman"/>
        </w:rPr>
        <w:instrText>)</w:instrText>
      </w:r>
      <w:bookmarkEnd w:id="175"/>
      <w:r w:rsidRPr="00A3306E">
        <w:rPr>
          <w:rFonts w:ascii="Times New Roman" w:eastAsia="宋体" w:hAnsi="Times New Roman" w:cs="Times New Roman"/>
        </w:rPr>
        <w:fldChar w:fldCharType="end"/>
      </w:r>
    </w:p>
    <w:p w14:paraId="7A51F7D7" w14:textId="59B82A91" w:rsidR="00450A73" w:rsidRPr="00A3306E" w:rsidRDefault="00450A73" w:rsidP="004D0A9C">
      <w:pPr>
        <w:tabs>
          <w:tab w:val="center" w:pos="4160"/>
          <w:tab w:val="right" w:pos="8300"/>
        </w:tabs>
        <w:adjustRightInd w:val="0"/>
        <w:snapToGrid w:val="0"/>
        <w:spacing w:line="360" w:lineRule="auto"/>
        <w:ind w:firstLineChars="200" w:firstLine="420"/>
        <w:rPr>
          <w:rFonts w:ascii="Times New Roman" w:eastAsia="宋体" w:hAnsi="Times New Roman" w:cs="Times New Roman"/>
        </w:rPr>
      </w:pPr>
      <w:r w:rsidRPr="00A3306E">
        <w:rPr>
          <w:rFonts w:ascii="Times New Roman" w:eastAsia="宋体" w:hAnsi="Times New Roman" w:cs="Times New Roman"/>
        </w:rPr>
        <w:t>将上式</w:t>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GOTOBUTTON ZEqnNum599045  \* MERGEFORMAT </w:instrText>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REF ZEqnNum599045 \* Charformat \! \* MERGEFORMAT </w:instrText>
      </w:r>
      <w:r w:rsidRPr="00A3306E">
        <w:rPr>
          <w:rFonts w:ascii="Times New Roman" w:eastAsia="宋体" w:hAnsi="Times New Roman" w:cs="Times New Roman"/>
        </w:rPr>
        <w:fldChar w:fldCharType="separate"/>
      </w:r>
      <w:r w:rsidR="00AB4BEE" w:rsidRPr="00A3306E">
        <w:rPr>
          <w:rFonts w:ascii="Times New Roman" w:eastAsia="宋体" w:hAnsi="Times New Roman" w:cs="Times New Roman"/>
        </w:rPr>
        <w:instrText>(9)</w:instrText>
      </w:r>
      <w:r w:rsidRPr="00A3306E">
        <w:rPr>
          <w:rFonts w:ascii="Times New Roman" w:eastAsia="宋体" w:hAnsi="Times New Roman" w:cs="Times New Roman"/>
        </w:rPr>
        <w:fldChar w:fldCharType="end"/>
      </w:r>
      <w:r w:rsidRPr="00A3306E">
        <w:rPr>
          <w:rFonts w:ascii="Times New Roman" w:eastAsia="宋体" w:hAnsi="Times New Roman" w:cs="Times New Roman"/>
        </w:rPr>
        <w:fldChar w:fldCharType="end"/>
      </w:r>
      <w:r w:rsidRPr="00A3306E">
        <w:rPr>
          <w:rFonts w:ascii="Times New Roman" w:eastAsia="宋体" w:hAnsi="Times New Roman" w:cs="Times New Roman"/>
        </w:rPr>
        <w:t>进行离散反傅里叶变换得到</w:t>
      </w:r>
      <w:r w:rsidRPr="00A3306E">
        <w:rPr>
          <w:rFonts w:ascii="Times New Roman" w:eastAsia="宋体" w:hAnsi="Times New Roman" w:cs="Times New Roman"/>
        </w:rPr>
        <w:t>CRN</w:t>
      </w:r>
      <w:r w:rsidRPr="00A3306E">
        <w:rPr>
          <w:rFonts w:ascii="Times New Roman" w:eastAsia="宋体" w:hAnsi="Times New Roman" w:cs="Times New Roman"/>
        </w:rPr>
        <w:t>低通滤波器抽头系数。由于</w:t>
      </w:r>
      <m:oMath>
        <m:sSub>
          <m:sSubPr>
            <m:ctrlPr>
              <w:rPr>
                <w:rFonts w:ascii="Cambria Math" w:eastAsia="宋体" w:hAnsi="Cambria Math" w:cs="Times New Roman"/>
                <w:i/>
              </w:rPr>
            </m:ctrlPr>
          </m:sSubPr>
          <m:e>
            <m:r>
              <w:rPr>
                <w:rFonts w:ascii="Cambria Math" w:eastAsia="宋体" w:hAnsi="Cambria Math" w:cs="Times New Roman"/>
              </w:rPr>
              <m:t>H</m:t>
            </m:r>
          </m:e>
          <m:sub>
            <m:r>
              <w:rPr>
                <w:rFonts w:ascii="Cambria Math" w:eastAsia="宋体" w:hAnsi="Cambria Math" w:cs="Times New Roman"/>
              </w:rPr>
              <m:t>k</m:t>
            </m:r>
          </m:sub>
        </m:sSub>
      </m:oMath>
      <w:r w:rsidRPr="00A3306E">
        <w:rPr>
          <w:rFonts w:ascii="Times New Roman" w:eastAsia="宋体" w:hAnsi="Times New Roman" w:cs="Times New Roman"/>
        </w:rPr>
        <w:t>是偶函数，则：</w:t>
      </w:r>
    </w:p>
    <w:p w14:paraId="718CBF2A" w14:textId="0945D8D7" w:rsidR="00D05D0B" w:rsidRPr="00A3306E" w:rsidRDefault="00450A73"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rPr>
      </w:pPr>
      <w:r w:rsidRPr="00A3306E">
        <w:rPr>
          <w:rFonts w:ascii="Times New Roman" w:eastAsia="宋体" w:hAnsi="Times New Roman" w:cs="Times New Roman"/>
        </w:rPr>
        <w:tab/>
      </w:r>
      <w:r w:rsidRPr="00A3306E">
        <w:rPr>
          <w:rFonts w:ascii="Times New Roman" w:eastAsia="宋体" w:hAnsi="Times New Roman" w:cs="Times New Roman"/>
          <w:position w:val="-28"/>
        </w:rPr>
        <w:object w:dxaOrig="3522" w:dyaOrig="679" w14:anchorId="456F32EA">
          <v:shape id="_x0000_i7118" type="#_x0000_t75" style="width:176.4pt;height:34.8pt" o:ole="">
            <v:imagedata r:id="rId128" o:title=""/>
          </v:shape>
          <o:OLEObject Type="Embed" ProgID="Equation.AxMath" ShapeID="_x0000_i7118" DrawAspect="Content" ObjectID="_1708888032" r:id="rId129"/>
        </w:object>
      </w:r>
      <w:r w:rsidRPr="00A3306E">
        <w:rPr>
          <w:rFonts w:ascii="Times New Roman" w:eastAsia="宋体" w:hAnsi="Times New Roman" w:cs="Times New Roman"/>
        </w:rPr>
        <w:tab/>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MACROBUTTON AMMPlaceRM \* MERGEFORMAT </w:instrText>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SEQ AMEqn \h \* MERGEFORMAT </w:instrText>
      </w:r>
      <w:r w:rsidRPr="00A3306E">
        <w:rPr>
          <w:rFonts w:ascii="Times New Roman" w:eastAsia="宋体" w:hAnsi="Times New Roman" w:cs="Times New Roman"/>
        </w:rPr>
        <w:fldChar w:fldCharType="end"/>
      </w:r>
      <w:r w:rsidRPr="00A3306E">
        <w:rPr>
          <w:rFonts w:ascii="Times New Roman" w:eastAsia="宋体" w:hAnsi="Times New Roman" w:cs="Times New Roman"/>
        </w:rPr>
        <w:instrText>(</w:instrText>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SEQ AMEqn \c \* Arabic \* MERGEFORMAT </w:instrText>
      </w:r>
      <w:r w:rsidRPr="00A3306E">
        <w:rPr>
          <w:rFonts w:ascii="Times New Roman" w:eastAsia="宋体" w:hAnsi="Times New Roman" w:cs="Times New Roman"/>
        </w:rPr>
        <w:fldChar w:fldCharType="separate"/>
      </w:r>
      <w:r w:rsidR="00AB4BEE" w:rsidRPr="00A3306E">
        <w:rPr>
          <w:rFonts w:ascii="Times New Roman" w:eastAsia="宋体" w:hAnsi="Times New Roman" w:cs="Times New Roman"/>
          <w:noProof/>
        </w:rPr>
        <w:instrText>10</w:instrText>
      </w:r>
      <w:r w:rsidRPr="00A3306E">
        <w:rPr>
          <w:rFonts w:ascii="Times New Roman" w:eastAsia="宋体" w:hAnsi="Times New Roman" w:cs="Times New Roman"/>
          <w:noProof/>
        </w:rPr>
        <w:fldChar w:fldCharType="end"/>
      </w:r>
      <w:r w:rsidRPr="00A3306E">
        <w:rPr>
          <w:rFonts w:ascii="Times New Roman" w:eastAsia="宋体" w:hAnsi="Times New Roman" w:cs="Times New Roman"/>
        </w:rPr>
        <w:instrText>)</w:instrText>
      </w:r>
      <w:r w:rsidRPr="00A3306E">
        <w:rPr>
          <w:rFonts w:ascii="Times New Roman" w:eastAsia="宋体" w:hAnsi="Times New Roman" w:cs="Times New Roman"/>
        </w:rPr>
        <w:fldChar w:fldCharType="end"/>
      </w:r>
    </w:p>
    <w:p w14:paraId="042216C4" w14:textId="77777777" w:rsidR="00450A73" w:rsidRPr="00A3306E" w:rsidRDefault="00450A73" w:rsidP="004D0A9C">
      <w:pPr>
        <w:tabs>
          <w:tab w:val="center" w:pos="4160"/>
          <w:tab w:val="right" w:pos="8300"/>
        </w:tabs>
        <w:adjustRightInd w:val="0"/>
        <w:snapToGrid w:val="0"/>
        <w:spacing w:line="360" w:lineRule="auto"/>
        <w:ind w:firstLineChars="200" w:firstLine="420"/>
        <w:rPr>
          <w:rFonts w:ascii="Times New Roman" w:eastAsia="宋体" w:hAnsi="Times New Roman" w:cs="Times New Roman"/>
        </w:rPr>
      </w:pPr>
      <w:r w:rsidRPr="00A3306E">
        <w:rPr>
          <w:rFonts w:ascii="Times New Roman" w:eastAsia="宋体" w:hAnsi="Times New Roman" w:cs="Times New Roman"/>
        </w:rPr>
        <w:t>又根据</w:t>
      </w:r>
      <w:r w:rsidRPr="00A3306E">
        <w:rPr>
          <w:rFonts w:ascii="Times New Roman" w:eastAsia="宋体" w:hAnsi="Times New Roman" w:cs="Times New Roman"/>
        </w:rPr>
        <w:t>DFT</w:t>
      </w:r>
      <w:r w:rsidRPr="00A3306E">
        <w:rPr>
          <w:rFonts w:ascii="Times New Roman" w:eastAsia="宋体" w:hAnsi="Times New Roman" w:cs="Times New Roman"/>
        </w:rPr>
        <w:t>导数性质，可得</w:t>
      </w:r>
      <w:r w:rsidRPr="00A3306E">
        <w:rPr>
          <w:rFonts w:ascii="Times New Roman" w:eastAsia="宋体" w:hAnsi="Times New Roman" w:cs="Times New Roman"/>
        </w:rPr>
        <w:t>CRN</w:t>
      </w:r>
      <w:r w:rsidRPr="00A3306E">
        <w:rPr>
          <w:rFonts w:ascii="Times New Roman" w:eastAsia="宋体" w:hAnsi="Times New Roman" w:cs="Times New Roman"/>
        </w:rPr>
        <w:t>一阶微分器与二阶微分器为：</w:t>
      </w:r>
    </w:p>
    <w:p w14:paraId="2AD00A03" w14:textId="21A7A082" w:rsidR="00450A73" w:rsidRPr="00A3306E" w:rsidRDefault="00450A73"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rPr>
      </w:pPr>
      <w:r w:rsidRPr="00A3306E">
        <w:rPr>
          <w:rFonts w:ascii="Times New Roman" w:eastAsia="宋体" w:hAnsi="Times New Roman" w:cs="Times New Roman"/>
        </w:rPr>
        <w:tab/>
      </w:r>
      <w:r w:rsidRPr="00A3306E">
        <w:rPr>
          <w:rFonts w:ascii="Times New Roman" w:eastAsia="宋体" w:hAnsi="Times New Roman" w:cs="Times New Roman"/>
          <w:position w:val="-28"/>
        </w:rPr>
        <w:object w:dxaOrig="4072" w:dyaOrig="679" w14:anchorId="560127BA">
          <v:shape id="_x0000_i7119" type="#_x0000_t75" style="width:203.4pt;height:34.8pt" o:ole="">
            <v:imagedata r:id="rId130" o:title=""/>
          </v:shape>
          <o:OLEObject Type="Embed" ProgID="Equation.AxMath" ShapeID="_x0000_i7119" DrawAspect="Content" ObjectID="_1708888033" r:id="rId131"/>
        </w:object>
      </w:r>
      <w:r w:rsidRPr="00A3306E">
        <w:rPr>
          <w:rFonts w:ascii="Times New Roman" w:eastAsia="宋体" w:hAnsi="Times New Roman" w:cs="Times New Roman"/>
        </w:rPr>
        <w:tab/>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MACROBUTTON AMMPlaceRM \* MERGEFORMAT </w:instrText>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SEQ AMEqn \h \* MERGEFORMAT </w:instrText>
      </w:r>
      <w:r w:rsidRPr="00A3306E">
        <w:rPr>
          <w:rFonts w:ascii="Times New Roman" w:eastAsia="宋体" w:hAnsi="Times New Roman" w:cs="Times New Roman"/>
        </w:rPr>
        <w:fldChar w:fldCharType="end"/>
      </w:r>
      <w:r w:rsidRPr="00A3306E">
        <w:rPr>
          <w:rFonts w:ascii="Times New Roman" w:eastAsia="宋体" w:hAnsi="Times New Roman" w:cs="Times New Roman"/>
        </w:rPr>
        <w:instrText>(</w:instrText>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SEQ AMEqn \c \* Arabic \* MERGEFORMAT </w:instrText>
      </w:r>
      <w:r w:rsidRPr="00A3306E">
        <w:rPr>
          <w:rFonts w:ascii="Times New Roman" w:eastAsia="宋体" w:hAnsi="Times New Roman" w:cs="Times New Roman"/>
        </w:rPr>
        <w:fldChar w:fldCharType="separate"/>
      </w:r>
      <w:r w:rsidR="00AB4BEE" w:rsidRPr="00A3306E">
        <w:rPr>
          <w:rFonts w:ascii="Times New Roman" w:eastAsia="宋体" w:hAnsi="Times New Roman" w:cs="Times New Roman"/>
          <w:noProof/>
        </w:rPr>
        <w:instrText>11</w:instrText>
      </w:r>
      <w:r w:rsidRPr="00A3306E">
        <w:rPr>
          <w:rFonts w:ascii="Times New Roman" w:eastAsia="宋体" w:hAnsi="Times New Roman" w:cs="Times New Roman"/>
          <w:noProof/>
        </w:rPr>
        <w:fldChar w:fldCharType="end"/>
      </w:r>
      <w:r w:rsidRPr="00A3306E">
        <w:rPr>
          <w:rFonts w:ascii="Times New Roman" w:eastAsia="宋体" w:hAnsi="Times New Roman" w:cs="Times New Roman"/>
        </w:rPr>
        <w:instrText>)</w:instrText>
      </w:r>
      <w:r w:rsidRPr="00A3306E">
        <w:rPr>
          <w:rFonts w:ascii="Times New Roman" w:eastAsia="宋体" w:hAnsi="Times New Roman" w:cs="Times New Roman"/>
        </w:rPr>
        <w:fldChar w:fldCharType="end"/>
      </w:r>
    </w:p>
    <w:p w14:paraId="5E188A03" w14:textId="579C739D" w:rsidR="00D05D0B" w:rsidRPr="00A3306E" w:rsidRDefault="00450A73"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rPr>
      </w:pPr>
      <w:r w:rsidRPr="00A3306E">
        <w:rPr>
          <w:rFonts w:ascii="Times New Roman" w:eastAsia="宋体" w:hAnsi="Times New Roman" w:cs="Times New Roman"/>
        </w:rPr>
        <w:tab/>
      </w:r>
      <w:r w:rsidRPr="00A3306E">
        <w:rPr>
          <w:rFonts w:ascii="Times New Roman" w:eastAsia="宋体" w:hAnsi="Times New Roman" w:cs="Times New Roman"/>
          <w:position w:val="-28"/>
        </w:rPr>
        <w:object w:dxaOrig="4404" w:dyaOrig="679" w14:anchorId="055DF9EB">
          <v:shape id="_x0000_i7120" type="#_x0000_t75" style="width:220.2pt;height:34.8pt" o:ole="">
            <v:imagedata r:id="rId132" o:title=""/>
          </v:shape>
          <o:OLEObject Type="Embed" ProgID="Equation.AxMath" ShapeID="_x0000_i7120" DrawAspect="Content" ObjectID="_1708888034" r:id="rId133"/>
        </w:object>
      </w:r>
      <w:r w:rsidRPr="00A3306E">
        <w:rPr>
          <w:rFonts w:ascii="Times New Roman" w:eastAsia="宋体" w:hAnsi="Times New Roman" w:cs="Times New Roman"/>
        </w:rPr>
        <w:tab/>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MACROBUTTON AMMPlaceRM \* MERGEFORMAT </w:instrText>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SEQ AMEqn \h \* MERGEFORMAT </w:instrText>
      </w:r>
      <w:r w:rsidRPr="00A3306E">
        <w:rPr>
          <w:rFonts w:ascii="Times New Roman" w:eastAsia="宋体" w:hAnsi="Times New Roman" w:cs="Times New Roman"/>
        </w:rPr>
        <w:fldChar w:fldCharType="end"/>
      </w:r>
      <w:r w:rsidRPr="00A3306E">
        <w:rPr>
          <w:rFonts w:ascii="Times New Roman" w:eastAsia="宋体" w:hAnsi="Times New Roman" w:cs="Times New Roman"/>
        </w:rPr>
        <w:instrText>(</w:instrText>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SEQ AMEqn \c \* Arabic \* MERGEFORMAT </w:instrText>
      </w:r>
      <w:r w:rsidRPr="00A3306E">
        <w:rPr>
          <w:rFonts w:ascii="Times New Roman" w:eastAsia="宋体" w:hAnsi="Times New Roman" w:cs="Times New Roman"/>
        </w:rPr>
        <w:fldChar w:fldCharType="separate"/>
      </w:r>
      <w:r w:rsidR="00AB4BEE" w:rsidRPr="00A3306E">
        <w:rPr>
          <w:rFonts w:ascii="Times New Roman" w:eastAsia="宋体" w:hAnsi="Times New Roman" w:cs="Times New Roman"/>
          <w:noProof/>
        </w:rPr>
        <w:instrText>12</w:instrText>
      </w:r>
      <w:r w:rsidRPr="00A3306E">
        <w:rPr>
          <w:rFonts w:ascii="Times New Roman" w:eastAsia="宋体" w:hAnsi="Times New Roman" w:cs="Times New Roman"/>
          <w:noProof/>
        </w:rPr>
        <w:fldChar w:fldCharType="end"/>
      </w:r>
      <w:r w:rsidRPr="00A3306E">
        <w:rPr>
          <w:rFonts w:ascii="Times New Roman" w:eastAsia="宋体" w:hAnsi="Times New Roman" w:cs="Times New Roman"/>
        </w:rPr>
        <w:instrText>)</w:instrText>
      </w:r>
      <w:r w:rsidRPr="00A3306E">
        <w:rPr>
          <w:rFonts w:ascii="Times New Roman" w:eastAsia="宋体" w:hAnsi="Times New Roman" w:cs="Times New Roman"/>
        </w:rPr>
        <w:fldChar w:fldCharType="end"/>
      </w:r>
    </w:p>
    <w:p w14:paraId="10D94B3A" w14:textId="77777777" w:rsidR="00450A73" w:rsidRPr="00A3306E" w:rsidRDefault="00450A73" w:rsidP="004D0A9C">
      <w:pPr>
        <w:tabs>
          <w:tab w:val="center" w:pos="4160"/>
          <w:tab w:val="right" w:pos="8300"/>
        </w:tabs>
        <w:adjustRightInd w:val="0"/>
        <w:snapToGrid w:val="0"/>
        <w:spacing w:line="360" w:lineRule="auto"/>
        <w:ind w:firstLineChars="200" w:firstLine="420"/>
        <w:rPr>
          <w:rFonts w:ascii="Times New Roman" w:eastAsia="宋体" w:hAnsi="Times New Roman" w:cs="Times New Roman"/>
        </w:rPr>
      </w:pPr>
      <w:r w:rsidRPr="00A3306E">
        <w:rPr>
          <w:rFonts w:ascii="Times New Roman" w:eastAsia="宋体" w:hAnsi="Times New Roman" w:cs="Times New Roman"/>
        </w:rPr>
        <w:t>FIR</w:t>
      </w:r>
      <w:r w:rsidRPr="00A3306E">
        <w:rPr>
          <w:rFonts w:ascii="Times New Roman" w:eastAsia="宋体" w:hAnsi="Times New Roman" w:cs="Times New Roman"/>
        </w:rPr>
        <w:t>低通滤波表示为以下卷积形式：</w:t>
      </w:r>
    </w:p>
    <w:p w14:paraId="7B279CF3" w14:textId="41AC0351" w:rsidR="00450A73" w:rsidRPr="00A3306E" w:rsidRDefault="00450A73"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rPr>
      </w:pPr>
      <w:r w:rsidRPr="00A3306E">
        <w:rPr>
          <w:rFonts w:ascii="Times New Roman" w:eastAsia="宋体" w:hAnsi="Times New Roman" w:cs="Times New Roman"/>
        </w:rPr>
        <w:tab/>
      </w:r>
      <w:r w:rsidR="00DD457B" w:rsidRPr="00A3306E">
        <w:rPr>
          <w:rFonts w:ascii="Times New Roman" w:eastAsia="宋体" w:hAnsi="Times New Roman"/>
          <w:position w:val="-28"/>
        </w:rPr>
        <w:object w:dxaOrig="1636" w:dyaOrig="679" w14:anchorId="0DCFC0A5">
          <v:shape id="_x0000_i7121" type="#_x0000_t75" style="width:82.8pt;height:34.8pt" o:ole="">
            <v:imagedata r:id="rId134" o:title=""/>
          </v:shape>
          <o:OLEObject Type="Embed" ProgID="Equation.AxMath" ShapeID="_x0000_i7121" DrawAspect="Content" ObjectID="_1708888035" r:id="rId135"/>
        </w:object>
      </w:r>
      <w:r w:rsidRPr="00A3306E">
        <w:rPr>
          <w:rFonts w:ascii="Times New Roman" w:eastAsia="宋体" w:hAnsi="Times New Roman" w:cs="Times New Roman"/>
        </w:rPr>
        <w:tab/>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MACROBUTTON AMMPlaceRM \* MERGEFORMAT </w:instrText>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SEQ AMEqn \h \* MERGEFORMAT </w:instrText>
      </w:r>
      <w:r w:rsidRPr="00A3306E">
        <w:rPr>
          <w:rFonts w:ascii="Times New Roman" w:eastAsia="宋体" w:hAnsi="Times New Roman" w:cs="Times New Roman"/>
        </w:rPr>
        <w:fldChar w:fldCharType="end"/>
      </w:r>
      <w:r w:rsidRPr="00A3306E">
        <w:rPr>
          <w:rFonts w:ascii="Times New Roman" w:eastAsia="宋体" w:hAnsi="Times New Roman" w:cs="Times New Roman"/>
        </w:rPr>
        <w:instrText>(</w:instrText>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SEQ AMEqn \c \* Arabic \* MERGEFORMAT </w:instrText>
      </w:r>
      <w:r w:rsidRPr="00A3306E">
        <w:rPr>
          <w:rFonts w:ascii="Times New Roman" w:eastAsia="宋体" w:hAnsi="Times New Roman" w:cs="Times New Roman"/>
        </w:rPr>
        <w:fldChar w:fldCharType="separate"/>
      </w:r>
      <w:r w:rsidR="00AB4BEE" w:rsidRPr="00A3306E">
        <w:rPr>
          <w:rFonts w:ascii="Times New Roman" w:eastAsia="宋体" w:hAnsi="Times New Roman" w:cs="Times New Roman"/>
          <w:noProof/>
        </w:rPr>
        <w:instrText>13</w:instrText>
      </w:r>
      <w:r w:rsidRPr="00A3306E">
        <w:rPr>
          <w:rFonts w:ascii="Times New Roman" w:eastAsia="宋体" w:hAnsi="Times New Roman" w:cs="Times New Roman"/>
          <w:noProof/>
        </w:rPr>
        <w:fldChar w:fldCharType="end"/>
      </w:r>
      <w:r w:rsidRPr="00A3306E">
        <w:rPr>
          <w:rFonts w:ascii="Times New Roman" w:eastAsia="宋体" w:hAnsi="Times New Roman" w:cs="Times New Roman"/>
        </w:rPr>
        <w:instrText>)</w:instrText>
      </w:r>
      <w:r w:rsidRPr="00A3306E">
        <w:rPr>
          <w:rFonts w:ascii="Times New Roman" w:eastAsia="宋体" w:hAnsi="Times New Roman" w:cs="Times New Roman"/>
        </w:rPr>
        <w:fldChar w:fldCharType="end"/>
      </w:r>
    </w:p>
    <w:p w14:paraId="39BD0EEA" w14:textId="3F4D1D2B" w:rsidR="00450A73" w:rsidRPr="00A3306E" w:rsidRDefault="00450A73"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rPr>
      </w:pPr>
      <w:r w:rsidRPr="00A3306E">
        <w:rPr>
          <w:rFonts w:ascii="Times New Roman" w:eastAsia="宋体" w:hAnsi="Times New Roman" w:cs="Times New Roman"/>
        </w:rPr>
        <w:tab/>
      </w:r>
      <w:r w:rsidR="00DD457B" w:rsidRPr="00A3306E">
        <w:rPr>
          <w:rFonts w:ascii="Times New Roman" w:eastAsia="宋体" w:hAnsi="Times New Roman"/>
          <w:position w:val="-28"/>
        </w:rPr>
        <w:object w:dxaOrig="1542" w:dyaOrig="679" w14:anchorId="7425A19C">
          <v:shape id="_x0000_i7122" type="#_x0000_t75" style="width:76.8pt;height:34.8pt" o:ole="">
            <v:imagedata r:id="rId136" o:title=""/>
          </v:shape>
          <o:OLEObject Type="Embed" ProgID="Equation.AxMath" ShapeID="_x0000_i7122" DrawAspect="Content" ObjectID="_1708888036" r:id="rId137"/>
        </w:object>
      </w:r>
      <w:r w:rsidRPr="00A3306E">
        <w:rPr>
          <w:rFonts w:ascii="Times New Roman" w:eastAsia="宋体" w:hAnsi="Times New Roman" w:cs="Times New Roman"/>
        </w:rPr>
        <w:tab/>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MACROBUTTON AMMPlaceRM \* MERGEFORMAT </w:instrText>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SEQ AMEqn \h \* MERGEFORMAT </w:instrText>
      </w:r>
      <w:r w:rsidRPr="00A3306E">
        <w:rPr>
          <w:rFonts w:ascii="Times New Roman" w:eastAsia="宋体" w:hAnsi="Times New Roman" w:cs="Times New Roman"/>
        </w:rPr>
        <w:fldChar w:fldCharType="end"/>
      </w:r>
      <w:r w:rsidRPr="00A3306E">
        <w:rPr>
          <w:rFonts w:ascii="Times New Roman" w:eastAsia="宋体" w:hAnsi="Times New Roman" w:cs="Times New Roman"/>
        </w:rPr>
        <w:instrText>(</w:instrText>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SEQ AMEqn \c \* Arabic \* MERGEFORMAT </w:instrText>
      </w:r>
      <w:r w:rsidRPr="00A3306E">
        <w:rPr>
          <w:rFonts w:ascii="Times New Roman" w:eastAsia="宋体" w:hAnsi="Times New Roman" w:cs="Times New Roman"/>
        </w:rPr>
        <w:fldChar w:fldCharType="separate"/>
      </w:r>
      <w:r w:rsidR="00AB4BEE" w:rsidRPr="00A3306E">
        <w:rPr>
          <w:rFonts w:ascii="Times New Roman" w:eastAsia="宋体" w:hAnsi="Times New Roman" w:cs="Times New Roman"/>
          <w:noProof/>
        </w:rPr>
        <w:instrText>14</w:instrText>
      </w:r>
      <w:r w:rsidRPr="00A3306E">
        <w:rPr>
          <w:rFonts w:ascii="Times New Roman" w:eastAsia="宋体" w:hAnsi="Times New Roman" w:cs="Times New Roman"/>
          <w:noProof/>
        </w:rPr>
        <w:fldChar w:fldCharType="end"/>
      </w:r>
      <w:r w:rsidRPr="00A3306E">
        <w:rPr>
          <w:rFonts w:ascii="Times New Roman" w:eastAsia="宋体" w:hAnsi="Times New Roman" w:cs="Times New Roman"/>
        </w:rPr>
        <w:instrText>)</w:instrText>
      </w:r>
      <w:r w:rsidRPr="00A3306E">
        <w:rPr>
          <w:rFonts w:ascii="Times New Roman" w:eastAsia="宋体" w:hAnsi="Times New Roman" w:cs="Times New Roman"/>
        </w:rPr>
        <w:fldChar w:fldCharType="end"/>
      </w:r>
    </w:p>
    <w:p w14:paraId="5F143F61" w14:textId="280C4120" w:rsidR="00D05D0B" w:rsidRPr="00A3306E" w:rsidRDefault="00450A73"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rPr>
      </w:pPr>
      <w:r w:rsidRPr="00A3306E">
        <w:rPr>
          <w:rFonts w:ascii="Times New Roman" w:eastAsia="宋体" w:hAnsi="Times New Roman" w:cs="Times New Roman"/>
        </w:rPr>
        <w:tab/>
      </w:r>
      <w:r w:rsidR="00DD457B" w:rsidRPr="00A3306E">
        <w:rPr>
          <w:rFonts w:ascii="Times New Roman" w:eastAsia="宋体" w:hAnsi="Times New Roman"/>
          <w:position w:val="-28"/>
        </w:rPr>
        <w:object w:dxaOrig="1633" w:dyaOrig="679" w14:anchorId="68F4BE77">
          <v:shape id="_x0000_i7123" type="#_x0000_t75" style="width:82.2pt;height:34.8pt" o:ole="">
            <v:imagedata r:id="rId138" o:title=""/>
          </v:shape>
          <o:OLEObject Type="Embed" ProgID="Equation.AxMath" ShapeID="_x0000_i7123" DrawAspect="Content" ObjectID="_1708888037" r:id="rId139"/>
        </w:object>
      </w:r>
      <w:r w:rsidRPr="00A3306E">
        <w:rPr>
          <w:rFonts w:ascii="Times New Roman" w:eastAsia="宋体" w:hAnsi="Times New Roman" w:cs="Times New Roman"/>
        </w:rPr>
        <w:tab/>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MACROBUTTON AMMPlaceRM \* MERGEFORMAT </w:instrText>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SEQ AMEqn \h \* MERGEFORMAT </w:instrText>
      </w:r>
      <w:r w:rsidRPr="00A3306E">
        <w:rPr>
          <w:rFonts w:ascii="Times New Roman" w:eastAsia="宋体" w:hAnsi="Times New Roman" w:cs="Times New Roman"/>
        </w:rPr>
        <w:fldChar w:fldCharType="end"/>
      </w:r>
      <w:r w:rsidRPr="00A3306E">
        <w:rPr>
          <w:rFonts w:ascii="Times New Roman" w:eastAsia="宋体" w:hAnsi="Times New Roman" w:cs="Times New Roman"/>
        </w:rPr>
        <w:instrText>(</w:instrText>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SEQ AMEqn \c \* Arabic \* MERGEFORMAT </w:instrText>
      </w:r>
      <w:r w:rsidRPr="00A3306E">
        <w:rPr>
          <w:rFonts w:ascii="Times New Roman" w:eastAsia="宋体" w:hAnsi="Times New Roman" w:cs="Times New Roman"/>
        </w:rPr>
        <w:fldChar w:fldCharType="separate"/>
      </w:r>
      <w:r w:rsidR="00AB4BEE" w:rsidRPr="00A3306E">
        <w:rPr>
          <w:rFonts w:ascii="Times New Roman" w:eastAsia="宋体" w:hAnsi="Times New Roman" w:cs="Times New Roman"/>
          <w:noProof/>
        </w:rPr>
        <w:instrText>15</w:instrText>
      </w:r>
      <w:r w:rsidRPr="00A3306E">
        <w:rPr>
          <w:rFonts w:ascii="Times New Roman" w:eastAsia="宋体" w:hAnsi="Times New Roman" w:cs="Times New Roman"/>
          <w:noProof/>
        </w:rPr>
        <w:fldChar w:fldCharType="end"/>
      </w:r>
      <w:r w:rsidRPr="00A3306E">
        <w:rPr>
          <w:rFonts w:ascii="Times New Roman" w:eastAsia="宋体" w:hAnsi="Times New Roman" w:cs="Times New Roman"/>
        </w:rPr>
        <w:instrText>)</w:instrText>
      </w:r>
      <w:r w:rsidRPr="00A3306E">
        <w:rPr>
          <w:rFonts w:ascii="Times New Roman" w:eastAsia="宋体" w:hAnsi="Times New Roman" w:cs="Times New Roman"/>
        </w:rPr>
        <w:fldChar w:fldCharType="end"/>
      </w:r>
    </w:p>
    <w:p w14:paraId="14FE23D6" w14:textId="792B4276" w:rsidR="00631022" w:rsidRPr="00A3306E" w:rsidRDefault="00DD457B" w:rsidP="004D0A9C">
      <w:pPr>
        <w:pStyle w:val="ae"/>
        <w:tabs>
          <w:tab w:val="center" w:pos="4160"/>
          <w:tab w:val="right" w:pos="8300"/>
        </w:tabs>
        <w:adjustRightInd w:val="0"/>
        <w:snapToGrid w:val="0"/>
        <w:ind w:leftChars="200" w:left="420" w:firstLineChars="0" w:firstLine="0"/>
      </w:pPr>
      <w:bookmarkStart w:id="176" w:name="_Hlk97113907"/>
      <w:r w:rsidRPr="00A3306E">
        <w:rPr>
          <w:rFonts w:hint="eastAsia"/>
        </w:rPr>
        <w:t>其中，</w:t>
      </w:r>
      <w:r w:rsidRPr="00A3306E">
        <w:rPr>
          <w:position w:val="-11"/>
        </w:rPr>
        <w:object w:dxaOrig="1494" w:dyaOrig="328" w14:anchorId="41B063ED">
          <v:shape id="_x0000_i7124" type="#_x0000_t75" style="width:75pt;height:16.2pt" o:ole="">
            <v:imagedata r:id="rId140" o:title=""/>
          </v:shape>
          <o:OLEObject Type="Embed" ProgID="Equation.AxMath" ShapeID="_x0000_i7124" DrawAspect="Content" ObjectID="_1708888038" r:id="rId141"/>
        </w:object>
      </w:r>
      <w:r w:rsidRPr="00A3306E">
        <w:rPr>
          <w:rFonts w:hint="eastAsia"/>
        </w:rPr>
        <w:t>，</w:t>
      </w:r>
      <w:r w:rsidRPr="00A3306E">
        <w:rPr>
          <w:position w:val="-10"/>
        </w:rPr>
        <w:object w:dxaOrig="112" w:dyaOrig="311" w14:anchorId="26F65DA1">
          <v:shape id="_x0000_i7125" type="#_x0000_t75" style="width:6pt;height:15.6pt" o:ole="">
            <v:imagedata r:id="rId142" o:title=""/>
          </v:shape>
          <o:OLEObject Type="Embed" ProgID="Equation.AxMath" ShapeID="_x0000_i7125" DrawAspect="Content" ObjectID="_1708888039" r:id="rId143"/>
        </w:object>
      </w:r>
      <w:r w:rsidRPr="00A3306E">
        <w:rPr>
          <w:rFonts w:hint="eastAsia"/>
        </w:rPr>
        <w:t>表示滤波器抽头与原始星间距卷积后的输出索引，</w:t>
      </w:r>
      <w:r w:rsidRPr="00A3306E">
        <w:rPr>
          <w:position w:val="-10"/>
        </w:rPr>
        <w:object w:dxaOrig="1380" w:dyaOrig="314" w14:anchorId="5472BDDB">
          <v:shape id="_x0000_i7126" type="#_x0000_t75" style="width:69pt;height:15.6pt" o:ole="">
            <v:imagedata r:id="rId144" o:title=""/>
          </v:shape>
          <o:OLEObject Type="Embed" ProgID="Equation.AxMath" ShapeID="_x0000_i7126" DrawAspect="Content" ObjectID="_1708888040" r:id="rId145"/>
        </w:object>
      </w:r>
      <w:r w:rsidRPr="00A3306E">
        <w:rPr>
          <w:rFonts w:hint="eastAsia"/>
        </w:rPr>
        <w:t>，</w:t>
      </w:r>
      <w:r w:rsidRPr="00A3306E">
        <w:rPr>
          <w:position w:val="-10"/>
        </w:rPr>
        <w:object w:dxaOrig="298" w:dyaOrig="314" w14:anchorId="50EA68A1">
          <v:shape id="_x0000_i7127" type="#_x0000_t75" style="width:15.6pt;height:15.6pt" o:ole="">
            <v:imagedata r:id="rId146" o:title=""/>
          </v:shape>
          <o:OLEObject Type="Embed" ProgID="Equation.AxMath" ShapeID="_x0000_i7127" DrawAspect="Content" ObjectID="_1708888041" r:id="rId147"/>
        </w:object>
      </w:r>
      <w:r w:rsidRPr="00A3306E">
        <w:rPr>
          <w:rFonts w:hint="eastAsia"/>
        </w:rPr>
        <w:t>为原始信号长度，</w:t>
      </w:r>
      <w:r w:rsidRPr="00A3306E">
        <w:rPr>
          <w:position w:val="-12"/>
        </w:rPr>
        <w:object w:dxaOrig="850" w:dyaOrig="336" w14:anchorId="4BBCBBCF">
          <v:shape id="_x0000_i7128" type="#_x0000_t75" style="width:42.6pt;height:16.8pt" o:ole="">
            <v:imagedata r:id="rId148" o:title=""/>
          </v:shape>
          <o:OLEObject Type="Embed" ProgID="Equation.AxMath" ShapeID="_x0000_i7128" DrawAspect="Content" ObjectID="_1708888042" r:id="rId149"/>
        </w:object>
      </w:r>
      <w:r w:rsidRPr="00A3306E">
        <w:rPr>
          <w:rFonts w:hint="eastAsia"/>
        </w:rPr>
        <w:t>表示滤波后的星间距、星间变率与星间加速度。</w:t>
      </w:r>
    </w:p>
    <w:bookmarkEnd w:id="176"/>
    <w:p w14:paraId="693C21DC" w14:textId="5FDAB2C8" w:rsidR="00100A50" w:rsidRPr="00A3306E" w:rsidRDefault="00504D74" w:rsidP="004D0A9C">
      <w:pPr>
        <w:pStyle w:val="ae"/>
        <w:numPr>
          <w:ilvl w:val="0"/>
          <w:numId w:val="10"/>
        </w:numPr>
        <w:tabs>
          <w:tab w:val="center" w:pos="4160"/>
          <w:tab w:val="right" w:pos="8300"/>
        </w:tabs>
        <w:adjustRightInd w:val="0"/>
        <w:snapToGrid w:val="0"/>
        <w:ind w:firstLineChars="0"/>
      </w:pPr>
      <w:r w:rsidRPr="00A3306E">
        <w:rPr>
          <w:b/>
        </w:rPr>
        <w:t>相位中心</w:t>
      </w:r>
      <w:r w:rsidR="00185B62" w:rsidRPr="00A3306E">
        <w:rPr>
          <w:rFonts w:hint="eastAsia"/>
          <w:b/>
        </w:rPr>
        <w:t>矫正</w:t>
      </w:r>
      <w:r w:rsidRPr="00A3306E">
        <w:rPr>
          <w:b/>
        </w:rPr>
        <w:t>。</w:t>
      </w:r>
      <w:r w:rsidR="00CD1987" w:rsidRPr="00A3306E">
        <w:t>通过在轨标定的</w:t>
      </w:r>
      <w:r w:rsidR="00CD1987" w:rsidRPr="00A3306E">
        <w:t>KBR</w:t>
      </w:r>
      <w:r w:rsidR="00CD1987" w:rsidRPr="00A3306E">
        <w:t>天线相位中心矢量与实测双星姿态数据，计算相位中心</w:t>
      </w:r>
      <w:r w:rsidR="00185B62" w:rsidRPr="00A3306E">
        <w:rPr>
          <w:rFonts w:hint="eastAsia"/>
        </w:rPr>
        <w:t>矫正量</w:t>
      </w:r>
      <w:r w:rsidR="00CD1987" w:rsidRPr="00A3306E">
        <w:t>，</w:t>
      </w:r>
      <w:r w:rsidR="00185B62" w:rsidRPr="00A3306E">
        <w:rPr>
          <w:rFonts w:hint="eastAsia"/>
        </w:rPr>
        <w:t>则换算得到</w:t>
      </w:r>
      <w:r w:rsidR="00CD1987" w:rsidRPr="00A3306E">
        <w:t>双星质心</w:t>
      </w:r>
      <w:r w:rsidR="00185B62" w:rsidRPr="00A3306E">
        <w:rPr>
          <w:rFonts w:hint="eastAsia"/>
        </w:rPr>
        <w:t>间测距数据</w:t>
      </w:r>
      <w:r w:rsidR="008E5B0D" w:rsidRPr="00A3306E">
        <w:t>。</w:t>
      </w:r>
    </w:p>
    <w:p w14:paraId="1865CC17" w14:textId="5F84CEF4" w:rsidR="00100A50" w:rsidRPr="00A3306E" w:rsidRDefault="00DD457B" w:rsidP="00186B80">
      <w:pPr>
        <w:adjustRightInd w:val="0"/>
        <w:snapToGrid w:val="0"/>
        <w:spacing w:line="360" w:lineRule="auto"/>
        <w:ind w:firstLineChars="200" w:firstLine="420"/>
        <w:rPr>
          <w:rFonts w:ascii="Times New Roman" w:eastAsia="宋体" w:hAnsi="Times New Roman"/>
        </w:rPr>
      </w:pPr>
      <w:r w:rsidRPr="00A3306E">
        <w:rPr>
          <w:rFonts w:ascii="Times New Roman" w:eastAsia="宋体" w:hAnsi="Times New Roman" w:hint="eastAsia"/>
        </w:rPr>
        <w:t>以</w:t>
      </w:r>
      <w:r w:rsidR="00985478" w:rsidRPr="00A3306E">
        <w:rPr>
          <w:rFonts w:ascii="Times New Roman" w:eastAsia="宋体" w:hAnsi="Times New Roman"/>
        </w:rPr>
        <w:t>GFO</w:t>
      </w:r>
      <w:r w:rsidRPr="00A3306E">
        <w:rPr>
          <w:rFonts w:ascii="Times New Roman" w:eastAsia="宋体" w:hAnsi="Times New Roman" w:hint="eastAsia"/>
        </w:rPr>
        <w:t>卫星</w:t>
      </w:r>
      <w:r w:rsidRPr="00A3306E">
        <w:rPr>
          <w:rFonts w:ascii="Times New Roman" w:eastAsia="宋体" w:hAnsi="Times New Roman"/>
        </w:rPr>
        <w:t>2019</w:t>
      </w:r>
      <w:r w:rsidRPr="00A3306E">
        <w:rPr>
          <w:rFonts w:ascii="Times New Roman" w:eastAsia="宋体" w:hAnsi="Times New Roman" w:hint="eastAsia"/>
        </w:rPr>
        <w:t>年</w:t>
      </w:r>
      <w:r w:rsidRPr="00A3306E">
        <w:rPr>
          <w:rFonts w:ascii="Times New Roman" w:eastAsia="宋体" w:hAnsi="Times New Roman"/>
        </w:rPr>
        <w:t>1</w:t>
      </w:r>
      <w:r w:rsidRPr="00A3306E">
        <w:rPr>
          <w:rFonts w:ascii="Times New Roman" w:eastAsia="宋体" w:hAnsi="Times New Roman" w:hint="eastAsia"/>
        </w:rPr>
        <w:t>月</w:t>
      </w:r>
      <w:r w:rsidRPr="00A3306E">
        <w:rPr>
          <w:rFonts w:ascii="Times New Roman" w:eastAsia="宋体" w:hAnsi="Times New Roman"/>
        </w:rPr>
        <w:t>1</w:t>
      </w:r>
      <w:r w:rsidRPr="00A3306E">
        <w:rPr>
          <w:rFonts w:ascii="Times New Roman" w:eastAsia="宋体" w:hAnsi="Times New Roman" w:hint="eastAsia"/>
        </w:rPr>
        <w:t>日实测数据为例，将经过上述流程的处理结果与</w:t>
      </w:r>
      <w:r w:rsidRPr="00A3306E">
        <w:rPr>
          <w:rFonts w:ascii="Times New Roman" w:eastAsia="宋体" w:hAnsi="Times New Roman"/>
        </w:rPr>
        <w:t>JPL</w:t>
      </w:r>
      <w:r w:rsidRPr="00A3306E">
        <w:rPr>
          <w:rFonts w:ascii="Times New Roman" w:eastAsia="宋体" w:hAnsi="Times New Roman" w:hint="eastAsia"/>
        </w:rPr>
        <w:t>发布的</w:t>
      </w:r>
      <w:r w:rsidRPr="00A3306E">
        <w:rPr>
          <w:rFonts w:ascii="Times New Roman" w:eastAsia="宋体" w:hAnsi="Times New Roman"/>
        </w:rPr>
        <w:t>KBR1B</w:t>
      </w:r>
      <w:r w:rsidRPr="00A3306E">
        <w:rPr>
          <w:rFonts w:ascii="Times New Roman" w:eastAsia="宋体" w:hAnsi="Times New Roman" w:hint="eastAsia"/>
        </w:rPr>
        <w:t>数据进行对比。</w:t>
      </w:r>
      <w:r w:rsidR="00186B80" w:rsidRPr="00A3306E">
        <w:rPr>
          <w:rFonts w:ascii="Times New Roman" w:eastAsia="宋体" w:hAnsi="Times New Roman"/>
        </w:rPr>
        <w:fldChar w:fldCharType="begin"/>
      </w:r>
      <w:r w:rsidR="00186B80" w:rsidRPr="00A3306E">
        <w:rPr>
          <w:rFonts w:ascii="Times New Roman" w:eastAsia="宋体" w:hAnsi="Times New Roman"/>
        </w:rPr>
        <w:instrText xml:space="preserve"> REF _Ref61293959 \h  \* MERGEFORMAT </w:instrText>
      </w:r>
      <w:r w:rsidR="00186B80" w:rsidRPr="00A3306E">
        <w:rPr>
          <w:rFonts w:ascii="Times New Roman" w:eastAsia="宋体" w:hAnsi="Times New Roman"/>
        </w:rPr>
      </w:r>
      <w:r w:rsidR="00186B80" w:rsidRPr="00A3306E">
        <w:rPr>
          <w:rFonts w:ascii="Times New Roman" w:eastAsia="宋体" w:hAnsi="Times New Roman"/>
        </w:rPr>
        <w:fldChar w:fldCharType="separate"/>
      </w:r>
      <w:r w:rsidR="00AB4BEE" w:rsidRPr="00A3306E">
        <w:rPr>
          <w:rFonts w:ascii="Times New Roman" w:eastAsia="宋体" w:hAnsi="Times New Roman" w:hint="eastAsia"/>
        </w:rPr>
        <w:t>图</w:t>
      </w:r>
      <w:r w:rsidR="00AB4BEE" w:rsidRPr="00A3306E">
        <w:rPr>
          <w:rFonts w:ascii="Times New Roman" w:eastAsia="宋体" w:hAnsi="Times New Roman"/>
        </w:rPr>
        <w:t xml:space="preserve"> </w:t>
      </w:r>
      <w:r w:rsidR="00AB4BEE" w:rsidRPr="00A3306E">
        <w:rPr>
          <w:rFonts w:ascii="Times New Roman" w:eastAsia="宋体" w:hAnsi="Times New Roman"/>
          <w:noProof/>
        </w:rPr>
        <w:t>6</w:t>
      </w:r>
      <w:r w:rsidR="00186B80" w:rsidRPr="00A3306E">
        <w:rPr>
          <w:rFonts w:ascii="Times New Roman" w:eastAsia="宋体" w:hAnsi="Times New Roman"/>
        </w:rPr>
        <w:fldChar w:fldCharType="end"/>
      </w:r>
      <w:r w:rsidR="00186B80" w:rsidRPr="00A3306E">
        <w:rPr>
          <w:rFonts w:ascii="Times New Roman" w:eastAsia="宋体" w:hAnsi="Times New Roman" w:hint="eastAsia"/>
        </w:rPr>
        <w:t>，</w:t>
      </w:r>
      <w:r w:rsidR="00186B80" w:rsidRPr="00A3306E">
        <w:rPr>
          <w:rFonts w:ascii="Times New Roman" w:eastAsia="宋体" w:hAnsi="Times New Roman"/>
        </w:rPr>
        <w:fldChar w:fldCharType="begin"/>
      </w:r>
      <w:r w:rsidR="00186B80" w:rsidRPr="00A3306E">
        <w:rPr>
          <w:rFonts w:ascii="Times New Roman" w:eastAsia="宋体" w:hAnsi="Times New Roman"/>
        </w:rPr>
        <w:instrText xml:space="preserve"> REF _Ref62673907 \h  \* MERGEFORMAT </w:instrText>
      </w:r>
      <w:r w:rsidR="00186B80" w:rsidRPr="00A3306E">
        <w:rPr>
          <w:rFonts w:ascii="Times New Roman" w:eastAsia="宋体" w:hAnsi="Times New Roman"/>
        </w:rPr>
      </w:r>
      <w:r w:rsidR="00186B80" w:rsidRPr="00A3306E">
        <w:rPr>
          <w:rFonts w:ascii="Times New Roman" w:eastAsia="宋体" w:hAnsi="Times New Roman"/>
        </w:rPr>
        <w:fldChar w:fldCharType="separate"/>
      </w:r>
      <w:r w:rsidR="00AB4BEE" w:rsidRPr="00A3306E">
        <w:rPr>
          <w:rFonts w:ascii="Times New Roman" w:eastAsia="宋体" w:hAnsi="Times New Roman" w:hint="eastAsia"/>
        </w:rPr>
        <w:t>图</w:t>
      </w:r>
      <w:r w:rsidR="00AB4BEE" w:rsidRPr="00A3306E">
        <w:rPr>
          <w:rFonts w:ascii="Times New Roman" w:eastAsia="宋体" w:hAnsi="Times New Roman"/>
        </w:rPr>
        <w:t xml:space="preserve"> </w:t>
      </w:r>
      <w:r w:rsidR="00AB4BEE" w:rsidRPr="00A3306E">
        <w:rPr>
          <w:rFonts w:ascii="Times New Roman" w:eastAsia="宋体" w:hAnsi="Times New Roman"/>
          <w:noProof/>
        </w:rPr>
        <w:t>7</w:t>
      </w:r>
      <w:r w:rsidR="00186B80" w:rsidRPr="00A3306E">
        <w:rPr>
          <w:rFonts w:ascii="Times New Roman" w:eastAsia="宋体" w:hAnsi="Times New Roman"/>
        </w:rPr>
        <w:fldChar w:fldCharType="end"/>
      </w:r>
      <w:r w:rsidR="00186B80" w:rsidRPr="00A3306E">
        <w:rPr>
          <w:rFonts w:ascii="Times New Roman" w:eastAsia="宋体" w:hAnsi="Times New Roman" w:hint="eastAsia"/>
        </w:rPr>
        <w:t>与</w:t>
      </w:r>
      <w:r w:rsidR="00186B80" w:rsidRPr="00A3306E">
        <w:rPr>
          <w:rFonts w:ascii="Times New Roman" w:eastAsia="宋体" w:hAnsi="Times New Roman"/>
        </w:rPr>
        <w:fldChar w:fldCharType="begin"/>
      </w:r>
      <w:r w:rsidR="00186B80" w:rsidRPr="00A3306E">
        <w:rPr>
          <w:rFonts w:ascii="Times New Roman" w:eastAsia="宋体" w:hAnsi="Times New Roman"/>
        </w:rPr>
        <w:instrText xml:space="preserve"> REF _Ref62673909 \h  \* MERGEFORMAT </w:instrText>
      </w:r>
      <w:r w:rsidR="00186B80" w:rsidRPr="00A3306E">
        <w:rPr>
          <w:rFonts w:ascii="Times New Roman" w:eastAsia="宋体" w:hAnsi="Times New Roman"/>
        </w:rPr>
      </w:r>
      <w:r w:rsidR="00186B80" w:rsidRPr="00A3306E">
        <w:rPr>
          <w:rFonts w:ascii="Times New Roman" w:eastAsia="宋体" w:hAnsi="Times New Roman"/>
        </w:rPr>
        <w:fldChar w:fldCharType="separate"/>
      </w:r>
      <w:r w:rsidR="00AB4BEE" w:rsidRPr="00A3306E">
        <w:rPr>
          <w:rFonts w:ascii="Times New Roman" w:eastAsia="宋体" w:hAnsi="Times New Roman" w:hint="eastAsia"/>
        </w:rPr>
        <w:t>图</w:t>
      </w:r>
      <w:r w:rsidR="00AB4BEE" w:rsidRPr="00A3306E">
        <w:rPr>
          <w:rFonts w:ascii="Times New Roman" w:eastAsia="宋体" w:hAnsi="Times New Roman"/>
        </w:rPr>
        <w:t xml:space="preserve"> </w:t>
      </w:r>
      <w:r w:rsidR="00AB4BEE" w:rsidRPr="00A3306E">
        <w:rPr>
          <w:rFonts w:ascii="Times New Roman" w:eastAsia="宋体" w:hAnsi="Times New Roman"/>
          <w:noProof/>
        </w:rPr>
        <w:t>8</w:t>
      </w:r>
      <w:r w:rsidR="00186B80" w:rsidRPr="00A3306E">
        <w:rPr>
          <w:rFonts w:ascii="Times New Roman" w:eastAsia="宋体" w:hAnsi="Times New Roman"/>
        </w:rPr>
        <w:fldChar w:fldCharType="end"/>
      </w:r>
      <w:r w:rsidR="00186B80" w:rsidRPr="00A3306E">
        <w:rPr>
          <w:rFonts w:ascii="Times New Roman" w:eastAsia="宋体" w:hAnsi="Times New Roman" w:hint="eastAsia"/>
        </w:rPr>
        <w:t>分别表示有偏星间距、星间变率与星间加速度数据的对比结果</w:t>
      </w:r>
      <w:r w:rsidR="00007F29" w:rsidRPr="00A3306E">
        <w:rPr>
          <w:rFonts w:ascii="Times New Roman" w:eastAsia="宋体" w:hAnsi="Times New Roman" w:hint="eastAsia"/>
        </w:rPr>
        <w:t>。</w:t>
      </w:r>
      <w:r w:rsidR="00007F29" w:rsidRPr="00A3306E">
        <w:rPr>
          <w:rFonts w:ascii="Times New Roman" w:eastAsia="宋体" w:hAnsi="Times New Roman"/>
        </w:rPr>
        <w:fldChar w:fldCharType="begin"/>
      </w:r>
      <w:r w:rsidR="00007F29" w:rsidRPr="00A3306E">
        <w:rPr>
          <w:rFonts w:ascii="Times New Roman" w:eastAsia="宋体" w:hAnsi="Times New Roman"/>
        </w:rPr>
        <w:instrText xml:space="preserve"> REF _Ref61293959 \h  \* MERGEFORMAT </w:instrText>
      </w:r>
      <w:r w:rsidR="00007F29" w:rsidRPr="00A3306E">
        <w:rPr>
          <w:rFonts w:ascii="Times New Roman" w:eastAsia="宋体" w:hAnsi="Times New Roman"/>
        </w:rPr>
      </w:r>
      <w:r w:rsidR="00007F29" w:rsidRPr="00A3306E">
        <w:rPr>
          <w:rFonts w:ascii="Times New Roman" w:eastAsia="宋体" w:hAnsi="Times New Roman"/>
        </w:rPr>
        <w:fldChar w:fldCharType="separate"/>
      </w:r>
      <w:r w:rsidR="00AB4BEE" w:rsidRPr="00A3306E">
        <w:rPr>
          <w:rFonts w:ascii="Times New Roman" w:eastAsia="宋体" w:hAnsi="Times New Roman" w:hint="eastAsia"/>
        </w:rPr>
        <w:t>图</w:t>
      </w:r>
      <w:r w:rsidR="00AB4BEE" w:rsidRPr="00A3306E">
        <w:rPr>
          <w:rFonts w:ascii="Times New Roman" w:eastAsia="宋体" w:hAnsi="Times New Roman"/>
        </w:rPr>
        <w:t xml:space="preserve"> </w:t>
      </w:r>
      <w:r w:rsidR="00AB4BEE" w:rsidRPr="00A3306E">
        <w:rPr>
          <w:rFonts w:ascii="Times New Roman" w:eastAsia="宋体" w:hAnsi="Times New Roman"/>
          <w:noProof/>
        </w:rPr>
        <w:t>6</w:t>
      </w:r>
      <w:r w:rsidR="00007F29" w:rsidRPr="00A3306E">
        <w:rPr>
          <w:rFonts w:ascii="Times New Roman" w:eastAsia="宋体" w:hAnsi="Times New Roman"/>
        </w:rPr>
        <w:fldChar w:fldCharType="end"/>
      </w:r>
      <w:r w:rsidR="00007F29" w:rsidRPr="00A3306E">
        <w:rPr>
          <w:rFonts w:ascii="Times New Roman" w:eastAsia="宋体" w:hAnsi="Times New Roman"/>
        </w:rPr>
        <w:t>a</w:t>
      </w:r>
      <w:r w:rsidR="00007F29" w:rsidRPr="00A3306E">
        <w:rPr>
          <w:rFonts w:ascii="Times New Roman" w:eastAsia="宋体" w:hAnsi="Times New Roman" w:hint="eastAsia"/>
        </w:rPr>
        <w:t>，</w:t>
      </w:r>
      <w:r w:rsidR="00007F29" w:rsidRPr="00A3306E">
        <w:rPr>
          <w:rFonts w:ascii="Times New Roman" w:eastAsia="宋体" w:hAnsi="Times New Roman"/>
        </w:rPr>
        <w:fldChar w:fldCharType="begin"/>
      </w:r>
      <w:r w:rsidR="00007F29" w:rsidRPr="00A3306E">
        <w:rPr>
          <w:rFonts w:ascii="Times New Roman" w:eastAsia="宋体" w:hAnsi="Times New Roman"/>
        </w:rPr>
        <w:instrText xml:space="preserve"> REF _Ref62673907 \h  \* MERGEFORMAT </w:instrText>
      </w:r>
      <w:r w:rsidR="00007F29" w:rsidRPr="00A3306E">
        <w:rPr>
          <w:rFonts w:ascii="Times New Roman" w:eastAsia="宋体" w:hAnsi="Times New Roman"/>
        </w:rPr>
      </w:r>
      <w:r w:rsidR="00007F29" w:rsidRPr="00A3306E">
        <w:rPr>
          <w:rFonts w:ascii="Times New Roman" w:eastAsia="宋体" w:hAnsi="Times New Roman"/>
        </w:rPr>
        <w:fldChar w:fldCharType="separate"/>
      </w:r>
      <w:r w:rsidR="00AB4BEE" w:rsidRPr="00A3306E">
        <w:rPr>
          <w:rFonts w:ascii="Times New Roman" w:eastAsia="宋体" w:hAnsi="Times New Roman" w:hint="eastAsia"/>
        </w:rPr>
        <w:t>图</w:t>
      </w:r>
      <w:r w:rsidR="00AB4BEE" w:rsidRPr="00A3306E">
        <w:rPr>
          <w:rFonts w:ascii="Times New Roman" w:eastAsia="宋体" w:hAnsi="Times New Roman"/>
        </w:rPr>
        <w:t xml:space="preserve"> </w:t>
      </w:r>
      <w:r w:rsidR="00AB4BEE" w:rsidRPr="00A3306E">
        <w:rPr>
          <w:rFonts w:ascii="Times New Roman" w:eastAsia="宋体" w:hAnsi="Times New Roman"/>
          <w:noProof/>
        </w:rPr>
        <w:t>7</w:t>
      </w:r>
      <w:r w:rsidR="00007F29" w:rsidRPr="00A3306E">
        <w:rPr>
          <w:rFonts w:ascii="Times New Roman" w:eastAsia="宋体" w:hAnsi="Times New Roman"/>
        </w:rPr>
        <w:fldChar w:fldCharType="end"/>
      </w:r>
      <w:r w:rsidR="00007F29" w:rsidRPr="00A3306E">
        <w:rPr>
          <w:rFonts w:ascii="Times New Roman" w:eastAsia="宋体" w:hAnsi="Times New Roman"/>
        </w:rPr>
        <w:t>a</w:t>
      </w:r>
      <w:r w:rsidR="00007F29" w:rsidRPr="00A3306E">
        <w:rPr>
          <w:rFonts w:ascii="Times New Roman" w:eastAsia="宋体" w:hAnsi="Times New Roman" w:hint="eastAsia"/>
        </w:rPr>
        <w:t>与</w:t>
      </w:r>
      <w:r w:rsidR="00007F29" w:rsidRPr="00A3306E">
        <w:rPr>
          <w:rFonts w:ascii="Times New Roman" w:eastAsia="宋体" w:hAnsi="Times New Roman"/>
        </w:rPr>
        <w:fldChar w:fldCharType="begin"/>
      </w:r>
      <w:r w:rsidR="00007F29" w:rsidRPr="00A3306E">
        <w:rPr>
          <w:rFonts w:ascii="Times New Roman" w:eastAsia="宋体" w:hAnsi="Times New Roman"/>
        </w:rPr>
        <w:instrText xml:space="preserve"> REF _Ref62673909 \h  \* MERGEFORMAT </w:instrText>
      </w:r>
      <w:r w:rsidR="00007F29" w:rsidRPr="00A3306E">
        <w:rPr>
          <w:rFonts w:ascii="Times New Roman" w:eastAsia="宋体" w:hAnsi="Times New Roman"/>
        </w:rPr>
      </w:r>
      <w:r w:rsidR="00007F29" w:rsidRPr="00A3306E">
        <w:rPr>
          <w:rFonts w:ascii="Times New Roman" w:eastAsia="宋体" w:hAnsi="Times New Roman"/>
        </w:rPr>
        <w:fldChar w:fldCharType="separate"/>
      </w:r>
      <w:r w:rsidR="00AB4BEE" w:rsidRPr="00A3306E">
        <w:rPr>
          <w:rFonts w:ascii="Times New Roman" w:eastAsia="宋体" w:hAnsi="Times New Roman" w:hint="eastAsia"/>
        </w:rPr>
        <w:t>图</w:t>
      </w:r>
      <w:r w:rsidR="00AB4BEE" w:rsidRPr="00A3306E">
        <w:rPr>
          <w:rFonts w:ascii="Times New Roman" w:eastAsia="宋体" w:hAnsi="Times New Roman"/>
        </w:rPr>
        <w:t xml:space="preserve"> </w:t>
      </w:r>
      <w:r w:rsidR="00AB4BEE" w:rsidRPr="00A3306E">
        <w:rPr>
          <w:rFonts w:ascii="Times New Roman" w:eastAsia="宋体" w:hAnsi="Times New Roman"/>
          <w:noProof/>
        </w:rPr>
        <w:t>8</w:t>
      </w:r>
      <w:r w:rsidR="00007F29" w:rsidRPr="00A3306E">
        <w:rPr>
          <w:rFonts w:ascii="Times New Roman" w:eastAsia="宋体" w:hAnsi="Times New Roman"/>
        </w:rPr>
        <w:fldChar w:fldCharType="end"/>
      </w:r>
      <w:r w:rsidR="00007F29" w:rsidRPr="00A3306E">
        <w:rPr>
          <w:rFonts w:ascii="Times New Roman" w:eastAsia="宋体" w:hAnsi="Times New Roman"/>
        </w:rPr>
        <w:t>a</w:t>
      </w:r>
      <w:r w:rsidR="00186B80" w:rsidRPr="00A3306E">
        <w:rPr>
          <w:rFonts w:ascii="Times New Roman" w:eastAsia="宋体" w:hAnsi="Times New Roman" w:hint="eastAsia"/>
        </w:rPr>
        <w:t>中红色虚线代表本次处理结果，与</w:t>
      </w:r>
      <w:r w:rsidR="00186B80" w:rsidRPr="00A3306E">
        <w:rPr>
          <w:rFonts w:ascii="Times New Roman" w:eastAsia="宋体" w:hAnsi="Times New Roman"/>
        </w:rPr>
        <w:t>JPL</w:t>
      </w:r>
      <w:r w:rsidR="00186B80" w:rsidRPr="00A3306E">
        <w:rPr>
          <w:rFonts w:ascii="Times New Roman" w:eastAsia="宋体" w:hAnsi="Times New Roman" w:hint="eastAsia"/>
        </w:rPr>
        <w:t>公布数据</w:t>
      </w:r>
      <w:r w:rsidR="00186B80" w:rsidRPr="00A3306E">
        <w:rPr>
          <w:rFonts w:ascii="Times New Roman" w:eastAsia="宋体" w:hAnsi="Times New Roman" w:hint="eastAsia"/>
        </w:rPr>
        <w:lastRenderedPageBreak/>
        <w:t>（绿色实线）吻合良好，而</w:t>
      </w:r>
      <w:r w:rsidR="00007F29" w:rsidRPr="00A3306E">
        <w:rPr>
          <w:rFonts w:ascii="Times New Roman" w:eastAsia="宋体" w:hAnsi="Times New Roman"/>
        </w:rPr>
        <w:fldChar w:fldCharType="begin"/>
      </w:r>
      <w:r w:rsidR="00007F29" w:rsidRPr="00A3306E">
        <w:rPr>
          <w:rFonts w:ascii="Times New Roman" w:eastAsia="宋体" w:hAnsi="Times New Roman"/>
        </w:rPr>
        <w:instrText xml:space="preserve"> REF _Ref61293959 \h  \* MERGEFORMAT </w:instrText>
      </w:r>
      <w:r w:rsidR="00007F29" w:rsidRPr="00A3306E">
        <w:rPr>
          <w:rFonts w:ascii="Times New Roman" w:eastAsia="宋体" w:hAnsi="Times New Roman"/>
        </w:rPr>
      </w:r>
      <w:r w:rsidR="00007F29" w:rsidRPr="00A3306E">
        <w:rPr>
          <w:rFonts w:ascii="Times New Roman" w:eastAsia="宋体" w:hAnsi="Times New Roman"/>
        </w:rPr>
        <w:fldChar w:fldCharType="separate"/>
      </w:r>
      <w:r w:rsidR="00AB4BEE" w:rsidRPr="00A3306E">
        <w:rPr>
          <w:rFonts w:ascii="Times New Roman" w:eastAsia="宋体" w:hAnsi="Times New Roman" w:hint="eastAsia"/>
        </w:rPr>
        <w:t>图</w:t>
      </w:r>
      <w:r w:rsidR="00AB4BEE" w:rsidRPr="00A3306E">
        <w:rPr>
          <w:rFonts w:ascii="Times New Roman" w:eastAsia="宋体" w:hAnsi="Times New Roman"/>
        </w:rPr>
        <w:t xml:space="preserve"> </w:t>
      </w:r>
      <w:r w:rsidR="00AB4BEE" w:rsidRPr="00A3306E">
        <w:rPr>
          <w:rFonts w:ascii="Times New Roman" w:eastAsia="宋体" w:hAnsi="Times New Roman"/>
          <w:noProof/>
        </w:rPr>
        <w:t>6</w:t>
      </w:r>
      <w:r w:rsidR="00007F29" w:rsidRPr="00A3306E">
        <w:rPr>
          <w:rFonts w:ascii="Times New Roman" w:eastAsia="宋体" w:hAnsi="Times New Roman"/>
        </w:rPr>
        <w:fldChar w:fldCharType="end"/>
      </w:r>
      <w:r w:rsidR="00007F29" w:rsidRPr="00A3306E">
        <w:rPr>
          <w:rFonts w:ascii="Times New Roman" w:eastAsia="宋体" w:hAnsi="Times New Roman"/>
        </w:rPr>
        <w:t>b</w:t>
      </w:r>
      <w:r w:rsidR="00007F29" w:rsidRPr="00A3306E">
        <w:rPr>
          <w:rFonts w:ascii="Times New Roman" w:eastAsia="宋体" w:hAnsi="Times New Roman" w:hint="eastAsia"/>
        </w:rPr>
        <w:t>，</w:t>
      </w:r>
      <w:r w:rsidR="00007F29" w:rsidRPr="00A3306E">
        <w:rPr>
          <w:rFonts w:ascii="Times New Roman" w:eastAsia="宋体" w:hAnsi="Times New Roman"/>
        </w:rPr>
        <w:fldChar w:fldCharType="begin"/>
      </w:r>
      <w:r w:rsidR="00007F29" w:rsidRPr="00A3306E">
        <w:rPr>
          <w:rFonts w:ascii="Times New Roman" w:eastAsia="宋体" w:hAnsi="Times New Roman"/>
        </w:rPr>
        <w:instrText xml:space="preserve"> REF _Ref62673907 \h  \* MERGEFORMAT </w:instrText>
      </w:r>
      <w:r w:rsidR="00007F29" w:rsidRPr="00A3306E">
        <w:rPr>
          <w:rFonts w:ascii="Times New Roman" w:eastAsia="宋体" w:hAnsi="Times New Roman"/>
        </w:rPr>
      </w:r>
      <w:r w:rsidR="00007F29" w:rsidRPr="00A3306E">
        <w:rPr>
          <w:rFonts w:ascii="Times New Roman" w:eastAsia="宋体" w:hAnsi="Times New Roman"/>
        </w:rPr>
        <w:fldChar w:fldCharType="separate"/>
      </w:r>
      <w:r w:rsidR="00AB4BEE" w:rsidRPr="00A3306E">
        <w:rPr>
          <w:rFonts w:ascii="Times New Roman" w:eastAsia="宋体" w:hAnsi="Times New Roman" w:hint="eastAsia"/>
        </w:rPr>
        <w:t>图</w:t>
      </w:r>
      <w:r w:rsidR="00AB4BEE" w:rsidRPr="00A3306E">
        <w:rPr>
          <w:rFonts w:ascii="Times New Roman" w:eastAsia="宋体" w:hAnsi="Times New Roman"/>
        </w:rPr>
        <w:t xml:space="preserve"> </w:t>
      </w:r>
      <w:r w:rsidR="00AB4BEE" w:rsidRPr="00A3306E">
        <w:rPr>
          <w:rFonts w:ascii="Times New Roman" w:eastAsia="宋体" w:hAnsi="Times New Roman"/>
          <w:noProof/>
        </w:rPr>
        <w:t>7</w:t>
      </w:r>
      <w:r w:rsidR="00007F29" w:rsidRPr="00A3306E">
        <w:rPr>
          <w:rFonts w:ascii="Times New Roman" w:eastAsia="宋体" w:hAnsi="Times New Roman"/>
        </w:rPr>
        <w:fldChar w:fldCharType="end"/>
      </w:r>
      <w:r w:rsidR="00007F29" w:rsidRPr="00A3306E">
        <w:rPr>
          <w:rFonts w:ascii="Times New Roman" w:eastAsia="宋体" w:hAnsi="Times New Roman"/>
        </w:rPr>
        <w:t>b</w:t>
      </w:r>
      <w:r w:rsidR="00007F29" w:rsidRPr="00A3306E">
        <w:rPr>
          <w:rFonts w:ascii="Times New Roman" w:eastAsia="宋体" w:hAnsi="Times New Roman" w:hint="eastAsia"/>
        </w:rPr>
        <w:t>与</w:t>
      </w:r>
      <w:r w:rsidR="00007F29" w:rsidRPr="00A3306E">
        <w:rPr>
          <w:rFonts w:ascii="Times New Roman" w:eastAsia="宋体" w:hAnsi="Times New Roman"/>
        </w:rPr>
        <w:fldChar w:fldCharType="begin"/>
      </w:r>
      <w:r w:rsidR="00007F29" w:rsidRPr="00A3306E">
        <w:rPr>
          <w:rFonts w:ascii="Times New Roman" w:eastAsia="宋体" w:hAnsi="Times New Roman"/>
        </w:rPr>
        <w:instrText xml:space="preserve"> REF _Ref62673909 \h  \* MERGEFORMAT </w:instrText>
      </w:r>
      <w:r w:rsidR="00007F29" w:rsidRPr="00A3306E">
        <w:rPr>
          <w:rFonts w:ascii="Times New Roman" w:eastAsia="宋体" w:hAnsi="Times New Roman"/>
        </w:rPr>
      </w:r>
      <w:r w:rsidR="00007F29" w:rsidRPr="00A3306E">
        <w:rPr>
          <w:rFonts w:ascii="Times New Roman" w:eastAsia="宋体" w:hAnsi="Times New Roman"/>
        </w:rPr>
        <w:fldChar w:fldCharType="separate"/>
      </w:r>
      <w:r w:rsidR="00AB4BEE" w:rsidRPr="00A3306E">
        <w:rPr>
          <w:rFonts w:ascii="Times New Roman" w:eastAsia="宋体" w:hAnsi="Times New Roman" w:hint="eastAsia"/>
        </w:rPr>
        <w:t>图</w:t>
      </w:r>
      <w:r w:rsidR="00AB4BEE" w:rsidRPr="00A3306E">
        <w:rPr>
          <w:rFonts w:ascii="Times New Roman" w:eastAsia="宋体" w:hAnsi="Times New Roman"/>
        </w:rPr>
        <w:t xml:space="preserve"> </w:t>
      </w:r>
      <w:r w:rsidR="00AB4BEE" w:rsidRPr="00A3306E">
        <w:rPr>
          <w:rFonts w:ascii="Times New Roman" w:eastAsia="宋体" w:hAnsi="Times New Roman"/>
          <w:noProof/>
        </w:rPr>
        <w:t>8</w:t>
      </w:r>
      <w:r w:rsidR="00007F29" w:rsidRPr="00A3306E">
        <w:rPr>
          <w:rFonts w:ascii="Times New Roman" w:eastAsia="宋体" w:hAnsi="Times New Roman"/>
        </w:rPr>
        <w:fldChar w:fldCharType="end"/>
      </w:r>
      <w:r w:rsidR="00007F29" w:rsidRPr="00A3306E">
        <w:rPr>
          <w:rFonts w:ascii="Times New Roman" w:eastAsia="宋体" w:hAnsi="Times New Roman"/>
        </w:rPr>
        <w:t>b</w:t>
      </w:r>
      <w:r w:rsidR="00007F29" w:rsidRPr="00A3306E">
        <w:rPr>
          <w:rFonts w:ascii="Times New Roman" w:eastAsia="宋体" w:hAnsi="Times New Roman" w:hint="eastAsia"/>
        </w:rPr>
        <w:t>中</w:t>
      </w:r>
      <w:r w:rsidR="00186B80" w:rsidRPr="00A3306E">
        <w:rPr>
          <w:rFonts w:ascii="Times New Roman" w:eastAsia="宋体" w:hAnsi="Times New Roman" w:hint="eastAsia"/>
        </w:rPr>
        <w:t>蓝色实线代表本次处理结果与</w:t>
      </w:r>
      <w:r w:rsidR="00186B80" w:rsidRPr="00A3306E">
        <w:rPr>
          <w:rFonts w:ascii="Times New Roman" w:eastAsia="宋体" w:hAnsi="Times New Roman"/>
        </w:rPr>
        <w:t>JPL</w:t>
      </w:r>
      <w:r w:rsidR="00186B80" w:rsidRPr="00A3306E">
        <w:rPr>
          <w:rFonts w:ascii="Times New Roman" w:eastAsia="宋体" w:hAnsi="Times New Roman" w:hint="eastAsia"/>
        </w:rPr>
        <w:t>发布数据的残差。</w:t>
      </w:r>
      <w:r w:rsidR="00007F29" w:rsidRPr="00A3306E">
        <w:rPr>
          <w:rFonts w:ascii="Times New Roman" w:eastAsia="宋体" w:hAnsi="Times New Roman" w:hint="eastAsia"/>
        </w:rPr>
        <w:t>如</w:t>
      </w:r>
      <w:r w:rsidR="00007F29" w:rsidRPr="00A3306E">
        <w:rPr>
          <w:rFonts w:ascii="Times New Roman" w:eastAsia="宋体" w:hAnsi="Times New Roman"/>
        </w:rPr>
        <w:fldChar w:fldCharType="begin"/>
      </w:r>
      <w:r w:rsidR="00007F29" w:rsidRPr="00A3306E">
        <w:rPr>
          <w:rFonts w:ascii="Times New Roman" w:eastAsia="宋体" w:hAnsi="Times New Roman"/>
        </w:rPr>
        <w:instrText xml:space="preserve"> REF _Ref61293959 \h  \* MERGEFORMAT </w:instrText>
      </w:r>
      <w:r w:rsidR="00007F29" w:rsidRPr="00A3306E">
        <w:rPr>
          <w:rFonts w:ascii="Times New Roman" w:eastAsia="宋体" w:hAnsi="Times New Roman"/>
        </w:rPr>
      </w:r>
      <w:r w:rsidR="00007F29" w:rsidRPr="00A3306E">
        <w:rPr>
          <w:rFonts w:ascii="Times New Roman" w:eastAsia="宋体" w:hAnsi="Times New Roman"/>
        </w:rPr>
        <w:fldChar w:fldCharType="separate"/>
      </w:r>
      <w:r w:rsidR="00AB4BEE" w:rsidRPr="00A3306E">
        <w:rPr>
          <w:rFonts w:ascii="Times New Roman" w:eastAsia="宋体" w:hAnsi="Times New Roman" w:hint="eastAsia"/>
        </w:rPr>
        <w:t>图</w:t>
      </w:r>
      <w:r w:rsidR="00AB4BEE" w:rsidRPr="00A3306E">
        <w:rPr>
          <w:rFonts w:ascii="Times New Roman" w:eastAsia="宋体" w:hAnsi="Times New Roman"/>
        </w:rPr>
        <w:t xml:space="preserve"> </w:t>
      </w:r>
      <w:r w:rsidR="00AB4BEE" w:rsidRPr="00A3306E">
        <w:rPr>
          <w:rFonts w:ascii="Times New Roman" w:eastAsia="宋体" w:hAnsi="Times New Roman"/>
          <w:noProof/>
        </w:rPr>
        <w:t>6</w:t>
      </w:r>
      <w:r w:rsidR="00007F29" w:rsidRPr="00A3306E">
        <w:rPr>
          <w:rFonts w:ascii="Times New Roman" w:eastAsia="宋体" w:hAnsi="Times New Roman"/>
        </w:rPr>
        <w:fldChar w:fldCharType="end"/>
      </w:r>
      <w:r w:rsidR="00007F29" w:rsidRPr="00A3306E">
        <w:rPr>
          <w:rFonts w:ascii="Times New Roman" w:eastAsia="宋体" w:hAnsi="Times New Roman"/>
        </w:rPr>
        <w:t>c</w:t>
      </w:r>
      <w:r w:rsidR="00007F29" w:rsidRPr="00A3306E">
        <w:rPr>
          <w:rFonts w:ascii="Times New Roman" w:eastAsia="宋体" w:hAnsi="Times New Roman" w:hint="eastAsia"/>
        </w:rPr>
        <w:t>，</w:t>
      </w:r>
      <w:r w:rsidR="00007F29" w:rsidRPr="00A3306E">
        <w:rPr>
          <w:rFonts w:ascii="Times New Roman" w:eastAsia="宋体" w:hAnsi="Times New Roman"/>
        </w:rPr>
        <w:fldChar w:fldCharType="begin"/>
      </w:r>
      <w:r w:rsidR="00007F29" w:rsidRPr="00A3306E">
        <w:rPr>
          <w:rFonts w:ascii="Times New Roman" w:eastAsia="宋体" w:hAnsi="Times New Roman"/>
        </w:rPr>
        <w:instrText xml:space="preserve"> REF _Ref62673907 \h  \* MERGEFORMAT </w:instrText>
      </w:r>
      <w:r w:rsidR="00007F29" w:rsidRPr="00A3306E">
        <w:rPr>
          <w:rFonts w:ascii="Times New Roman" w:eastAsia="宋体" w:hAnsi="Times New Roman"/>
        </w:rPr>
      </w:r>
      <w:r w:rsidR="00007F29" w:rsidRPr="00A3306E">
        <w:rPr>
          <w:rFonts w:ascii="Times New Roman" w:eastAsia="宋体" w:hAnsi="Times New Roman"/>
        </w:rPr>
        <w:fldChar w:fldCharType="separate"/>
      </w:r>
      <w:r w:rsidR="00AB4BEE" w:rsidRPr="00A3306E">
        <w:rPr>
          <w:rFonts w:ascii="Times New Roman" w:eastAsia="宋体" w:hAnsi="Times New Roman" w:hint="eastAsia"/>
        </w:rPr>
        <w:t>图</w:t>
      </w:r>
      <w:r w:rsidR="00AB4BEE" w:rsidRPr="00A3306E">
        <w:rPr>
          <w:rFonts w:ascii="Times New Roman" w:eastAsia="宋体" w:hAnsi="Times New Roman"/>
        </w:rPr>
        <w:t xml:space="preserve"> </w:t>
      </w:r>
      <w:r w:rsidR="00AB4BEE" w:rsidRPr="00A3306E">
        <w:rPr>
          <w:rFonts w:ascii="Times New Roman" w:eastAsia="宋体" w:hAnsi="Times New Roman"/>
          <w:noProof/>
        </w:rPr>
        <w:t>7</w:t>
      </w:r>
      <w:r w:rsidR="00007F29" w:rsidRPr="00A3306E">
        <w:rPr>
          <w:rFonts w:ascii="Times New Roman" w:eastAsia="宋体" w:hAnsi="Times New Roman"/>
        </w:rPr>
        <w:fldChar w:fldCharType="end"/>
      </w:r>
      <w:r w:rsidR="00007F29" w:rsidRPr="00A3306E">
        <w:rPr>
          <w:rFonts w:ascii="Times New Roman" w:eastAsia="宋体" w:hAnsi="Times New Roman"/>
        </w:rPr>
        <w:t>c</w:t>
      </w:r>
      <w:r w:rsidR="00007F29" w:rsidRPr="00A3306E">
        <w:rPr>
          <w:rFonts w:ascii="Times New Roman" w:eastAsia="宋体" w:hAnsi="Times New Roman" w:hint="eastAsia"/>
        </w:rPr>
        <w:t>与</w:t>
      </w:r>
      <w:r w:rsidR="00007F29" w:rsidRPr="00A3306E">
        <w:rPr>
          <w:rFonts w:ascii="Times New Roman" w:eastAsia="宋体" w:hAnsi="Times New Roman"/>
        </w:rPr>
        <w:fldChar w:fldCharType="begin"/>
      </w:r>
      <w:r w:rsidR="00007F29" w:rsidRPr="00A3306E">
        <w:rPr>
          <w:rFonts w:ascii="Times New Roman" w:eastAsia="宋体" w:hAnsi="Times New Roman"/>
        </w:rPr>
        <w:instrText xml:space="preserve"> REF _Ref62673909 \h  \* MERGEFORMAT </w:instrText>
      </w:r>
      <w:r w:rsidR="00007F29" w:rsidRPr="00A3306E">
        <w:rPr>
          <w:rFonts w:ascii="Times New Roman" w:eastAsia="宋体" w:hAnsi="Times New Roman"/>
        </w:rPr>
      </w:r>
      <w:r w:rsidR="00007F29" w:rsidRPr="00A3306E">
        <w:rPr>
          <w:rFonts w:ascii="Times New Roman" w:eastAsia="宋体" w:hAnsi="Times New Roman"/>
        </w:rPr>
        <w:fldChar w:fldCharType="separate"/>
      </w:r>
      <w:r w:rsidR="00AB4BEE" w:rsidRPr="00A3306E">
        <w:rPr>
          <w:rFonts w:ascii="Times New Roman" w:eastAsia="宋体" w:hAnsi="Times New Roman" w:hint="eastAsia"/>
        </w:rPr>
        <w:t>图</w:t>
      </w:r>
      <w:r w:rsidR="00AB4BEE" w:rsidRPr="00A3306E">
        <w:rPr>
          <w:rFonts w:ascii="Times New Roman" w:eastAsia="宋体" w:hAnsi="Times New Roman"/>
        </w:rPr>
        <w:t xml:space="preserve"> </w:t>
      </w:r>
      <w:r w:rsidR="00AB4BEE" w:rsidRPr="00A3306E">
        <w:rPr>
          <w:rFonts w:ascii="Times New Roman" w:eastAsia="宋体" w:hAnsi="Times New Roman"/>
          <w:noProof/>
        </w:rPr>
        <w:t>8</w:t>
      </w:r>
      <w:r w:rsidR="00007F29" w:rsidRPr="00A3306E">
        <w:rPr>
          <w:rFonts w:ascii="Times New Roman" w:eastAsia="宋体" w:hAnsi="Times New Roman"/>
        </w:rPr>
        <w:fldChar w:fldCharType="end"/>
      </w:r>
      <w:r w:rsidR="00007F29" w:rsidRPr="00A3306E">
        <w:rPr>
          <w:rFonts w:ascii="Times New Roman" w:eastAsia="宋体" w:hAnsi="Times New Roman"/>
        </w:rPr>
        <w:t>c</w:t>
      </w:r>
      <w:r w:rsidR="00007F29" w:rsidRPr="00A3306E">
        <w:rPr>
          <w:rFonts w:ascii="Times New Roman" w:eastAsia="宋体" w:hAnsi="Times New Roman" w:hint="eastAsia"/>
        </w:rPr>
        <w:t>所示，</w:t>
      </w:r>
      <w:r w:rsidR="00186B80" w:rsidRPr="00A3306E">
        <w:rPr>
          <w:rFonts w:ascii="Times New Roman" w:eastAsia="宋体" w:hAnsi="Times New Roman" w:hint="eastAsia"/>
        </w:rPr>
        <w:t>在有效重力场频段</w:t>
      </w:r>
      <w:r w:rsidR="00CD42A5" w:rsidRPr="00A3306E">
        <w:rPr>
          <w:rFonts w:ascii="Times New Roman" w:eastAsia="宋体" w:hAnsi="Times New Roman"/>
          <w:position w:val="-10"/>
        </w:rPr>
        <w:object w:dxaOrig="1551" w:dyaOrig="314" w14:anchorId="1A4FC0B3">
          <v:shape id="_x0000_i7129" type="#_x0000_t75" style="width:77.4pt;height:15.6pt" o:ole="">
            <v:imagedata r:id="rId150" o:title=""/>
          </v:shape>
          <o:OLEObject Type="Embed" ProgID="Equation.AxMath" ShapeID="_x0000_i7129" DrawAspect="Content" ObjectID="_1708888043" r:id="rId151"/>
        </w:object>
      </w:r>
      <w:r w:rsidR="00186B80" w:rsidRPr="00A3306E">
        <w:rPr>
          <w:rFonts w:ascii="Times New Roman" w:eastAsia="宋体" w:hAnsi="Times New Roman" w:hint="eastAsia"/>
        </w:rPr>
        <w:t>内，星间距残差不超过</w:t>
      </w:r>
      <w:r w:rsidR="00186B80" w:rsidRPr="00A3306E">
        <w:rPr>
          <w:rFonts w:ascii="Times New Roman" w:eastAsia="宋体" w:hAnsi="Times New Roman"/>
          <w:position w:val="-11"/>
        </w:rPr>
        <w:object w:dxaOrig="1442" w:dyaOrig="359" w14:anchorId="145D27FD">
          <v:shape id="_x0000_i7130" type="#_x0000_t75" style="width:1in;height:18pt" o:ole="">
            <v:imagedata r:id="rId152" o:title=""/>
          </v:shape>
          <o:OLEObject Type="Embed" ProgID="Equation.AxMath" ShapeID="_x0000_i7130" DrawAspect="Content" ObjectID="_1708888044" r:id="rId153"/>
        </w:object>
      </w:r>
      <w:r w:rsidR="00186B80" w:rsidRPr="00A3306E">
        <w:rPr>
          <w:rFonts w:ascii="Times New Roman" w:eastAsia="宋体" w:hAnsi="Times New Roman" w:hint="eastAsia"/>
        </w:rPr>
        <w:t>，星间变率残差不超过</w:t>
      </w:r>
      <w:r w:rsidR="00CD42A5" w:rsidRPr="00A3306E">
        <w:rPr>
          <w:rFonts w:ascii="Times New Roman" w:eastAsia="宋体" w:hAnsi="Times New Roman"/>
          <w:position w:val="-11"/>
        </w:rPr>
        <w:object w:dxaOrig="1585" w:dyaOrig="359" w14:anchorId="3DBF87DC">
          <v:shape id="_x0000_i7131" type="#_x0000_t75" style="width:79.2pt;height:18pt" o:ole="">
            <v:imagedata r:id="rId154" o:title=""/>
          </v:shape>
          <o:OLEObject Type="Embed" ProgID="Equation.AxMath" ShapeID="_x0000_i7131" DrawAspect="Content" ObjectID="_1708888045" r:id="rId155"/>
        </w:object>
      </w:r>
      <w:r w:rsidR="00186B80" w:rsidRPr="00A3306E">
        <w:rPr>
          <w:rFonts w:ascii="Times New Roman" w:eastAsia="宋体" w:hAnsi="Times New Roman" w:hint="eastAsia"/>
        </w:rPr>
        <w:t>，星间加速度残差不超过</w:t>
      </w:r>
      <w:r w:rsidR="00CD42A5" w:rsidRPr="00A3306E">
        <w:rPr>
          <w:rFonts w:ascii="Times New Roman" w:eastAsia="宋体" w:hAnsi="Times New Roman"/>
          <w:position w:val="-11"/>
        </w:rPr>
        <w:object w:dxaOrig="1752" w:dyaOrig="359" w14:anchorId="52C6BA88">
          <v:shape id="_x0000_i7132" type="#_x0000_t75" style="width:87.6pt;height:18pt" o:ole="">
            <v:imagedata r:id="rId156" o:title=""/>
          </v:shape>
          <o:OLEObject Type="Embed" ProgID="Equation.AxMath" ShapeID="_x0000_i7132" DrawAspect="Content" ObjectID="_1708888046" r:id="rId157"/>
        </w:object>
      </w:r>
      <w:r w:rsidR="00186B80" w:rsidRPr="00A3306E">
        <w:rPr>
          <w:rFonts w:ascii="Times New Roman" w:eastAsia="宋体" w:hAnsi="Times New Roman" w:hint="eastAsia"/>
        </w:rPr>
        <w:t>，满足重力场反演精度要求。</w:t>
      </w:r>
      <w:r w:rsidR="00186B80" w:rsidRPr="00A3306E">
        <w:rPr>
          <w:rFonts w:ascii="Times New Roman" w:eastAsia="宋体" w:hAnsi="Times New Roman"/>
        </w:rPr>
        <w:t xml:space="preserve"> </w:t>
      </w:r>
    </w:p>
    <w:p w14:paraId="0398A7FF" w14:textId="4E83447B" w:rsidR="003E2402" w:rsidRPr="00A3306E" w:rsidRDefault="003E2402" w:rsidP="00BD036C">
      <w:pPr>
        <w:adjustRightInd w:val="0"/>
        <w:snapToGrid w:val="0"/>
        <w:spacing w:line="360" w:lineRule="auto"/>
        <w:ind w:firstLineChars="200" w:firstLine="420"/>
        <w:rPr>
          <w:rFonts w:ascii="Times New Roman" w:eastAsia="宋体" w:hAnsi="Times New Roman" w:cs="Times New Roman"/>
        </w:rPr>
      </w:pPr>
      <w:r w:rsidRPr="00A3306E">
        <w:rPr>
          <w:rFonts w:ascii="Times New Roman" w:eastAsia="宋体" w:hAnsi="Times New Roman" w:cs="Times New Roman"/>
        </w:rPr>
        <w:t>由式</w:t>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GOTOBUTTON ZEqnNum650955  \* MERGEFORMAT </w:instrText>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REF ZEqnNum650955 \* Charformat \! \* MERGEFORMAT </w:instrText>
      </w:r>
      <w:r w:rsidRPr="00A3306E">
        <w:rPr>
          <w:rFonts w:ascii="Times New Roman" w:eastAsia="宋体" w:hAnsi="Times New Roman" w:cs="Times New Roman"/>
        </w:rPr>
        <w:fldChar w:fldCharType="separate"/>
      </w:r>
      <w:r w:rsidR="00AB4BEE" w:rsidRPr="00A3306E">
        <w:rPr>
          <w:rFonts w:ascii="Times New Roman" w:eastAsia="宋体" w:hAnsi="Times New Roman" w:cs="Times New Roman"/>
        </w:rPr>
        <w:instrText>(5)</w:instrText>
      </w:r>
      <w:r w:rsidRPr="00A3306E">
        <w:rPr>
          <w:rFonts w:ascii="Times New Roman" w:eastAsia="宋体" w:hAnsi="Times New Roman" w:cs="Times New Roman"/>
        </w:rPr>
        <w:fldChar w:fldCharType="end"/>
      </w:r>
      <w:r w:rsidRPr="00A3306E">
        <w:rPr>
          <w:rFonts w:ascii="Times New Roman" w:eastAsia="宋体" w:hAnsi="Times New Roman" w:cs="Times New Roman"/>
        </w:rPr>
        <w:fldChar w:fldCharType="end"/>
      </w:r>
      <w:r w:rsidRPr="00A3306E">
        <w:rPr>
          <w:rFonts w:ascii="Times New Roman" w:eastAsia="宋体" w:hAnsi="Times New Roman" w:cs="Times New Roman"/>
        </w:rPr>
        <w:t>，计算飞行时间改正需要双星惯性系位置与</w:t>
      </w:r>
      <w:r w:rsidRPr="00A3306E">
        <w:rPr>
          <w:rFonts w:ascii="Times New Roman" w:eastAsia="宋体" w:hAnsi="Times New Roman" w:cs="Times New Roman"/>
        </w:rPr>
        <w:t>K/Ka</w:t>
      </w:r>
      <w:r w:rsidRPr="00A3306E">
        <w:rPr>
          <w:rFonts w:ascii="Times New Roman" w:eastAsia="宋体" w:hAnsi="Times New Roman" w:cs="Times New Roman"/>
        </w:rPr>
        <w:t>波段微波飞行时间，该两项数据由</w:t>
      </w:r>
      <w:r w:rsidRPr="00A3306E">
        <w:rPr>
          <w:rFonts w:ascii="Times New Roman" w:eastAsia="宋体" w:hAnsi="Times New Roman" w:cs="Times New Roman"/>
        </w:rPr>
        <w:t>PLT1A</w:t>
      </w:r>
      <w:r w:rsidRPr="00A3306E">
        <w:rPr>
          <w:rFonts w:ascii="Times New Roman" w:eastAsia="宋体" w:hAnsi="Times New Roman" w:cs="Times New Roman"/>
        </w:rPr>
        <w:t>提供。输入数据经过式</w:t>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GOTOBUTTON ZEqnNum650955  \* MERGEFORMAT </w:instrText>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REF ZEqnNum650955 \* Charformat \! \* MERGEFORMAT </w:instrText>
      </w:r>
      <w:r w:rsidRPr="00A3306E">
        <w:rPr>
          <w:rFonts w:ascii="Times New Roman" w:eastAsia="宋体" w:hAnsi="Times New Roman" w:cs="Times New Roman"/>
        </w:rPr>
        <w:fldChar w:fldCharType="separate"/>
      </w:r>
      <w:r w:rsidR="00AB4BEE" w:rsidRPr="00A3306E">
        <w:rPr>
          <w:rFonts w:ascii="Times New Roman" w:eastAsia="宋体" w:hAnsi="Times New Roman" w:cs="Times New Roman"/>
        </w:rPr>
        <w:instrText>(5)</w:instrText>
      </w:r>
      <w:r w:rsidRPr="00A3306E">
        <w:rPr>
          <w:rFonts w:ascii="Times New Roman" w:eastAsia="宋体" w:hAnsi="Times New Roman" w:cs="Times New Roman"/>
        </w:rPr>
        <w:fldChar w:fldCharType="end"/>
      </w:r>
      <w:r w:rsidRPr="00A3306E">
        <w:rPr>
          <w:rFonts w:ascii="Times New Roman" w:eastAsia="宋体" w:hAnsi="Times New Roman" w:cs="Times New Roman"/>
        </w:rPr>
        <w:fldChar w:fldCharType="end"/>
      </w:r>
      <w:r w:rsidRPr="00A3306E">
        <w:rPr>
          <w:rFonts w:ascii="Times New Roman" w:eastAsia="宋体" w:hAnsi="Times New Roman" w:cs="Times New Roman"/>
        </w:rPr>
        <w:t>可得采样频率为</w:t>
      </w:r>
      <w:r w:rsidRPr="00A3306E">
        <w:rPr>
          <w:rFonts w:ascii="Times New Roman" w:eastAsia="宋体" w:hAnsi="Times New Roman" w:cs="Times New Roman"/>
        </w:rPr>
        <w:t>1Hz</w:t>
      </w:r>
      <w:r w:rsidRPr="00A3306E">
        <w:rPr>
          <w:rFonts w:ascii="Times New Roman" w:eastAsia="宋体" w:hAnsi="Times New Roman" w:cs="Times New Roman"/>
        </w:rPr>
        <w:t>的飞行时间改正，并将该结果通过</w:t>
      </w:r>
      <w:r w:rsidRPr="00A3306E">
        <w:rPr>
          <w:rFonts w:ascii="Times New Roman" w:eastAsia="宋体" w:hAnsi="Times New Roman" w:cs="Times New Roman"/>
        </w:rPr>
        <w:t>CRN</w:t>
      </w:r>
      <w:r w:rsidRPr="00A3306E">
        <w:rPr>
          <w:rFonts w:ascii="Times New Roman" w:eastAsia="宋体" w:hAnsi="Times New Roman" w:cs="Times New Roman"/>
        </w:rPr>
        <w:t>滤波器进行重采样而得到</w:t>
      </w:r>
      <w:r w:rsidRPr="00A3306E">
        <w:rPr>
          <w:rFonts w:ascii="Times New Roman" w:eastAsia="宋体" w:hAnsi="Times New Roman" w:cs="Times New Roman"/>
        </w:rPr>
        <w:t>KBR1B</w:t>
      </w:r>
      <w:r w:rsidRPr="00A3306E">
        <w:rPr>
          <w:rFonts w:ascii="Times New Roman" w:eastAsia="宋体" w:hAnsi="Times New Roman" w:cs="Times New Roman"/>
        </w:rPr>
        <w:t>中飞行时间改正。下</w:t>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REF _Ref62720424 \h  \* MERGEFORMAT </w:instrText>
      </w:r>
      <w:r w:rsidRPr="00A3306E">
        <w:rPr>
          <w:rFonts w:ascii="Times New Roman" w:eastAsia="宋体" w:hAnsi="Times New Roman" w:cs="Times New Roman"/>
        </w:rPr>
      </w:r>
      <w:r w:rsidRPr="00A3306E">
        <w:rPr>
          <w:rFonts w:ascii="Times New Roman" w:eastAsia="宋体" w:hAnsi="Times New Roman" w:cs="Times New Roman"/>
        </w:rPr>
        <w:fldChar w:fldCharType="separate"/>
      </w:r>
      <w:r w:rsidR="00AB4BEE" w:rsidRPr="00A3306E">
        <w:rPr>
          <w:rFonts w:ascii="Times New Roman" w:eastAsia="宋体" w:hAnsi="Times New Roman" w:cs="Times New Roman" w:hint="eastAsia"/>
        </w:rPr>
        <w:t>图</w:t>
      </w:r>
      <w:r w:rsidR="00AB4BEE" w:rsidRPr="00A3306E">
        <w:rPr>
          <w:rFonts w:ascii="Times New Roman" w:eastAsia="宋体" w:hAnsi="Times New Roman" w:cs="Times New Roman"/>
        </w:rPr>
        <w:t xml:space="preserve"> </w:t>
      </w:r>
      <w:r w:rsidR="00AB4BEE" w:rsidRPr="00A3306E">
        <w:rPr>
          <w:rFonts w:ascii="Times New Roman" w:eastAsia="宋体" w:hAnsi="Times New Roman" w:cs="Times New Roman"/>
          <w:noProof/>
        </w:rPr>
        <w:t>9</w:t>
      </w:r>
      <w:r w:rsidRPr="00A3306E">
        <w:rPr>
          <w:rFonts w:ascii="Times New Roman" w:eastAsia="宋体" w:hAnsi="Times New Roman" w:cs="Times New Roman"/>
        </w:rPr>
        <w:fldChar w:fldCharType="end"/>
      </w:r>
      <w:r w:rsidRPr="00A3306E">
        <w:rPr>
          <w:rFonts w:ascii="Times New Roman" w:eastAsia="宋体" w:hAnsi="Times New Roman" w:cs="Times New Roman"/>
        </w:rPr>
        <w:t>展示本次处理的飞行时间改正与</w:t>
      </w:r>
      <w:r w:rsidRPr="00A3306E">
        <w:rPr>
          <w:rFonts w:ascii="Times New Roman" w:eastAsia="宋体" w:hAnsi="Times New Roman" w:cs="Times New Roman"/>
        </w:rPr>
        <w:t>JPL</w:t>
      </w:r>
      <w:r w:rsidRPr="00A3306E">
        <w:rPr>
          <w:rFonts w:ascii="Times New Roman" w:eastAsia="宋体" w:hAnsi="Times New Roman" w:cs="Times New Roman"/>
        </w:rPr>
        <w:t>公布的飞行时间改正对比结果。</w:t>
      </w:r>
    </w:p>
    <w:p w14:paraId="14534B6D" w14:textId="255A9C71" w:rsidR="00100A50" w:rsidRPr="00A3306E" w:rsidRDefault="00BD036C" w:rsidP="00544E64">
      <w:pPr>
        <w:adjustRightInd w:val="0"/>
        <w:snapToGrid w:val="0"/>
        <w:spacing w:line="360" w:lineRule="auto"/>
        <w:jc w:val="center"/>
        <w:rPr>
          <w:rFonts w:ascii="Times New Roman" w:eastAsia="宋体" w:hAnsi="Times New Roman" w:cs="Times New Roman"/>
        </w:rPr>
      </w:pPr>
      <w:r w:rsidRPr="00A3306E">
        <w:rPr>
          <w:rFonts w:ascii="Times New Roman" w:eastAsia="宋体" w:hAnsi="Times New Roman" w:cs="Times New Roman" w:hint="eastAsia"/>
          <w:noProof/>
        </w:rPr>
        <w:drawing>
          <wp:inline distT="0" distB="0" distL="0" distR="0" wp14:anchorId="3DEA2E48" wp14:editId="2BE90467">
            <wp:extent cx="5259070" cy="2185035"/>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3"/>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5259070" cy="2185035"/>
                    </a:xfrm>
                    <a:prstGeom prst="rect">
                      <a:avLst/>
                    </a:prstGeom>
                    <a:noFill/>
                    <a:ln>
                      <a:noFill/>
                    </a:ln>
                  </pic:spPr>
                </pic:pic>
              </a:graphicData>
            </a:graphic>
          </wp:inline>
        </w:drawing>
      </w:r>
    </w:p>
    <w:p w14:paraId="5A81497F" w14:textId="1CE7116E" w:rsidR="00100A50" w:rsidRPr="00A3306E" w:rsidRDefault="00100A50" w:rsidP="00544E64">
      <w:pPr>
        <w:adjustRightInd w:val="0"/>
        <w:snapToGrid w:val="0"/>
        <w:spacing w:line="360" w:lineRule="auto"/>
        <w:jc w:val="center"/>
        <w:rPr>
          <w:rFonts w:ascii="Times New Roman" w:eastAsia="宋体" w:hAnsi="Times New Roman" w:cs="Times New Roman"/>
          <w:sz w:val="16"/>
          <w:szCs w:val="16"/>
        </w:rPr>
      </w:pPr>
      <w:bookmarkStart w:id="177" w:name="_Ref61293959"/>
      <w:r w:rsidRPr="00A3306E">
        <w:rPr>
          <w:rFonts w:ascii="Times New Roman" w:eastAsia="宋体" w:hAnsi="Times New Roman" w:cs="Times New Roman"/>
          <w:sz w:val="16"/>
          <w:szCs w:val="16"/>
        </w:rPr>
        <w:t>图</w:t>
      </w:r>
      <w:r w:rsidRPr="00A3306E">
        <w:rPr>
          <w:rFonts w:ascii="Times New Roman" w:eastAsia="宋体" w:hAnsi="Times New Roman" w:cs="Times New Roman"/>
          <w:sz w:val="16"/>
          <w:szCs w:val="16"/>
        </w:rPr>
        <w:t xml:space="preserve"> </w:t>
      </w:r>
      <w:r w:rsidRPr="00A3306E">
        <w:rPr>
          <w:rFonts w:ascii="Times New Roman" w:eastAsia="宋体" w:hAnsi="Times New Roman" w:cs="Times New Roman"/>
          <w:sz w:val="16"/>
          <w:szCs w:val="16"/>
        </w:rPr>
        <w:fldChar w:fldCharType="begin"/>
      </w:r>
      <w:r w:rsidRPr="00A3306E">
        <w:rPr>
          <w:rFonts w:ascii="Times New Roman" w:eastAsia="宋体" w:hAnsi="Times New Roman" w:cs="Times New Roman"/>
          <w:sz w:val="16"/>
          <w:szCs w:val="16"/>
        </w:rPr>
        <w:instrText xml:space="preserve"> SEQ </w:instrText>
      </w:r>
      <w:r w:rsidRPr="00A3306E">
        <w:rPr>
          <w:rFonts w:ascii="Times New Roman" w:eastAsia="宋体" w:hAnsi="Times New Roman" w:cs="Times New Roman"/>
          <w:sz w:val="16"/>
          <w:szCs w:val="16"/>
        </w:rPr>
        <w:instrText>图</w:instrText>
      </w:r>
      <w:r w:rsidRPr="00A3306E">
        <w:rPr>
          <w:rFonts w:ascii="Times New Roman" w:eastAsia="宋体" w:hAnsi="Times New Roman" w:cs="Times New Roman"/>
          <w:sz w:val="16"/>
          <w:szCs w:val="16"/>
        </w:rPr>
        <w:instrText xml:space="preserve"> \* ARABIC </w:instrText>
      </w:r>
      <w:r w:rsidRPr="00A3306E">
        <w:rPr>
          <w:rFonts w:ascii="Times New Roman" w:eastAsia="宋体" w:hAnsi="Times New Roman" w:cs="Times New Roman"/>
          <w:sz w:val="16"/>
          <w:szCs w:val="16"/>
        </w:rPr>
        <w:fldChar w:fldCharType="separate"/>
      </w:r>
      <w:r w:rsidR="00AB4BEE" w:rsidRPr="00A3306E">
        <w:rPr>
          <w:rFonts w:ascii="Times New Roman" w:eastAsia="宋体" w:hAnsi="Times New Roman" w:cs="Times New Roman"/>
          <w:noProof/>
          <w:sz w:val="16"/>
          <w:szCs w:val="16"/>
        </w:rPr>
        <w:t>6</w:t>
      </w:r>
      <w:r w:rsidRPr="00A3306E">
        <w:rPr>
          <w:rFonts w:ascii="Times New Roman" w:eastAsia="宋体" w:hAnsi="Times New Roman" w:cs="Times New Roman"/>
          <w:sz w:val="16"/>
          <w:szCs w:val="16"/>
        </w:rPr>
        <w:fldChar w:fldCharType="end"/>
      </w:r>
      <w:bookmarkEnd w:id="177"/>
      <w:r w:rsidRPr="00A3306E">
        <w:rPr>
          <w:rFonts w:ascii="Times New Roman" w:eastAsia="宋体" w:hAnsi="Times New Roman" w:cs="Times New Roman"/>
          <w:sz w:val="16"/>
          <w:szCs w:val="16"/>
        </w:rPr>
        <w:t xml:space="preserve"> CRN</w:t>
      </w:r>
      <w:r w:rsidRPr="00A3306E">
        <w:rPr>
          <w:rFonts w:ascii="Times New Roman" w:eastAsia="宋体" w:hAnsi="Times New Roman" w:cs="Times New Roman"/>
          <w:sz w:val="16"/>
          <w:szCs w:val="16"/>
        </w:rPr>
        <w:t>滤波器星间距处理结果同</w:t>
      </w:r>
      <w:r w:rsidRPr="00A3306E">
        <w:rPr>
          <w:rFonts w:ascii="Times New Roman" w:eastAsia="宋体" w:hAnsi="Times New Roman" w:cs="Times New Roman"/>
          <w:sz w:val="16"/>
          <w:szCs w:val="16"/>
        </w:rPr>
        <w:t>JPL</w:t>
      </w:r>
      <w:r w:rsidRPr="00A3306E">
        <w:rPr>
          <w:rFonts w:ascii="Times New Roman" w:eastAsia="宋体" w:hAnsi="Times New Roman" w:cs="Times New Roman"/>
          <w:sz w:val="16"/>
          <w:szCs w:val="16"/>
        </w:rPr>
        <w:t>发布星间距对比</w:t>
      </w:r>
      <w:r w:rsidRPr="00A3306E">
        <w:rPr>
          <w:rFonts w:ascii="Times New Roman" w:eastAsia="宋体" w:hAnsi="Times New Roman" w:cs="Times New Roman"/>
          <w:sz w:val="16"/>
          <w:szCs w:val="16"/>
        </w:rPr>
        <w:t>(a)</w:t>
      </w:r>
      <w:r w:rsidR="00BD036C" w:rsidRPr="00A3306E">
        <w:rPr>
          <w:rFonts w:ascii="Times New Roman" w:eastAsia="宋体" w:hAnsi="Times New Roman" w:cs="Times New Roman" w:hint="eastAsia"/>
          <w:sz w:val="16"/>
          <w:szCs w:val="16"/>
        </w:rPr>
        <w:t>、</w:t>
      </w:r>
      <w:r w:rsidRPr="00A3306E">
        <w:rPr>
          <w:rFonts w:ascii="Times New Roman" w:eastAsia="宋体" w:hAnsi="Times New Roman" w:cs="Times New Roman"/>
          <w:sz w:val="16"/>
          <w:szCs w:val="16"/>
        </w:rPr>
        <w:t>两者残差</w:t>
      </w:r>
      <w:r w:rsidRPr="00A3306E">
        <w:rPr>
          <w:rFonts w:ascii="Times New Roman" w:eastAsia="宋体" w:hAnsi="Times New Roman" w:cs="Times New Roman"/>
          <w:sz w:val="16"/>
          <w:szCs w:val="16"/>
        </w:rPr>
        <w:t>(b)</w:t>
      </w:r>
      <w:r w:rsidR="00BD036C" w:rsidRPr="00A3306E">
        <w:rPr>
          <w:rFonts w:ascii="Times New Roman" w:eastAsia="宋体" w:hAnsi="Times New Roman" w:cs="Times New Roman" w:hint="eastAsia"/>
          <w:sz w:val="16"/>
          <w:szCs w:val="16"/>
        </w:rPr>
        <w:t>与振幅谱密度</w:t>
      </w:r>
      <w:r w:rsidR="00BD036C" w:rsidRPr="00A3306E">
        <w:rPr>
          <w:rFonts w:ascii="Times New Roman" w:eastAsia="宋体" w:hAnsi="Times New Roman" w:cs="Times New Roman" w:hint="eastAsia"/>
          <w:sz w:val="16"/>
          <w:szCs w:val="16"/>
        </w:rPr>
        <w:t>(</w:t>
      </w:r>
      <w:r w:rsidR="00BD036C" w:rsidRPr="00A3306E">
        <w:rPr>
          <w:rFonts w:ascii="Times New Roman" w:eastAsia="宋体" w:hAnsi="Times New Roman" w:cs="Times New Roman"/>
          <w:sz w:val="16"/>
          <w:szCs w:val="16"/>
        </w:rPr>
        <w:t>c)</w:t>
      </w:r>
    </w:p>
    <w:p w14:paraId="2CED701E" w14:textId="48C9FC6D" w:rsidR="00100A50" w:rsidRPr="00A3306E" w:rsidRDefault="00100A50" w:rsidP="00544E64">
      <w:pPr>
        <w:adjustRightInd w:val="0"/>
        <w:snapToGrid w:val="0"/>
        <w:spacing w:line="360" w:lineRule="auto"/>
        <w:jc w:val="center"/>
        <w:rPr>
          <w:rFonts w:ascii="Times New Roman" w:eastAsia="宋体" w:hAnsi="Times New Roman" w:cs="Times New Roman"/>
          <w:sz w:val="16"/>
          <w:szCs w:val="16"/>
        </w:rPr>
      </w:pPr>
      <w:r w:rsidRPr="00A3306E">
        <w:rPr>
          <w:rFonts w:ascii="Times New Roman" w:eastAsia="宋体" w:hAnsi="Times New Roman" w:cs="Times New Roman"/>
          <w:sz w:val="16"/>
          <w:szCs w:val="16"/>
        </w:rPr>
        <w:t xml:space="preserve">Figure </w:t>
      </w:r>
      <w:r w:rsidRPr="00A3306E">
        <w:rPr>
          <w:rFonts w:ascii="Times New Roman" w:eastAsia="宋体" w:hAnsi="Times New Roman" w:cs="Times New Roman"/>
          <w:noProof/>
          <w:sz w:val="16"/>
          <w:szCs w:val="16"/>
        </w:rPr>
        <w:fldChar w:fldCharType="begin"/>
      </w:r>
      <w:r w:rsidRPr="00A3306E">
        <w:rPr>
          <w:rFonts w:ascii="Times New Roman" w:eastAsia="宋体" w:hAnsi="Times New Roman" w:cs="Times New Roman"/>
          <w:noProof/>
          <w:sz w:val="16"/>
          <w:szCs w:val="16"/>
        </w:rPr>
        <w:instrText xml:space="preserve"> SEQ Figure \* ARABIC </w:instrText>
      </w:r>
      <w:r w:rsidRPr="00A3306E">
        <w:rPr>
          <w:rFonts w:ascii="Times New Roman" w:eastAsia="宋体" w:hAnsi="Times New Roman" w:cs="Times New Roman"/>
          <w:noProof/>
          <w:sz w:val="16"/>
          <w:szCs w:val="16"/>
        </w:rPr>
        <w:fldChar w:fldCharType="separate"/>
      </w:r>
      <w:r w:rsidR="00AB4BEE" w:rsidRPr="00A3306E">
        <w:rPr>
          <w:rFonts w:ascii="Times New Roman" w:eastAsia="宋体" w:hAnsi="Times New Roman" w:cs="Times New Roman"/>
          <w:noProof/>
          <w:sz w:val="16"/>
          <w:szCs w:val="16"/>
        </w:rPr>
        <w:t>6</w:t>
      </w:r>
      <w:r w:rsidRPr="00A3306E">
        <w:rPr>
          <w:rFonts w:ascii="Times New Roman" w:eastAsia="宋体" w:hAnsi="Times New Roman" w:cs="Times New Roman"/>
          <w:noProof/>
          <w:sz w:val="16"/>
          <w:szCs w:val="16"/>
        </w:rPr>
        <w:fldChar w:fldCharType="end"/>
      </w:r>
      <w:r w:rsidRPr="00A3306E">
        <w:rPr>
          <w:rFonts w:ascii="Times New Roman" w:eastAsia="宋体" w:hAnsi="Times New Roman" w:cs="Times New Roman"/>
          <w:noProof/>
          <w:sz w:val="16"/>
          <w:szCs w:val="16"/>
        </w:rPr>
        <w:t xml:space="preserve"> Comparison between inter-satellit</w:t>
      </w:r>
      <w:r w:rsidRPr="00A3306E">
        <w:rPr>
          <w:rFonts w:ascii="Times New Roman" w:eastAsia="宋体" w:hAnsi="Times New Roman" w:cs="Times New Roman"/>
          <w:sz w:val="16"/>
          <w:szCs w:val="16"/>
        </w:rPr>
        <w:t>e range published by JPL and one processed by CRN filter (a)</w:t>
      </w:r>
      <w:r w:rsidR="00BD036C" w:rsidRPr="00A3306E">
        <w:rPr>
          <w:rFonts w:ascii="Times New Roman" w:eastAsia="宋体" w:hAnsi="Times New Roman" w:cs="Times New Roman"/>
          <w:sz w:val="16"/>
          <w:szCs w:val="16"/>
        </w:rPr>
        <w:t>,</w:t>
      </w:r>
      <w:r w:rsidRPr="00A3306E">
        <w:rPr>
          <w:rFonts w:ascii="Times New Roman" w:eastAsia="宋体" w:hAnsi="Times New Roman" w:cs="Times New Roman"/>
          <w:sz w:val="16"/>
          <w:szCs w:val="16"/>
        </w:rPr>
        <w:t xml:space="preserve"> the residual of the aforementioned two inter-satellite ranges (b)</w:t>
      </w:r>
      <w:r w:rsidR="00BD036C" w:rsidRPr="00A3306E">
        <w:rPr>
          <w:rFonts w:ascii="Times New Roman" w:eastAsia="宋体" w:hAnsi="Times New Roman" w:cs="Times New Roman"/>
          <w:sz w:val="16"/>
          <w:szCs w:val="16"/>
        </w:rPr>
        <w:t xml:space="preserve"> and their amplitude spectral density (c)</w:t>
      </w:r>
    </w:p>
    <w:p w14:paraId="2BF306B7" w14:textId="0CBCACC7" w:rsidR="00100A50" w:rsidRPr="00A3306E" w:rsidRDefault="00BD036C" w:rsidP="00544E64">
      <w:pPr>
        <w:adjustRightInd w:val="0"/>
        <w:snapToGrid w:val="0"/>
        <w:spacing w:line="360" w:lineRule="auto"/>
        <w:jc w:val="center"/>
        <w:rPr>
          <w:rFonts w:ascii="Times New Roman" w:eastAsia="宋体" w:hAnsi="Times New Roman" w:cs="Times New Roman"/>
        </w:rPr>
      </w:pPr>
      <w:r w:rsidRPr="00A3306E">
        <w:rPr>
          <w:rFonts w:ascii="Times New Roman" w:eastAsia="宋体" w:hAnsi="Times New Roman" w:cs="Times New Roman" w:hint="eastAsia"/>
          <w:noProof/>
        </w:rPr>
        <w:drawing>
          <wp:inline distT="0" distB="0" distL="0" distR="0" wp14:anchorId="439DE41C" wp14:editId="41FFC887">
            <wp:extent cx="5259070" cy="2185035"/>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4"/>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5259070" cy="2185035"/>
                    </a:xfrm>
                    <a:prstGeom prst="rect">
                      <a:avLst/>
                    </a:prstGeom>
                    <a:noFill/>
                    <a:ln>
                      <a:noFill/>
                    </a:ln>
                  </pic:spPr>
                </pic:pic>
              </a:graphicData>
            </a:graphic>
          </wp:inline>
        </w:drawing>
      </w:r>
    </w:p>
    <w:p w14:paraId="25556FD3" w14:textId="07E5B3F3" w:rsidR="00100A50" w:rsidRPr="00A3306E" w:rsidRDefault="00100A50" w:rsidP="00BD036C">
      <w:pPr>
        <w:adjustRightInd w:val="0"/>
        <w:snapToGrid w:val="0"/>
        <w:spacing w:line="360" w:lineRule="auto"/>
        <w:jc w:val="center"/>
        <w:rPr>
          <w:rFonts w:ascii="Times New Roman" w:eastAsia="宋体" w:hAnsi="Times New Roman" w:cs="Times New Roman"/>
          <w:sz w:val="16"/>
          <w:szCs w:val="16"/>
        </w:rPr>
      </w:pPr>
      <w:bookmarkStart w:id="178" w:name="_Ref62673907"/>
      <w:r w:rsidRPr="00A3306E">
        <w:rPr>
          <w:rFonts w:ascii="Times New Roman" w:eastAsia="宋体" w:hAnsi="Times New Roman" w:cs="Times New Roman"/>
          <w:sz w:val="16"/>
          <w:szCs w:val="16"/>
        </w:rPr>
        <w:t>图</w:t>
      </w:r>
      <w:r w:rsidRPr="00A3306E">
        <w:rPr>
          <w:rFonts w:ascii="Times New Roman" w:eastAsia="宋体" w:hAnsi="Times New Roman" w:cs="Times New Roman"/>
          <w:sz w:val="16"/>
          <w:szCs w:val="16"/>
        </w:rPr>
        <w:t xml:space="preserve"> </w:t>
      </w:r>
      <w:r w:rsidRPr="00A3306E">
        <w:rPr>
          <w:rFonts w:ascii="Times New Roman" w:eastAsia="宋体" w:hAnsi="Times New Roman" w:cs="Times New Roman"/>
          <w:sz w:val="16"/>
          <w:szCs w:val="16"/>
        </w:rPr>
        <w:fldChar w:fldCharType="begin"/>
      </w:r>
      <w:r w:rsidRPr="00A3306E">
        <w:rPr>
          <w:rFonts w:ascii="Times New Roman" w:eastAsia="宋体" w:hAnsi="Times New Roman" w:cs="Times New Roman"/>
          <w:sz w:val="16"/>
          <w:szCs w:val="16"/>
        </w:rPr>
        <w:instrText xml:space="preserve"> SEQ </w:instrText>
      </w:r>
      <w:r w:rsidRPr="00A3306E">
        <w:rPr>
          <w:rFonts w:ascii="Times New Roman" w:eastAsia="宋体" w:hAnsi="Times New Roman" w:cs="Times New Roman"/>
          <w:sz w:val="16"/>
          <w:szCs w:val="16"/>
        </w:rPr>
        <w:instrText>图</w:instrText>
      </w:r>
      <w:r w:rsidRPr="00A3306E">
        <w:rPr>
          <w:rFonts w:ascii="Times New Roman" w:eastAsia="宋体" w:hAnsi="Times New Roman" w:cs="Times New Roman"/>
          <w:sz w:val="16"/>
          <w:szCs w:val="16"/>
        </w:rPr>
        <w:instrText xml:space="preserve"> \* ARABIC </w:instrText>
      </w:r>
      <w:r w:rsidRPr="00A3306E">
        <w:rPr>
          <w:rFonts w:ascii="Times New Roman" w:eastAsia="宋体" w:hAnsi="Times New Roman" w:cs="Times New Roman"/>
          <w:sz w:val="16"/>
          <w:szCs w:val="16"/>
        </w:rPr>
        <w:fldChar w:fldCharType="separate"/>
      </w:r>
      <w:r w:rsidR="00AB4BEE" w:rsidRPr="00A3306E">
        <w:rPr>
          <w:rFonts w:ascii="Times New Roman" w:eastAsia="宋体" w:hAnsi="Times New Roman" w:cs="Times New Roman"/>
          <w:noProof/>
          <w:sz w:val="16"/>
          <w:szCs w:val="16"/>
        </w:rPr>
        <w:t>7</w:t>
      </w:r>
      <w:r w:rsidRPr="00A3306E">
        <w:rPr>
          <w:rFonts w:ascii="Times New Roman" w:eastAsia="宋体" w:hAnsi="Times New Roman" w:cs="Times New Roman"/>
          <w:sz w:val="16"/>
          <w:szCs w:val="16"/>
        </w:rPr>
        <w:fldChar w:fldCharType="end"/>
      </w:r>
      <w:bookmarkEnd w:id="178"/>
      <w:r w:rsidRPr="00A3306E">
        <w:rPr>
          <w:rFonts w:ascii="Times New Roman" w:eastAsia="宋体" w:hAnsi="Times New Roman" w:cs="Times New Roman"/>
          <w:sz w:val="16"/>
          <w:szCs w:val="16"/>
        </w:rPr>
        <w:t xml:space="preserve"> CRN</w:t>
      </w:r>
      <w:r w:rsidRPr="00A3306E">
        <w:rPr>
          <w:rFonts w:ascii="Times New Roman" w:eastAsia="宋体" w:hAnsi="Times New Roman" w:cs="Times New Roman"/>
          <w:sz w:val="16"/>
          <w:szCs w:val="16"/>
        </w:rPr>
        <w:t>滤波器星间变</w:t>
      </w:r>
      <w:proofErr w:type="gramStart"/>
      <w:r w:rsidRPr="00A3306E">
        <w:rPr>
          <w:rFonts w:ascii="Times New Roman" w:eastAsia="宋体" w:hAnsi="Times New Roman" w:cs="Times New Roman"/>
          <w:sz w:val="16"/>
          <w:szCs w:val="16"/>
        </w:rPr>
        <w:t>率处理</w:t>
      </w:r>
      <w:proofErr w:type="gramEnd"/>
      <w:r w:rsidRPr="00A3306E">
        <w:rPr>
          <w:rFonts w:ascii="Times New Roman" w:eastAsia="宋体" w:hAnsi="Times New Roman" w:cs="Times New Roman"/>
          <w:sz w:val="16"/>
          <w:szCs w:val="16"/>
        </w:rPr>
        <w:t>结果同</w:t>
      </w:r>
      <w:r w:rsidRPr="00A3306E">
        <w:rPr>
          <w:rFonts w:ascii="Times New Roman" w:eastAsia="宋体" w:hAnsi="Times New Roman" w:cs="Times New Roman"/>
          <w:sz w:val="16"/>
          <w:szCs w:val="16"/>
        </w:rPr>
        <w:t>JPL</w:t>
      </w:r>
      <w:r w:rsidRPr="00A3306E">
        <w:rPr>
          <w:rFonts w:ascii="Times New Roman" w:eastAsia="宋体" w:hAnsi="Times New Roman" w:cs="Times New Roman"/>
          <w:sz w:val="16"/>
          <w:szCs w:val="16"/>
        </w:rPr>
        <w:t>发布星间变率对比</w:t>
      </w:r>
      <w:r w:rsidRPr="00A3306E">
        <w:rPr>
          <w:rFonts w:ascii="Times New Roman" w:eastAsia="宋体" w:hAnsi="Times New Roman" w:cs="Times New Roman"/>
          <w:sz w:val="16"/>
          <w:szCs w:val="16"/>
        </w:rPr>
        <w:t>(a)</w:t>
      </w:r>
      <w:r w:rsidR="00BD036C" w:rsidRPr="00A3306E">
        <w:rPr>
          <w:rFonts w:ascii="Times New Roman" w:eastAsia="宋体" w:hAnsi="Times New Roman" w:cs="Times New Roman" w:hint="eastAsia"/>
          <w:sz w:val="16"/>
          <w:szCs w:val="16"/>
        </w:rPr>
        <w:t>、</w:t>
      </w:r>
      <w:r w:rsidRPr="00A3306E">
        <w:rPr>
          <w:rFonts w:ascii="Times New Roman" w:eastAsia="宋体" w:hAnsi="Times New Roman" w:cs="Times New Roman"/>
          <w:sz w:val="16"/>
          <w:szCs w:val="16"/>
        </w:rPr>
        <w:t>两者残差</w:t>
      </w:r>
      <w:r w:rsidRPr="00A3306E">
        <w:rPr>
          <w:rFonts w:ascii="Times New Roman" w:eastAsia="宋体" w:hAnsi="Times New Roman" w:cs="Times New Roman"/>
          <w:sz w:val="16"/>
          <w:szCs w:val="16"/>
        </w:rPr>
        <w:t>(b)</w:t>
      </w:r>
      <w:r w:rsidR="00BD036C" w:rsidRPr="00A3306E">
        <w:rPr>
          <w:rFonts w:ascii="Times New Roman" w:eastAsia="宋体" w:hAnsi="Times New Roman" w:cs="Times New Roman" w:hint="eastAsia"/>
          <w:sz w:val="16"/>
          <w:szCs w:val="16"/>
        </w:rPr>
        <w:t>与振幅谱密度</w:t>
      </w:r>
      <w:r w:rsidR="00BD036C" w:rsidRPr="00A3306E">
        <w:rPr>
          <w:rFonts w:ascii="Times New Roman" w:eastAsia="宋体" w:hAnsi="Times New Roman" w:cs="Times New Roman" w:hint="eastAsia"/>
          <w:sz w:val="16"/>
          <w:szCs w:val="16"/>
        </w:rPr>
        <w:t>(</w:t>
      </w:r>
      <w:r w:rsidR="00BD036C" w:rsidRPr="00A3306E">
        <w:rPr>
          <w:rFonts w:ascii="Times New Roman" w:eastAsia="宋体" w:hAnsi="Times New Roman" w:cs="Times New Roman"/>
          <w:sz w:val="16"/>
          <w:szCs w:val="16"/>
        </w:rPr>
        <w:t>c)</w:t>
      </w:r>
    </w:p>
    <w:p w14:paraId="59AFC738" w14:textId="26A5269C" w:rsidR="00100A50" w:rsidRPr="00A3306E" w:rsidRDefault="00100A50" w:rsidP="00BD036C">
      <w:pPr>
        <w:adjustRightInd w:val="0"/>
        <w:snapToGrid w:val="0"/>
        <w:spacing w:line="360" w:lineRule="auto"/>
        <w:jc w:val="center"/>
        <w:rPr>
          <w:rFonts w:ascii="Times New Roman" w:eastAsia="宋体" w:hAnsi="Times New Roman" w:cs="Times New Roman"/>
          <w:sz w:val="16"/>
          <w:szCs w:val="16"/>
        </w:rPr>
      </w:pPr>
      <w:r w:rsidRPr="00A3306E">
        <w:rPr>
          <w:rFonts w:ascii="Times New Roman" w:eastAsia="宋体" w:hAnsi="Times New Roman" w:cs="Times New Roman"/>
          <w:sz w:val="16"/>
          <w:szCs w:val="16"/>
        </w:rPr>
        <w:t xml:space="preserve">Figure </w:t>
      </w:r>
      <w:r w:rsidRPr="00A3306E">
        <w:rPr>
          <w:rFonts w:ascii="Times New Roman" w:eastAsia="宋体" w:hAnsi="Times New Roman" w:cs="Times New Roman"/>
          <w:sz w:val="16"/>
          <w:szCs w:val="16"/>
        </w:rPr>
        <w:fldChar w:fldCharType="begin"/>
      </w:r>
      <w:r w:rsidRPr="00A3306E">
        <w:rPr>
          <w:rFonts w:ascii="Times New Roman" w:eastAsia="宋体" w:hAnsi="Times New Roman" w:cs="Times New Roman"/>
          <w:sz w:val="16"/>
          <w:szCs w:val="16"/>
        </w:rPr>
        <w:instrText xml:space="preserve"> SEQ Figure \* ARABIC </w:instrText>
      </w:r>
      <w:r w:rsidRPr="00A3306E">
        <w:rPr>
          <w:rFonts w:ascii="Times New Roman" w:eastAsia="宋体" w:hAnsi="Times New Roman" w:cs="Times New Roman"/>
          <w:sz w:val="16"/>
          <w:szCs w:val="16"/>
        </w:rPr>
        <w:fldChar w:fldCharType="separate"/>
      </w:r>
      <w:r w:rsidR="00AB4BEE" w:rsidRPr="00A3306E">
        <w:rPr>
          <w:rFonts w:ascii="Times New Roman" w:eastAsia="宋体" w:hAnsi="Times New Roman" w:cs="Times New Roman"/>
          <w:noProof/>
          <w:sz w:val="16"/>
          <w:szCs w:val="16"/>
        </w:rPr>
        <w:t>7</w:t>
      </w:r>
      <w:r w:rsidRPr="00A3306E">
        <w:rPr>
          <w:rFonts w:ascii="Times New Roman" w:eastAsia="宋体" w:hAnsi="Times New Roman" w:cs="Times New Roman"/>
          <w:sz w:val="16"/>
          <w:szCs w:val="16"/>
        </w:rPr>
        <w:fldChar w:fldCharType="end"/>
      </w:r>
      <w:r w:rsidRPr="00A3306E">
        <w:rPr>
          <w:rFonts w:ascii="Times New Roman" w:eastAsia="宋体" w:hAnsi="Times New Roman" w:cs="Times New Roman"/>
          <w:sz w:val="16"/>
          <w:szCs w:val="16"/>
        </w:rPr>
        <w:t xml:space="preserve"> Comparison between inter-satellite range-rate published by JPL and one processed by CRN filter (a) and the residual of the aforementioned two inter-satellite range-rates (b)</w:t>
      </w:r>
      <w:r w:rsidR="00BD036C" w:rsidRPr="00A3306E">
        <w:rPr>
          <w:rFonts w:ascii="Times New Roman" w:eastAsia="宋体" w:hAnsi="Times New Roman" w:cs="Times New Roman"/>
          <w:sz w:val="16"/>
          <w:szCs w:val="16"/>
        </w:rPr>
        <w:t xml:space="preserve"> and their amplitude spectral density (c)</w:t>
      </w:r>
    </w:p>
    <w:p w14:paraId="477A99D1" w14:textId="7007BAF3" w:rsidR="00100A50" w:rsidRPr="00A3306E" w:rsidRDefault="00BD036C" w:rsidP="00544E64">
      <w:pPr>
        <w:adjustRightInd w:val="0"/>
        <w:snapToGrid w:val="0"/>
        <w:spacing w:line="360" w:lineRule="auto"/>
        <w:jc w:val="center"/>
        <w:rPr>
          <w:rFonts w:ascii="Times New Roman" w:eastAsia="宋体" w:hAnsi="Times New Roman" w:cs="Times New Roman"/>
          <w:sz w:val="20"/>
          <w:szCs w:val="20"/>
        </w:rPr>
      </w:pPr>
      <w:r w:rsidRPr="00A3306E">
        <w:rPr>
          <w:rFonts w:ascii="Times New Roman" w:eastAsia="宋体" w:hAnsi="Times New Roman" w:cs="Times New Roman" w:hint="eastAsia"/>
          <w:noProof/>
          <w:sz w:val="20"/>
          <w:szCs w:val="20"/>
        </w:rPr>
        <w:lastRenderedPageBreak/>
        <w:drawing>
          <wp:inline distT="0" distB="0" distL="0" distR="0" wp14:anchorId="229490E0" wp14:editId="05678937">
            <wp:extent cx="5259070" cy="2185035"/>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5"/>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5259070" cy="2185035"/>
                    </a:xfrm>
                    <a:prstGeom prst="rect">
                      <a:avLst/>
                    </a:prstGeom>
                    <a:noFill/>
                    <a:ln>
                      <a:noFill/>
                    </a:ln>
                  </pic:spPr>
                </pic:pic>
              </a:graphicData>
            </a:graphic>
          </wp:inline>
        </w:drawing>
      </w:r>
    </w:p>
    <w:p w14:paraId="456BC509" w14:textId="28C6FB53" w:rsidR="00100A50" w:rsidRPr="00A3306E" w:rsidRDefault="00100A50" w:rsidP="00544E64">
      <w:pPr>
        <w:adjustRightInd w:val="0"/>
        <w:snapToGrid w:val="0"/>
        <w:spacing w:line="360" w:lineRule="auto"/>
        <w:jc w:val="center"/>
        <w:rPr>
          <w:rFonts w:ascii="Times New Roman" w:eastAsia="宋体" w:hAnsi="Times New Roman" w:cs="Times New Roman"/>
          <w:sz w:val="16"/>
          <w:szCs w:val="16"/>
        </w:rPr>
      </w:pPr>
      <w:bookmarkStart w:id="179" w:name="_Ref62673909"/>
      <w:r w:rsidRPr="00A3306E">
        <w:rPr>
          <w:rFonts w:ascii="Times New Roman" w:eastAsia="宋体" w:hAnsi="Times New Roman" w:cs="Times New Roman"/>
          <w:sz w:val="16"/>
          <w:szCs w:val="16"/>
        </w:rPr>
        <w:t>图</w:t>
      </w:r>
      <w:r w:rsidRPr="00A3306E">
        <w:rPr>
          <w:rFonts w:ascii="Times New Roman" w:eastAsia="宋体" w:hAnsi="Times New Roman" w:cs="Times New Roman"/>
          <w:sz w:val="16"/>
          <w:szCs w:val="16"/>
        </w:rPr>
        <w:t xml:space="preserve"> </w:t>
      </w:r>
      <w:r w:rsidRPr="00A3306E">
        <w:rPr>
          <w:rFonts w:ascii="Times New Roman" w:eastAsia="宋体" w:hAnsi="Times New Roman" w:cs="Times New Roman"/>
          <w:sz w:val="16"/>
          <w:szCs w:val="16"/>
        </w:rPr>
        <w:fldChar w:fldCharType="begin"/>
      </w:r>
      <w:r w:rsidRPr="00A3306E">
        <w:rPr>
          <w:rFonts w:ascii="Times New Roman" w:eastAsia="宋体" w:hAnsi="Times New Roman" w:cs="Times New Roman"/>
          <w:sz w:val="16"/>
          <w:szCs w:val="16"/>
        </w:rPr>
        <w:instrText xml:space="preserve"> SEQ </w:instrText>
      </w:r>
      <w:r w:rsidRPr="00A3306E">
        <w:rPr>
          <w:rFonts w:ascii="Times New Roman" w:eastAsia="宋体" w:hAnsi="Times New Roman" w:cs="Times New Roman"/>
          <w:sz w:val="16"/>
          <w:szCs w:val="16"/>
        </w:rPr>
        <w:instrText>图</w:instrText>
      </w:r>
      <w:r w:rsidRPr="00A3306E">
        <w:rPr>
          <w:rFonts w:ascii="Times New Roman" w:eastAsia="宋体" w:hAnsi="Times New Roman" w:cs="Times New Roman"/>
          <w:sz w:val="16"/>
          <w:szCs w:val="16"/>
        </w:rPr>
        <w:instrText xml:space="preserve"> \* ARABIC </w:instrText>
      </w:r>
      <w:r w:rsidRPr="00A3306E">
        <w:rPr>
          <w:rFonts w:ascii="Times New Roman" w:eastAsia="宋体" w:hAnsi="Times New Roman" w:cs="Times New Roman"/>
          <w:sz w:val="16"/>
          <w:szCs w:val="16"/>
        </w:rPr>
        <w:fldChar w:fldCharType="separate"/>
      </w:r>
      <w:r w:rsidR="00AB4BEE" w:rsidRPr="00A3306E">
        <w:rPr>
          <w:rFonts w:ascii="Times New Roman" w:eastAsia="宋体" w:hAnsi="Times New Roman" w:cs="Times New Roman"/>
          <w:noProof/>
          <w:sz w:val="16"/>
          <w:szCs w:val="16"/>
        </w:rPr>
        <w:t>8</w:t>
      </w:r>
      <w:r w:rsidRPr="00A3306E">
        <w:rPr>
          <w:rFonts w:ascii="Times New Roman" w:eastAsia="宋体" w:hAnsi="Times New Roman" w:cs="Times New Roman"/>
          <w:sz w:val="16"/>
          <w:szCs w:val="16"/>
        </w:rPr>
        <w:fldChar w:fldCharType="end"/>
      </w:r>
      <w:bookmarkEnd w:id="179"/>
      <w:r w:rsidRPr="00A3306E">
        <w:rPr>
          <w:rFonts w:ascii="Times New Roman" w:eastAsia="宋体" w:hAnsi="Times New Roman" w:cs="Times New Roman"/>
          <w:sz w:val="16"/>
          <w:szCs w:val="16"/>
        </w:rPr>
        <w:t xml:space="preserve"> CRN</w:t>
      </w:r>
      <w:r w:rsidRPr="00A3306E">
        <w:rPr>
          <w:rFonts w:ascii="Times New Roman" w:eastAsia="宋体" w:hAnsi="Times New Roman" w:cs="Times New Roman"/>
          <w:sz w:val="16"/>
          <w:szCs w:val="16"/>
        </w:rPr>
        <w:t>滤波器星间加速度处理结果同</w:t>
      </w:r>
      <w:r w:rsidRPr="00A3306E">
        <w:rPr>
          <w:rFonts w:ascii="Times New Roman" w:eastAsia="宋体" w:hAnsi="Times New Roman" w:cs="Times New Roman"/>
          <w:sz w:val="16"/>
          <w:szCs w:val="16"/>
        </w:rPr>
        <w:t>JPL</w:t>
      </w:r>
      <w:r w:rsidRPr="00A3306E">
        <w:rPr>
          <w:rFonts w:ascii="Times New Roman" w:eastAsia="宋体" w:hAnsi="Times New Roman" w:cs="Times New Roman"/>
          <w:sz w:val="16"/>
          <w:szCs w:val="16"/>
        </w:rPr>
        <w:t>发布星间加速度对比</w:t>
      </w:r>
      <w:r w:rsidRPr="00A3306E">
        <w:rPr>
          <w:rFonts w:ascii="Times New Roman" w:eastAsia="宋体" w:hAnsi="Times New Roman" w:cs="Times New Roman"/>
          <w:sz w:val="16"/>
          <w:szCs w:val="16"/>
        </w:rPr>
        <w:t>(a)</w:t>
      </w:r>
      <w:r w:rsidR="00BD036C" w:rsidRPr="00A3306E">
        <w:rPr>
          <w:rFonts w:ascii="Times New Roman" w:eastAsia="宋体" w:hAnsi="Times New Roman" w:cs="Times New Roman" w:hint="eastAsia"/>
          <w:sz w:val="16"/>
          <w:szCs w:val="16"/>
        </w:rPr>
        <w:t>、</w:t>
      </w:r>
      <w:r w:rsidRPr="00A3306E">
        <w:rPr>
          <w:rFonts w:ascii="Times New Roman" w:eastAsia="宋体" w:hAnsi="Times New Roman" w:cs="Times New Roman"/>
          <w:sz w:val="16"/>
          <w:szCs w:val="16"/>
        </w:rPr>
        <w:t>两者残差</w:t>
      </w:r>
      <w:r w:rsidRPr="00A3306E">
        <w:rPr>
          <w:rFonts w:ascii="Times New Roman" w:eastAsia="宋体" w:hAnsi="Times New Roman" w:cs="Times New Roman"/>
          <w:sz w:val="16"/>
          <w:szCs w:val="16"/>
        </w:rPr>
        <w:t>(b)</w:t>
      </w:r>
      <w:r w:rsidR="00BD036C" w:rsidRPr="00A3306E">
        <w:rPr>
          <w:rFonts w:ascii="Times New Roman" w:eastAsia="宋体" w:hAnsi="Times New Roman" w:cs="Times New Roman" w:hint="eastAsia"/>
          <w:sz w:val="16"/>
          <w:szCs w:val="16"/>
        </w:rPr>
        <w:t xml:space="preserve"> </w:t>
      </w:r>
      <w:r w:rsidR="00BD036C" w:rsidRPr="00A3306E">
        <w:rPr>
          <w:rFonts w:ascii="Times New Roman" w:eastAsia="宋体" w:hAnsi="Times New Roman" w:cs="Times New Roman" w:hint="eastAsia"/>
          <w:sz w:val="16"/>
          <w:szCs w:val="16"/>
        </w:rPr>
        <w:t>与振幅谱密度</w:t>
      </w:r>
      <w:r w:rsidR="00BD036C" w:rsidRPr="00A3306E">
        <w:rPr>
          <w:rFonts w:ascii="Times New Roman" w:eastAsia="宋体" w:hAnsi="Times New Roman" w:cs="Times New Roman" w:hint="eastAsia"/>
          <w:sz w:val="16"/>
          <w:szCs w:val="16"/>
        </w:rPr>
        <w:t>(</w:t>
      </w:r>
      <w:r w:rsidR="00BD036C" w:rsidRPr="00A3306E">
        <w:rPr>
          <w:rFonts w:ascii="Times New Roman" w:eastAsia="宋体" w:hAnsi="Times New Roman" w:cs="Times New Roman"/>
          <w:sz w:val="16"/>
          <w:szCs w:val="16"/>
        </w:rPr>
        <w:t>c)</w:t>
      </w:r>
    </w:p>
    <w:p w14:paraId="5272C981" w14:textId="1344820F" w:rsidR="00100A50" w:rsidRPr="00A3306E" w:rsidRDefault="00100A50" w:rsidP="00BD036C">
      <w:pPr>
        <w:adjustRightInd w:val="0"/>
        <w:snapToGrid w:val="0"/>
        <w:spacing w:line="360" w:lineRule="auto"/>
        <w:jc w:val="center"/>
        <w:rPr>
          <w:rFonts w:ascii="Times New Roman" w:eastAsia="宋体" w:hAnsi="Times New Roman" w:cs="Times New Roman"/>
          <w:sz w:val="16"/>
          <w:szCs w:val="16"/>
        </w:rPr>
      </w:pPr>
      <w:r w:rsidRPr="00A3306E">
        <w:rPr>
          <w:rFonts w:ascii="Times New Roman" w:eastAsia="宋体" w:hAnsi="Times New Roman" w:cs="Times New Roman"/>
          <w:sz w:val="16"/>
          <w:szCs w:val="16"/>
        </w:rPr>
        <w:t xml:space="preserve">Figure </w:t>
      </w:r>
      <w:r w:rsidRPr="00A3306E">
        <w:rPr>
          <w:rFonts w:ascii="Times New Roman" w:eastAsia="宋体" w:hAnsi="Times New Roman" w:cs="Times New Roman"/>
          <w:sz w:val="16"/>
          <w:szCs w:val="16"/>
        </w:rPr>
        <w:fldChar w:fldCharType="begin"/>
      </w:r>
      <w:r w:rsidRPr="00A3306E">
        <w:rPr>
          <w:rFonts w:ascii="Times New Roman" w:eastAsia="宋体" w:hAnsi="Times New Roman" w:cs="Times New Roman"/>
          <w:sz w:val="16"/>
          <w:szCs w:val="16"/>
        </w:rPr>
        <w:instrText xml:space="preserve"> SEQ Figure \* ARABIC </w:instrText>
      </w:r>
      <w:r w:rsidRPr="00A3306E">
        <w:rPr>
          <w:rFonts w:ascii="Times New Roman" w:eastAsia="宋体" w:hAnsi="Times New Roman" w:cs="Times New Roman"/>
          <w:sz w:val="16"/>
          <w:szCs w:val="16"/>
        </w:rPr>
        <w:fldChar w:fldCharType="separate"/>
      </w:r>
      <w:r w:rsidR="00AB4BEE" w:rsidRPr="00A3306E">
        <w:rPr>
          <w:rFonts w:ascii="Times New Roman" w:eastAsia="宋体" w:hAnsi="Times New Roman" w:cs="Times New Roman"/>
          <w:noProof/>
          <w:sz w:val="16"/>
          <w:szCs w:val="16"/>
        </w:rPr>
        <w:t>8</w:t>
      </w:r>
      <w:r w:rsidRPr="00A3306E">
        <w:rPr>
          <w:rFonts w:ascii="Times New Roman" w:eastAsia="宋体" w:hAnsi="Times New Roman" w:cs="Times New Roman"/>
          <w:sz w:val="16"/>
          <w:szCs w:val="16"/>
        </w:rPr>
        <w:fldChar w:fldCharType="end"/>
      </w:r>
      <w:r w:rsidRPr="00A3306E">
        <w:rPr>
          <w:rFonts w:ascii="Times New Roman" w:eastAsia="宋体" w:hAnsi="Times New Roman" w:cs="Times New Roman"/>
          <w:sz w:val="16"/>
          <w:szCs w:val="16"/>
        </w:rPr>
        <w:t xml:space="preserve"> Comparison between inter-satellite range-acceleration published by JPL and one processed by CRN filter(a) and the residual of the aforementioned two inter-satellite range-accelerations (b)</w:t>
      </w:r>
      <w:r w:rsidR="00BD036C" w:rsidRPr="00A3306E">
        <w:rPr>
          <w:rFonts w:ascii="Times New Roman" w:eastAsia="宋体" w:hAnsi="Times New Roman" w:cs="Times New Roman"/>
          <w:sz w:val="16"/>
          <w:szCs w:val="16"/>
        </w:rPr>
        <w:t xml:space="preserve"> and their amplitude spectral density (c)</w:t>
      </w:r>
    </w:p>
    <w:p w14:paraId="5F3B1E8B" w14:textId="5C5C233B" w:rsidR="00100A50" w:rsidRPr="00A3306E" w:rsidRDefault="00BD036C" w:rsidP="00544E64">
      <w:pPr>
        <w:adjustRightInd w:val="0"/>
        <w:snapToGrid w:val="0"/>
        <w:spacing w:line="360" w:lineRule="auto"/>
        <w:jc w:val="center"/>
        <w:rPr>
          <w:rFonts w:ascii="Times New Roman" w:eastAsia="宋体" w:hAnsi="Times New Roman" w:cs="Times New Roman"/>
        </w:rPr>
      </w:pPr>
      <w:r w:rsidRPr="00A3306E">
        <w:rPr>
          <w:rFonts w:ascii="Times New Roman" w:eastAsia="宋体" w:hAnsi="Times New Roman"/>
          <w:noProof/>
        </w:rPr>
        <w:drawing>
          <wp:inline distT="0" distB="0" distL="0" distR="0" wp14:anchorId="75ACA9ED" wp14:editId="61C7553A">
            <wp:extent cx="4320387" cy="1796087"/>
            <wp:effectExtent l="0" t="0" r="4445" b="0"/>
            <wp:docPr id="14" name="图片 14" descr="日程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日程表&#10;&#10;中度可信度描述已自动生成"/>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4327590" cy="1799082"/>
                    </a:xfrm>
                    <a:prstGeom prst="rect">
                      <a:avLst/>
                    </a:prstGeom>
                    <a:noFill/>
                    <a:ln>
                      <a:noFill/>
                    </a:ln>
                  </pic:spPr>
                </pic:pic>
              </a:graphicData>
            </a:graphic>
          </wp:inline>
        </w:drawing>
      </w:r>
    </w:p>
    <w:p w14:paraId="7A0FAA23" w14:textId="463E4234" w:rsidR="00100A50" w:rsidRPr="00A3306E" w:rsidRDefault="00100A50" w:rsidP="00544E64">
      <w:pPr>
        <w:adjustRightInd w:val="0"/>
        <w:snapToGrid w:val="0"/>
        <w:spacing w:line="360" w:lineRule="auto"/>
        <w:jc w:val="center"/>
        <w:rPr>
          <w:rFonts w:ascii="Times New Roman" w:eastAsia="宋体" w:hAnsi="Times New Roman" w:cs="Times New Roman"/>
          <w:sz w:val="16"/>
          <w:szCs w:val="16"/>
        </w:rPr>
      </w:pPr>
      <w:bookmarkStart w:id="180" w:name="_Ref62720424"/>
      <w:r w:rsidRPr="00A3306E">
        <w:rPr>
          <w:rFonts w:ascii="Times New Roman" w:eastAsia="宋体" w:hAnsi="Times New Roman" w:cs="Times New Roman"/>
          <w:sz w:val="16"/>
          <w:szCs w:val="16"/>
        </w:rPr>
        <w:t>图</w:t>
      </w:r>
      <w:r w:rsidRPr="00A3306E">
        <w:rPr>
          <w:rFonts w:ascii="Times New Roman" w:eastAsia="宋体" w:hAnsi="Times New Roman" w:cs="Times New Roman"/>
          <w:sz w:val="16"/>
          <w:szCs w:val="16"/>
        </w:rPr>
        <w:t xml:space="preserve"> </w:t>
      </w:r>
      <w:r w:rsidRPr="00A3306E">
        <w:rPr>
          <w:rFonts w:ascii="Times New Roman" w:eastAsia="宋体" w:hAnsi="Times New Roman" w:cs="Times New Roman"/>
          <w:sz w:val="16"/>
          <w:szCs w:val="16"/>
        </w:rPr>
        <w:fldChar w:fldCharType="begin"/>
      </w:r>
      <w:r w:rsidRPr="00A3306E">
        <w:rPr>
          <w:rFonts w:ascii="Times New Roman" w:eastAsia="宋体" w:hAnsi="Times New Roman" w:cs="Times New Roman"/>
          <w:sz w:val="16"/>
          <w:szCs w:val="16"/>
        </w:rPr>
        <w:instrText xml:space="preserve"> SEQ </w:instrText>
      </w:r>
      <w:r w:rsidRPr="00A3306E">
        <w:rPr>
          <w:rFonts w:ascii="Times New Roman" w:eastAsia="宋体" w:hAnsi="Times New Roman" w:cs="Times New Roman"/>
          <w:sz w:val="16"/>
          <w:szCs w:val="16"/>
        </w:rPr>
        <w:instrText>图</w:instrText>
      </w:r>
      <w:r w:rsidRPr="00A3306E">
        <w:rPr>
          <w:rFonts w:ascii="Times New Roman" w:eastAsia="宋体" w:hAnsi="Times New Roman" w:cs="Times New Roman"/>
          <w:sz w:val="16"/>
          <w:szCs w:val="16"/>
        </w:rPr>
        <w:instrText xml:space="preserve"> \* ARABIC </w:instrText>
      </w:r>
      <w:r w:rsidRPr="00A3306E">
        <w:rPr>
          <w:rFonts w:ascii="Times New Roman" w:eastAsia="宋体" w:hAnsi="Times New Roman" w:cs="Times New Roman"/>
          <w:sz w:val="16"/>
          <w:szCs w:val="16"/>
        </w:rPr>
        <w:fldChar w:fldCharType="separate"/>
      </w:r>
      <w:r w:rsidR="00AB4BEE" w:rsidRPr="00A3306E">
        <w:rPr>
          <w:rFonts w:ascii="Times New Roman" w:eastAsia="宋体" w:hAnsi="Times New Roman" w:cs="Times New Roman"/>
          <w:noProof/>
          <w:sz w:val="16"/>
          <w:szCs w:val="16"/>
        </w:rPr>
        <w:t>9</w:t>
      </w:r>
      <w:r w:rsidRPr="00A3306E">
        <w:rPr>
          <w:rFonts w:ascii="Times New Roman" w:eastAsia="宋体" w:hAnsi="Times New Roman" w:cs="Times New Roman"/>
          <w:sz w:val="16"/>
          <w:szCs w:val="16"/>
        </w:rPr>
        <w:fldChar w:fldCharType="end"/>
      </w:r>
      <w:bookmarkEnd w:id="180"/>
      <w:r w:rsidRPr="00A3306E">
        <w:rPr>
          <w:rFonts w:ascii="Times New Roman" w:eastAsia="宋体" w:hAnsi="Times New Roman" w:cs="Times New Roman"/>
          <w:sz w:val="16"/>
          <w:szCs w:val="16"/>
        </w:rPr>
        <w:t xml:space="preserve"> CRN</w:t>
      </w:r>
      <w:r w:rsidRPr="00A3306E">
        <w:rPr>
          <w:rFonts w:ascii="Times New Roman" w:eastAsia="宋体" w:hAnsi="Times New Roman" w:cs="Times New Roman"/>
          <w:sz w:val="16"/>
          <w:szCs w:val="16"/>
        </w:rPr>
        <w:t>滤波器飞行时间改正处理结果同</w:t>
      </w:r>
      <w:r w:rsidRPr="00A3306E">
        <w:rPr>
          <w:rFonts w:ascii="Times New Roman" w:eastAsia="宋体" w:hAnsi="Times New Roman" w:cs="Times New Roman"/>
          <w:sz w:val="16"/>
          <w:szCs w:val="16"/>
        </w:rPr>
        <w:t>JPL</w:t>
      </w:r>
      <w:r w:rsidRPr="00A3306E">
        <w:rPr>
          <w:rFonts w:ascii="Times New Roman" w:eastAsia="宋体" w:hAnsi="Times New Roman" w:cs="Times New Roman"/>
          <w:sz w:val="16"/>
          <w:szCs w:val="16"/>
        </w:rPr>
        <w:t>发布飞行时间改正对比</w:t>
      </w:r>
      <w:r w:rsidRPr="00A3306E">
        <w:rPr>
          <w:rFonts w:ascii="Times New Roman" w:eastAsia="宋体" w:hAnsi="Times New Roman" w:cs="Times New Roman"/>
          <w:sz w:val="16"/>
          <w:szCs w:val="16"/>
        </w:rPr>
        <w:t>(a)</w:t>
      </w:r>
      <w:r w:rsidRPr="00A3306E">
        <w:rPr>
          <w:rFonts w:ascii="Times New Roman" w:eastAsia="宋体" w:hAnsi="Times New Roman" w:cs="Times New Roman"/>
          <w:sz w:val="16"/>
          <w:szCs w:val="16"/>
        </w:rPr>
        <w:t>与两者残差</w:t>
      </w:r>
      <w:r w:rsidRPr="00A3306E">
        <w:rPr>
          <w:rFonts w:ascii="Times New Roman" w:eastAsia="宋体" w:hAnsi="Times New Roman" w:cs="Times New Roman"/>
          <w:sz w:val="16"/>
          <w:szCs w:val="16"/>
        </w:rPr>
        <w:t>(b)</w:t>
      </w:r>
    </w:p>
    <w:p w14:paraId="45FEF348" w14:textId="4A8C2741" w:rsidR="00100A50" w:rsidRPr="00A3306E" w:rsidRDefault="00100A50" w:rsidP="00544E64">
      <w:pPr>
        <w:adjustRightInd w:val="0"/>
        <w:snapToGrid w:val="0"/>
        <w:spacing w:line="360" w:lineRule="auto"/>
        <w:jc w:val="center"/>
        <w:rPr>
          <w:rFonts w:ascii="Times New Roman" w:eastAsia="宋体" w:hAnsi="Times New Roman" w:cs="Times New Roman"/>
          <w:sz w:val="16"/>
          <w:szCs w:val="16"/>
        </w:rPr>
      </w:pPr>
      <w:r w:rsidRPr="00A3306E">
        <w:rPr>
          <w:rFonts w:ascii="Times New Roman" w:eastAsia="宋体" w:hAnsi="Times New Roman" w:cs="Times New Roman"/>
          <w:sz w:val="16"/>
          <w:szCs w:val="16"/>
        </w:rPr>
        <w:t xml:space="preserve">Figure </w:t>
      </w:r>
      <w:r w:rsidRPr="00A3306E">
        <w:rPr>
          <w:rFonts w:ascii="Times New Roman" w:eastAsia="宋体" w:hAnsi="Times New Roman" w:cs="Times New Roman"/>
          <w:sz w:val="16"/>
          <w:szCs w:val="16"/>
        </w:rPr>
        <w:fldChar w:fldCharType="begin"/>
      </w:r>
      <w:r w:rsidRPr="00A3306E">
        <w:rPr>
          <w:rFonts w:ascii="Times New Roman" w:eastAsia="宋体" w:hAnsi="Times New Roman" w:cs="Times New Roman"/>
          <w:sz w:val="16"/>
          <w:szCs w:val="16"/>
        </w:rPr>
        <w:instrText xml:space="preserve"> SEQ Figure \* ARABIC </w:instrText>
      </w:r>
      <w:r w:rsidRPr="00A3306E">
        <w:rPr>
          <w:rFonts w:ascii="Times New Roman" w:eastAsia="宋体" w:hAnsi="Times New Roman" w:cs="Times New Roman"/>
          <w:sz w:val="16"/>
          <w:szCs w:val="16"/>
        </w:rPr>
        <w:fldChar w:fldCharType="separate"/>
      </w:r>
      <w:r w:rsidR="00AB4BEE" w:rsidRPr="00A3306E">
        <w:rPr>
          <w:rFonts w:ascii="Times New Roman" w:eastAsia="宋体" w:hAnsi="Times New Roman" w:cs="Times New Roman"/>
          <w:noProof/>
          <w:sz w:val="16"/>
          <w:szCs w:val="16"/>
        </w:rPr>
        <w:t>9</w:t>
      </w:r>
      <w:r w:rsidRPr="00A3306E">
        <w:rPr>
          <w:rFonts w:ascii="Times New Roman" w:eastAsia="宋体" w:hAnsi="Times New Roman" w:cs="Times New Roman"/>
          <w:sz w:val="16"/>
          <w:szCs w:val="16"/>
        </w:rPr>
        <w:fldChar w:fldCharType="end"/>
      </w:r>
      <w:r w:rsidRPr="00A3306E">
        <w:rPr>
          <w:rFonts w:ascii="Times New Roman" w:eastAsia="宋体" w:hAnsi="Times New Roman" w:cs="Times New Roman"/>
          <w:sz w:val="16"/>
          <w:szCs w:val="16"/>
        </w:rPr>
        <w:t xml:space="preserve"> Comparison between time-of-flight correction published by JPL and one processed by CRN filter(a) and the residual of the aforementioned two time-of-flight corrections (b)</w:t>
      </w:r>
    </w:p>
    <w:p w14:paraId="60C7E0A7" w14:textId="7DCAD601" w:rsidR="00100A50" w:rsidRPr="00A3306E" w:rsidRDefault="00D15D6D" w:rsidP="00544E64">
      <w:pPr>
        <w:adjustRightInd w:val="0"/>
        <w:snapToGrid w:val="0"/>
        <w:spacing w:beforeLines="50" w:before="156" w:afterLines="50" w:after="156" w:line="360" w:lineRule="auto"/>
        <w:rPr>
          <w:rFonts w:ascii="Times New Roman" w:eastAsia="宋体" w:hAnsi="Times New Roman" w:cs="Times New Roman"/>
          <w:sz w:val="32"/>
          <w:szCs w:val="32"/>
        </w:rPr>
      </w:pPr>
      <w:r w:rsidRPr="00A3306E">
        <w:rPr>
          <w:rFonts w:ascii="Times New Roman" w:eastAsia="宋体" w:hAnsi="Times New Roman" w:cs="Times New Roman"/>
          <w:sz w:val="32"/>
          <w:szCs w:val="32"/>
        </w:rPr>
        <w:t>3</w:t>
      </w:r>
      <w:r w:rsidR="00100A50" w:rsidRPr="00A3306E">
        <w:rPr>
          <w:rFonts w:ascii="Times New Roman" w:eastAsia="宋体" w:hAnsi="Times New Roman" w:cs="Times New Roman"/>
          <w:sz w:val="32"/>
          <w:szCs w:val="32"/>
        </w:rPr>
        <w:t>高精度微波测距数据分析</w:t>
      </w:r>
    </w:p>
    <w:p w14:paraId="6F025C27" w14:textId="457A4CA9" w:rsidR="00100A50" w:rsidRPr="00A3306E" w:rsidRDefault="000C4F8A" w:rsidP="00544E64">
      <w:pPr>
        <w:adjustRightInd w:val="0"/>
        <w:snapToGrid w:val="0"/>
        <w:spacing w:line="360" w:lineRule="auto"/>
        <w:ind w:firstLineChars="200" w:firstLine="420"/>
        <w:rPr>
          <w:rFonts w:ascii="Times New Roman" w:eastAsia="宋体" w:hAnsi="Times New Roman" w:cs="Times New Roman"/>
        </w:rPr>
      </w:pPr>
      <w:r w:rsidRPr="00A3306E">
        <w:rPr>
          <w:rFonts w:ascii="Times New Roman" w:eastAsia="宋体" w:hAnsi="Times New Roman" w:cs="Times New Roman"/>
        </w:rPr>
        <w:t>低低跟踪</w:t>
      </w:r>
      <w:r w:rsidR="00100A50" w:rsidRPr="00A3306E">
        <w:rPr>
          <w:rFonts w:ascii="Times New Roman" w:eastAsia="宋体" w:hAnsi="Times New Roman" w:cs="Times New Roman"/>
        </w:rPr>
        <w:t>重力卫星微波星间距的</w:t>
      </w:r>
      <w:r w:rsidR="00C73634" w:rsidRPr="00A3306E">
        <w:rPr>
          <w:rFonts w:ascii="Times New Roman" w:eastAsia="宋体" w:hAnsi="Times New Roman" w:cs="Times New Roman"/>
        </w:rPr>
        <w:t>数据</w:t>
      </w:r>
      <w:r w:rsidR="00100A50" w:rsidRPr="00A3306E">
        <w:rPr>
          <w:rFonts w:ascii="Times New Roman" w:eastAsia="宋体" w:hAnsi="Times New Roman" w:cs="Times New Roman"/>
        </w:rPr>
        <w:t>处理分析包含对相位</w:t>
      </w:r>
      <w:r w:rsidR="00323043" w:rsidRPr="00A3306E">
        <w:rPr>
          <w:rFonts w:ascii="Times New Roman" w:eastAsia="宋体" w:hAnsi="Times New Roman" w:cs="Times New Roman"/>
        </w:rPr>
        <w:t>序列</w:t>
      </w:r>
      <w:r w:rsidR="00100A50" w:rsidRPr="00A3306E">
        <w:rPr>
          <w:rFonts w:ascii="Times New Roman" w:eastAsia="宋体" w:hAnsi="Times New Roman" w:cs="Times New Roman"/>
        </w:rPr>
        <w:t>中</w:t>
      </w:r>
      <w:r w:rsidR="0084728E" w:rsidRPr="00A3306E">
        <w:rPr>
          <w:rFonts w:ascii="Times New Roman" w:eastAsia="宋体" w:hAnsi="Times New Roman" w:cs="Times New Roman"/>
        </w:rPr>
        <w:t>异常</w:t>
      </w:r>
      <w:r w:rsidR="00100A50" w:rsidRPr="00A3306E">
        <w:rPr>
          <w:rFonts w:ascii="Times New Roman" w:eastAsia="宋体" w:hAnsi="Times New Roman" w:cs="Times New Roman"/>
        </w:rPr>
        <w:t>与间断的拾取与分析等，但这些处理与分析已</w:t>
      </w:r>
      <w:r w:rsidR="00263C90" w:rsidRPr="00A3306E">
        <w:rPr>
          <w:rFonts w:ascii="Times New Roman" w:eastAsia="宋体" w:hAnsi="Times New Roman" w:cs="Times New Roman"/>
        </w:rPr>
        <w:t>纳入</w:t>
      </w:r>
      <w:r w:rsidR="00100A50" w:rsidRPr="00A3306E">
        <w:rPr>
          <w:rFonts w:ascii="Times New Roman" w:eastAsia="宋体" w:hAnsi="Times New Roman" w:cs="Times New Roman"/>
        </w:rPr>
        <w:t>规范流程中，本文不再赘述。</w:t>
      </w:r>
      <w:r w:rsidR="00100A50" w:rsidRPr="00A3306E">
        <w:rPr>
          <w:rFonts w:ascii="Times New Roman" w:eastAsia="宋体" w:hAnsi="Times New Roman" w:cs="Times New Roman"/>
        </w:rPr>
        <w:t>GRACE/</w:t>
      </w:r>
      <w:r w:rsidR="00985478" w:rsidRPr="00A3306E">
        <w:rPr>
          <w:rFonts w:ascii="Times New Roman" w:eastAsia="宋体" w:hAnsi="Times New Roman" w:cs="Times New Roman"/>
        </w:rPr>
        <w:t>GFO</w:t>
      </w:r>
      <w:r w:rsidR="00100A50" w:rsidRPr="00A3306E">
        <w:rPr>
          <w:rFonts w:ascii="Times New Roman" w:eastAsia="宋体" w:hAnsi="Times New Roman" w:cs="Times New Roman"/>
        </w:rPr>
        <w:t>等卫星任务反演所得的时变重力场精度并未达到</w:t>
      </w:r>
      <w:r w:rsidR="00100A50" w:rsidRPr="00A3306E">
        <w:rPr>
          <w:rFonts w:ascii="Times New Roman" w:eastAsia="宋体" w:hAnsi="Times New Roman" w:cs="Times New Roman"/>
        </w:rPr>
        <w:t>Kim</w:t>
      </w:r>
      <w:r w:rsidR="0058368B" w:rsidRPr="00A3306E">
        <w:rPr>
          <w:rFonts w:ascii="Times New Roman" w:eastAsia="宋体" w:hAnsi="Times New Roman" w:cs="Times New Roman"/>
        </w:rPr>
        <w:t>此前</w:t>
      </w:r>
      <w:r w:rsidR="00100A50" w:rsidRPr="00A3306E">
        <w:rPr>
          <w:rFonts w:ascii="Times New Roman" w:eastAsia="宋体" w:hAnsi="Times New Roman" w:cs="Times New Roman"/>
        </w:rPr>
        <w:t>的</w:t>
      </w:r>
      <w:r w:rsidR="0058368B" w:rsidRPr="00A3306E">
        <w:rPr>
          <w:rFonts w:ascii="Times New Roman" w:eastAsia="宋体" w:hAnsi="Times New Roman" w:cs="Times New Roman"/>
        </w:rPr>
        <w:t>理论分析结果</w:t>
      </w:r>
      <w:r w:rsidR="00100A50" w:rsidRPr="00A3306E">
        <w:rPr>
          <w:rFonts w:ascii="Times New Roman" w:eastAsia="宋体" w:hAnsi="Times New Roman" w:cs="Times New Roman"/>
        </w:rPr>
        <w:fldChar w:fldCharType="begin"/>
      </w:r>
      <w:r w:rsidR="00B975F7" w:rsidRPr="00A3306E">
        <w:rPr>
          <w:rFonts w:ascii="Times New Roman" w:eastAsia="宋体" w:hAnsi="Times New Roman" w:cs="Times New Roman"/>
        </w:rPr>
        <w:instrText xml:space="preserve"> ADDIN ZOTERO_ITEM CSL_CITATION {"citationID":"cfoMnBxq","properties":{"formattedCitation":"(KIM, 2000)","plainCitation":"(KIM, 2000)","noteIndex":0},"citationItems":[{"id":149,"uris":["http://zotero.org/users/6467040/items/JYLRR7EE"],"uri":["http://zotero.org/users/6467040/items/JYLRR7EE"],"itemData":{"id":149,"type":"article-journal","language":"en","page":"289","title":"Simulation Study of A Low-Low Satellite-to-Satellite Tracking Mission","author":[{"family":"Kim","given":"Jeongrae"}],"issued":{"date-parts":[["2000"]]}}}],"schema":"https://github.com/citation-style-language/schema/raw/master/csl-citation.json"} </w:instrText>
      </w:r>
      <w:r w:rsidR="00100A50" w:rsidRPr="00A3306E">
        <w:rPr>
          <w:rFonts w:ascii="Times New Roman" w:eastAsia="宋体" w:hAnsi="Times New Roman" w:cs="Times New Roman"/>
        </w:rPr>
        <w:fldChar w:fldCharType="separate"/>
      </w:r>
      <w:r w:rsidR="00B975F7" w:rsidRPr="00A3306E">
        <w:rPr>
          <w:rFonts w:ascii="Times New Roman" w:eastAsia="宋体" w:hAnsi="Times New Roman" w:cs="Times New Roman"/>
        </w:rPr>
        <w:t>(KIM, 2000)</w:t>
      </w:r>
      <w:r w:rsidR="00100A50" w:rsidRPr="00A3306E">
        <w:rPr>
          <w:rFonts w:ascii="Times New Roman" w:eastAsia="宋体" w:hAnsi="Times New Roman" w:cs="Times New Roman"/>
        </w:rPr>
        <w:fldChar w:fldCharType="end"/>
      </w:r>
      <w:r w:rsidR="003668DF" w:rsidRPr="00A3306E">
        <w:rPr>
          <w:rFonts w:ascii="Times New Roman" w:eastAsia="宋体" w:hAnsi="Times New Roman" w:cs="Times New Roman"/>
        </w:rPr>
        <w:t>，经</w:t>
      </w:r>
      <w:proofErr w:type="gramStart"/>
      <w:r w:rsidR="003668DF" w:rsidRPr="00A3306E">
        <w:rPr>
          <w:rFonts w:ascii="Times New Roman" w:eastAsia="宋体" w:hAnsi="Times New Roman" w:cs="Times New Roman"/>
        </w:rPr>
        <w:t>研</w:t>
      </w:r>
      <w:proofErr w:type="gramEnd"/>
      <w:r w:rsidR="003668DF" w:rsidRPr="00A3306E">
        <w:rPr>
          <w:rFonts w:ascii="Times New Roman" w:eastAsia="宋体" w:hAnsi="Times New Roman" w:cs="Times New Roman"/>
        </w:rPr>
        <w:t>判，其</w:t>
      </w:r>
      <w:r w:rsidR="00100A50" w:rsidRPr="00A3306E">
        <w:rPr>
          <w:rFonts w:ascii="Times New Roman" w:eastAsia="宋体" w:hAnsi="Times New Roman" w:cs="Times New Roman"/>
        </w:rPr>
        <w:t>主要原因</w:t>
      </w:r>
      <w:r w:rsidR="00372C13" w:rsidRPr="00A3306E">
        <w:rPr>
          <w:rFonts w:ascii="Times New Roman" w:eastAsia="宋体" w:hAnsi="Times New Roman" w:cs="Times New Roman"/>
        </w:rPr>
        <w:t>是</w:t>
      </w:r>
      <w:r w:rsidR="00100A50" w:rsidRPr="00A3306E">
        <w:rPr>
          <w:rFonts w:ascii="Times New Roman" w:eastAsia="宋体" w:hAnsi="Times New Roman" w:cs="Times New Roman"/>
        </w:rPr>
        <w:t>测量仪器的噪声模型未知以及时变摄动力模型精度较低</w:t>
      </w:r>
      <w:r w:rsidR="00734698" w:rsidRPr="00A3306E">
        <w:rPr>
          <w:rFonts w:ascii="Times New Roman" w:eastAsia="宋体" w:hAnsi="Times New Roman" w:cs="Times New Roman"/>
        </w:rPr>
        <w:t>。</w:t>
      </w:r>
      <w:r w:rsidR="00CF4CD0" w:rsidRPr="00A3306E">
        <w:rPr>
          <w:rFonts w:ascii="Times New Roman" w:eastAsia="宋体" w:hAnsi="Times New Roman" w:cs="Times New Roman"/>
        </w:rPr>
        <w:t>因此，为</w:t>
      </w:r>
      <w:r w:rsidR="001B3C59" w:rsidRPr="00A3306E">
        <w:rPr>
          <w:rFonts w:ascii="Times New Roman" w:eastAsia="宋体" w:hAnsi="Times New Roman" w:cs="Times New Roman"/>
        </w:rPr>
        <w:t>提高</w:t>
      </w:r>
      <w:r w:rsidR="00100A50" w:rsidRPr="00A3306E">
        <w:rPr>
          <w:rFonts w:ascii="Times New Roman" w:eastAsia="宋体" w:hAnsi="Times New Roman" w:cs="Times New Roman"/>
        </w:rPr>
        <w:t>时变重力场</w:t>
      </w:r>
      <w:r w:rsidR="001B3C59" w:rsidRPr="00A3306E">
        <w:rPr>
          <w:rFonts w:ascii="Times New Roman" w:eastAsia="宋体" w:hAnsi="Times New Roman" w:cs="Times New Roman"/>
        </w:rPr>
        <w:t>解算精度</w:t>
      </w:r>
      <w:r w:rsidR="00100A50" w:rsidRPr="00A3306E">
        <w:rPr>
          <w:rFonts w:ascii="Times New Roman" w:eastAsia="宋体" w:hAnsi="Times New Roman" w:cs="Times New Roman"/>
        </w:rPr>
        <w:t>，需对星间</w:t>
      </w:r>
      <w:r w:rsidR="003668DF" w:rsidRPr="00A3306E">
        <w:rPr>
          <w:rFonts w:ascii="Times New Roman" w:eastAsia="宋体" w:hAnsi="Times New Roman" w:cs="Times New Roman"/>
        </w:rPr>
        <w:t>测距数据</w:t>
      </w:r>
      <w:r w:rsidR="00100A50" w:rsidRPr="00A3306E">
        <w:rPr>
          <w:rFonts w:ascii="Times New Roman" w:eastAsia="宋体" w:hAnsi="Times New Roman" w:cs="Times New Roman"/>
        </w:rPr>
        <w:t>等核心测量数据进行完整细致的误差分析。相应地，对微波测量误差的完整认识也将帮助改善数据预处理算法，从而提高重力场解算精度。</w:t>
      </w:r>
      <w:r w:rsidR="001B3C59" w:rsidRPr="00A3306E">
        <w:rPr>
          <w:rFonts w:ascii="Times New Roman" w:eastAsia="宋体" w:hAnsi="Times New Roman" w:cs="Times New Roman"/>
        </w:rPr>
        <w:t>同时，</w:t>
      </w:r>
      <w:r w:rsidR="00985478" w:rsidRPr="00A3306E">
        <w:rPr>
          <w:rFonts w:ascii="Times New Roman" w:eastAsia="宋体" w:hAnsi="Times New Roman" w:cs="Times New Roman"/>
        </w:rPr>
        <w:t>GFO</w:t>
      </w:r>
      <w:r w:rsidR="001B3C59" w:rsidRPr="00A3306E">
        <w:rPr>
          <w:rFonts w:ascii="Times New Roman" w:eastAsia="宋体" w:hAnsi="Times New Roman" w:cs="Times New Roman"/>
        </w:rPr>
        <w:t>高精度微波测距链路的传播介质为电离层，其测距数据</w:t>
      </w:r>
      <w:r w:rsidR="00AF19A5" w:rsidRPr="00A3306E">
        <w:rPr>
          <w:rFonts w:ascii="Times New Roman" w:eastAsia="宋体" w:hAnsi="Times New Roman" w:cs="Times New Roman"/>
        </w:rPr>
        <w:t>将反应</w:t>
      </w:r>
      <w:r w:rsidR="00AF19A5" w:rsidRPr="00A3306E">
        <w:rPr>
          <w:rFonts w:ascii="Times New Roman" w:eastAsia="宋体" w:hAnsi="Times New Roman" w:cs="Times New Roman"/>
        </w:rPr>
        <w:t>K/Ka</w:t>
      </w:r>
      <w:r w:rsidR="00AF19A5" w:rsidRPr="00A3306E">
        <w:rPr>
          <w:rFonts w:ascii="Times New Roman" w:eastAsia="宋体" w:hAnsi="Times New Roman" w:cs="Times New Roman"/>
        </w:rPr>
        <w:t>频段微波对该介质的响应，将对</w:t>
      </w:r>
      <w:r w:rsidR="00AF19A5" w:rsidRPr="00A3306E">
        <w:rPr>
          <w:rFonts w:ascii="Times New Roman" w:eastAsia="宋体" w:hAnsi="Times New Roman" w:cs="Times New Roman"/>
        </w:rPr>
        <w:t>450km</w:t>
      </w:r>
      <w:r w:rsidR="00AF19A5" w:rsidRPr="00A3306E">
        <w:rPr>
          <w:rFonts w:ascii="Times New Roman" w:eastAsia="宋体" w:hAnsi="Times New Roman" w:cs="Times New Roman"/>
        </w:rPr>
        <w:t>高度电离层的研究与分析提供</w:t>
      </w:r>
      <w:r w:rsidR="0005051D" w:rsidRPr="00A3306E">
        <w:rPr>
          <w:rFonts w:ascii="Times New Roman" w:eastAsia="宋体" w:hAnsi="Times New Roman" w:cs="Times New Roman"/>
        </w:rPr>
        <w:t>重要信息</w:t>
      </w:r>
      <w:r w:rsidR="00AF19A5" w:rsidRPr="00A3306E">
        <w:rPr>
          <w:rFonts w:ascii="Times New Roman" w:eastAsia="宋体" w:hAnsi="Times New Roman" w:cs="Times New Roman"/>
        </w:rPr>
        <w:t>。</w:t>
      </w:r>
    </w:p>
    <w:p w14:paraId="48963D2D" w14:textId="1004C113" w:rsidR="00100A50" w:rsidRPr="00A3306E" w:rsidRDefault="00212916" w:rsidP="00544E64">
      <w:pPr>
        <w:adjustRightInd w:val="0"/>
        <w:snapToGrid w:val="0"/>
        <w:spacing w:line="360" w:lineRule="auto"/>
        <w:ind w:right="210"/>
        <w:rPr>
          <w:rFonts w:ascii="Times New Roman" w:eastAsia="宋体" w:hAnsi="Times New Roman" w:cs="Times New Roman"/>
          <w:color w:val="000000" w:themeColor="text1"/>
        </w:rPr>
      </w:pPr>
      <w:r w:rsidRPr="00A3306E">
        <w:rPr>
          <w:rFonts w:ascii="Times New Roman" w:eastAsia="宋体" w:hAnsi="Times New Roman" w:cs="Times New Roman"/>
          <w:color w:val="000000" w:themeColor="text1"/>
        </w:rPr>
        <w:t>4</w:t>
      </w:r>
      <w:r w:rsidR="00100A50" w:rsidRPr="00A3306E">
        <w:rPr>
          <w:rFonts w:ascii="Times New Roman" w:eastAsia="宋体" w:hAnsi="Times New Roman" w:cs="Times New Roman"/>
          <w:color w:val="000000" w:themeColor="text1"/>
        </w:rPr>
        <w:t xml:space="preserve">.1 </w:t>
      </w:r>
      <w:r w:rsidR="00723879" w:rsidRPr="00A3306E">
        <w:rPr>
          <w:rFonts w:ascii="Times New Roman" w:eastAsia="宋体" w:hAnsi="Times New Roman" w:cs="Times New Roman"/>
          <w:color w:val="000000" w:themeColor="text1"/>
        </w:rPr>
        <w:t>电离层改正高频成分</w:t>
      </w:r>
      <w:r w:rsidR="00B11967" w:rsidRPr="00A3306E">
        <w:rPr>
          <w:rFonts w:ascii="Times New Roman" w:eastAsia="宋体" w:hAnsi="Times New Roman" w:cs="Times New Roman"/>
          <w:color w:val="000000" w:themeColor="text1"/>
        </w:rPr>
        <w:t>分析</w:t>
      </w:r>
    </w:p>
    <w:p w14:paraId="6600BB34" w14:textId="274C22CE" w:rsidR="005E4151" w:rsidRPr="00A3306E" w:rsidRDefault="005E4151" w:rsidP="00544E64">
      <w:pPr>
        <w:adjustRightInd w:val="0"/>
        <w:snapToGrid w:val="0"/>
        <w:spacing w:line="360" w:lineRule="auto"/>
        <w:ind w:firstLineChars="200" w:firstLine="420"/>
        <w:rPr>
          <w:rFonts w:ascii="Times New Roman" w:eastAsia="宋体" w:hAnsi="Times New Roman" w:cs="Times New Roman"/>
        </w:rPr>
      </w:pPr>
      <w:r w:rsidRPr="00A3306E">
        <w:rPr>
          <w:rFonts w:ascii="Times New Roman" w:eastAsia="宋体" w:hAnsi="Times New Roman" w:cs="Times New Roman"/>
        </w:rPr>
        <w:t>在组合</w:t>
      </w:r>
      <w:r w:rsidRPr="00A3306E">
        <w:rPr>
          <w:rFonts w:ascii="Times New Roman" w:eastAsia="宋体" w:hAnsi="Times New Roman" w:cs="Times New Roman"/>
        </w:rPr>
        <w:t>K/Ka</w:t>
      </w:r>
      <w:r w:rsidRPr="00A3306E">
        <w:rPr>
          <w:rFonts w:ascii="Times New Roman" w:eastAsia="宋体" w:hAnsi="Times New Roman" w:cs="Times New Roman"/>
        </w:rPr>
        <w:t>双频段微波测距数据消除电离层影响的同时，还可通过对星间测距数据的线性组合得到有关电子密度的电离层信息。一般地，将</w:t>
      </w:r>
      <w:r w:rsidRPr="00A3306E">
        <w:rPr>
          <w:rFonts w:ascii="Times New Roman" w:eastAsia="宋体" w:hAnsi="Times New Roman" w:cs="Times New Roman"/>
        </w:rPr>
        <w:t>Ka</w:t>
      </w:r>
      <w:r w:rsidRPr="00A3306E">
        <w:rPr>
          <w:rFonts w:ascii="Times New Roman" w:eastAsia="宋体" w:hAnsi="Times New Roman" w:cs="Times New Roman"/>
        </w:rPr>
        <w:t>频段微波</w:t>
      </w:r>
      <w:r w:rsidR="00844F53" w:rsidRPr="00A3306E">
        <w:rPr>
          <w:rFonts w:ascii="Times New Roman" w:eastAsia="宋体" w:hAnsi="Times New Roman" w:cs="Times New Roman"/>
        </w:rPr>
        <w:t>测距数据</w:t>
      </w:r>
      <w:r w:rsidRPr="00A3306E">
        <w:rPr>
          <w:rFonts w:ascii="Times New Roman" w:eastAsia="宋体" w:hAnsi="Times New Roman" w:cs="Times New Roman"/>
        </w:rPr>
        <w:t>的电离层改正表示为</w:t>
      </w:r>
    </w:p>
    <w:p w14:paraId="301B6997" w14:textId="30823727" w:rsidR="005E4151" w:rsidRPr="00A3306E" w:rsidRDefault="005E4151" w:rsidP="00544E64">
      <w:pPr>
        <w:pStyle w:val="AMDisplayEquation"/>
        <w:adjustRightInd w:val="0"/>
        <w:snapToGrid w:val="0"/>
        <w:rPr>
          <w:rFonts w:ascii="Times New Roman" w:hAnsi="Times New Roman" w:cs="Times New Roman"/>
        </w:rPr>
      </w:pPr>
      <w:r w:rsidRPr="00A3306E">
        <w:rPr>
          <w:rFonts w:ascii="Times New Roman" w:hAnsi="Times New Roman" w:cs="Times New Roman"/>
        </w:rPr>
        <w:lastRenderedPageBreak/>
        <w:tab/>
      </w:r>
      <w:r w:rsidR="00012BBF" w:rsidRPr="00A3306E">
        <w:rPr>
          <w:rFonts w:ascii="Times New Roman" w:hAnsi="Times New Roman" w:cs="Times New Roman"/>
          <w:position w:val="-10"/>
        </w:rPr>
        <w:object w:dxaOrig="1466" w:dyaOrig="315" w14:anchorId="52B4D6D7">
          <v:shape id="_x0000_i7133" type="#_x0000_t75" style="width:73.2pt;height:15pt" o:ole="">
            <v:imagedata r:id="rId162" o:title=""/>
          </v:shape>
          <o:OLEObject Type="Embed" ProgID="Equation.AxMath" ShapeID="_x0000_i7133" DrawAspect="Content" ObjectID="_1708888047" r:id="rId163"/>
        </w:object>
      </w:r>
      <w:r w:rsidRPr="00A3306E">
        <w:rPr>
          <w:rFonts w:ascii="Times New Roman" w:hAnsi="Times New Roman" w:cs="Times New Roman"/>
        </w:rPr>
        <w:tab/>
      </w:r>
      <w:r w:rsidRPr="00A3306E">
        <w:rPr>
          <w:rFonts w:ascii="Times New Roman" w:hAnsi="Times New Roman" w:cs="Times New Roman"/>
        </w:rPr>
        <w:fldChar w:fldCharType="begin"/>
      </w:r>
      <w:r w:rsidRPr="00A3306E">
        <w:rPr>
          <w:rFonts w:ascii="Times New Roman" w:hAnsi="Times New Roman" w:cs="Times New Roman"/>
        </w:rPr>
        <w:instrText xml:space="preserve"> MACROBUTTON AMMPlaceRM \* MERGEFORMAT </w:instrText>
      </w:r>
      <w:r w:rsidRPr="00A3306E">
        <w:rPr>
          <w:rFonts w:ascii="Times New Roman" w:hAnsi="Times New Roman" w:cs="Times New Roman"/>
        </w:rPr>
        <w:fldChar w:fldCharType="begin"/>
      </w:r>
      <w:r w:rsidRPr="00A3306E">
        <w:rPr>
          <w:rFonts w:ascii="Times New Roman" w:hAnsi="Times New Roman" w:cs="Times New Roman"/>
        </w:rPr>
        <w:instrText xml:space="preserve"> SEQ AMEqn \h \* MERGEFORMAT </w:instrText>
      </w:r>
      <w:r w:rsidRPr="00A3306E">
        <w:rPr>
          <w:rFonts w:ascii="Times New Roman" w:hAnsi="Times New Roman" w:cs="Times New Roman"/>
        </w:rPr>
        <w:fldChar w:fldCharType="end"/>
      </w:r>
      <w:bookmarkStart w:id="181" w:name="ZEqnNum476054"/>
      <w:r w:rsidRPr="00A3306E">
        <w:rPr>
          <w:rFonts w:ascii="Times New Roman" w:hAnsi="Times New Roman" w:cs="Times New Roman"/>
        </w:rPr>
        <w:instrText>(</w:instrText>
      </w:r>
      <w:r w:rsidR="00E4338A" w:rsidRPr="00A3306E">
        <w:rPr>
          <w:rFonts w:ascii="Times New Roman" w:hAnsi="Times New Roman" w:cs="Times New Roman"/>
        </w:rPr>
        <w:fldChar w:fldCharType="begin"/>
      </w:r>
      <w:r w:rsidR="00E4338A" w:rsidRPr="00A3306E">
        <w:rPr>
          <w:rFonts w:ascii="Times New Roman" w:hAnsi="Times New Roman" w:cs="Times New Roman"/>
        </w:rPr>
        <w:instrText xml:space="preserve"> SEQ AMEqn \c \* Arabic \* MERGEFORMAT </w:instrText>
      </w:r>
      <w:r w:rsidR="00E4338A" w:rsidRPr="00A3306E">
        <w:rPr>
          <w:rFonts w:ascii="Times New Roman" w:hAnsi="Times New Roman" w:cs="Times New Roman"/>
        </w:rPr>
        <w:fldChar w:fldCharType="separate"/>
      </w:r>
      <w:r w:rsidR="00AB4BEE" w:rsidRPr="00A3306E">
        <w:rPr>
          <w:rFonts w:ascii="Times New Roman" w:hAnsi="Times New Roman" w:cs="Times New Roman"/>
          <w:noProof/>
        </w:rPr>
        <w:instrText>16</w:instrText>
      </w:r>
      <w:r w:rsidR="00E4338A" w:rsidRPr="00A3306E">
        <w:rPr>
          <w:rFonts w:ascii="Times New Roman" w:hAnsi="Times New Roman" w:cs="Times New Roman"/>
          <w:noProof/>
        </w:rPr>
        <w:fldChar w:fldCharType="end"/>
      </w:r>
      <w:r w:rsidRPr="00A3306E">
        <w:rPr>
          <w:rFonts w:ascii="Times New Roman" w:hAnsi="Times New Roman" w:cs="Times New Roman"/>
        </w:rPr>
        <w:instrText>)</w:instrText>
      </w:r>
      <w:bookmarkEnd w:id="181"/>
      <w:r w:rsidRPr="00A3306E">
        <w:rPr>
          <w:rFonts w:ascii="Times New Roman" w:hAnsi="Times New Roman" w:cs="Times New Roman"/>
        </w:rPr>
        <w:fldChar w:fldCharType="end"/>
      </w:r>
    </w:p>
    <w:p w14:paraId="54396353" w14:textId="2B45B12E" w:rsidR="00012BBF" w:rsidRPr="00A3306E" w:rsidRDefault="00844F53" w:rsidP="00544E64">
      <w:pPr>
        <w:adjustRightInd w:val="0"/>
        <w:snapToGrid w:val="0"/>
        <w:spacing w:line="360" w:lineRule="auto"/>
        <w:ind w:firstLineChars="200" w:firstLine="420"/>
        <w:rPr>
          <w:rFonts w:ascii="Times New Roman" w:eastAsia="宋体" w:hAnsi="Times New Roman" w:cs="Times New Roman"/>
        </w:rPr>
      </w:pPr>
      <w:r w:rsidRPr="00A3306E">
        <w:rPr>
          <w:rFonts w:ascii="Times New Roman" w:eastAsia="宋体" w:hAnsi="Times New Roman" w:cs="Times New Roman"/>
        </w:rPr>
        <w:t>电离层改正中也含有整数周期模糊数，因此只能通过式</w:t>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GOTOBUTTON ZEqnNum476054  \* MERGEFORMAT </w:instrText>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REF ZEqnNum476054 \* Charformat \! \* MERGEFORMAT </w:instrText>
      </w:r>
      <w:r w:rsidRPr="00A3306E">
        <w:rPr>
          <w:rFonts w:ascii="Times New Roman" w:eastAsia="宋体" w:hAnsi="Times New Roman" w:cs="Times New Roman"/>
        </w:rPr>
        <w:fldChar w:fldCharType="separate"/>
      </w:r>
      <w:r w:rsidR="00AB4BEE" w:rsidRPr="00A3306E">
        <w:rPr>
          <w:rFonts w:ascii="Times New Roman" w:eastAsia="宋体" w:hAnsi="Times New Roman" w:cs="Times New Roman"/>
        </w:rPr>
        <w:instrText>(16)</w:instrText>
      </w:r>
      <w:r w:rsidRPr="00A3306E">
        <w:rPr>
          <w:rFonts w:ascii="Times New Roman" w:eastAsia="宋体" w:hAnsi="Times New Roman" w:cs="Times New Roman"/>
        </w:rPr>
        <w:fldChar w:fldCharType="end"/>
      </w:r>
      <w:r w:rsidRPr="00A3306E">
        <w:rPr>
          <w:rFonts w:ascii="Times New Roman" w:eastAsia="宋体" w:hAnsi="Times New Roman" w:cs="Times New Roman"/>
        </w:rPr>
        <w:fldChar w:fldCharType="end"/>
      </w:r>
      <w:r w:rsidRPr="00A3306E">
        <w:rPr>
          <w:rFonts w:ascii="Times New Roman" w:eastAsia="宋体" w:hAnsi="Times New Roman" w:cs="Times New Roman"/>
        </w:rPr>
        <w:t>的差分表示电离层改正的时变信息</w:t>
      </w:r>
      <w:r w:rsidR="00012BBF" w:rsidRPr="00A3306E">
        <w:rPr>
          <w:rFonts w:ascii="Times New Roman" w:eastAsia="宋体" w:hAnsi="Times New Roman" w:cs="Times New Roman"/>
        </w:rPr>
        <w:t>，即</w:t>
      </w:r>
      <w:r w:rsidR="00985478" w:rsidRPr="00A3306E">
        <w:rPr>
          <w:rFonts w:ascii="Times New Roman" w:eastAsia="宋体" w:hAnsi="Times New Roman" w:cs="Times New Roman"/>
        </w:rPr>
        <w:t>GFO</w:t>
      </w:r>
      <w:r w:rsidR="00012BBF" w:rsidRPr="00A3306E">
        <w:rPr>
          <w:rFonts w:ascii="Times New Roman" w:eastAsia="宋体" w:hAnsi="Times New Roman" w:cs="Times New Roman"/>
        </w:rPr>
        <w:t>两颗卫星之间积分电子数随时间的变化可表示为</w:t>
      </w:r>
      <w:r w:rsidR="003F7868" w:rsidRPr="00A3306E">
        <w:rPr>
          <w:rFonts w:ascii="Times New Roman" w:eastAsia="宋体" w:hAnsi="Times New Roman" w:cs="Times New Roman"/>
        </w:rPr>
        <w:fldChar w:fldCharType="begin"/>
      </w:r>
      <w:r w:rsidR="005C6BBB" w:rsidRPr="00A3306E">
        <w:rPr>
          <w:rFonts w:ascii="Times New Roman" w:eastAsia="宋体" w:hAnsi="Times New Roman" w:cs="Times New Roman" w:hint="eastAsia"/>
        </w:rPr>
        <w:instrText xml:space="preserve"> ADDIN ZOTERO_ITEM CSL_CITATION {"citationID":"QSjWbFz8","properties":{"formattedCitation":"(\\uc0\\u29066{}\\uc0\\u36229{}\\uc0\\u160{}\\uc0\\u31561{}, 2014; WEN\\uc0\\u160{}\\uc0\\u31561{}, 2019)","plainCitation":"(</w:instrText>
      </w:r>
      <w:r w:rsidR="005C6BBB" w:rsidRPr="00A3306E">
        <w:rPr>
          <w:rFonts w:ascii="Times New Roman" w:eastAsia="宋体" w:hAnsi="Times New Roman" w:cs="Times New Roman" w:hint="eastAsia"/>
        </w:rPr>
        <w:instrText>熊超</w:instrText>
      </w:r>
      <w:r w:rsidR="005C6BBB" w:rsidRPr="00A3306E">
        <w:rPr>
          <w:rFonts w:ascii="Times New Roman" w:eastAsia="宋体" w:hAnsi="Times New Roman" w:cs="Times New Roman" w:hint="eastAsia"/>
        </w:rPr>
        <w:instrText> </w:instrText>
      </w:r>
      <w:r w:rsidR="005C6BBB" w:rsidRPr="00A3306E">
        <w:rPr>
          <w:rFonts w:ascii="Times New Roman" w:eastAsia="宋体" w:hAnsi="Times New Roman" w:cs="Times New Roman" w:hint="eastAsia"/>
        </w:rPr>
        <w:instrText>等</w:instrText>
      </w:r>
      <w:r w:rsidR="005C6BBB" w:rsidRPr="00A3306E">
        <w:rPr>
          <w:rFonts w:ascii="Times New Roman" w:eastAsia="宋体" w:hAnsi="Times New Roman" w:cs="Times New Roman" w:hint="eastAsia"/>
        </w:rPr>
        <w:instrText>, 2014; WEN </w:instrText>
      </w:r>
      <w:r w:rsidR="005C6BBB" w:rsidRPr="00A3306E">
        <w:rPr>
          <w:rFonts w:ascii="Times New Roman" w:eastAsia="宋体" w:hAnsi="Times New Roman" w:cs="Times New Roman" w:hint="eastAsia"/>
        </w:rPr>
        <w:instrText>等</w:instrText>
      </w:r>
      <w:r w:rsidR="005C6BBB" w:rsidRPr="00A3306E">
        <w:rPr>
          <w:rFonts w:ascii="Times New Roman" w:eastAsia="宋体" w:hAnsi="Times New Roman" w:cs="Times New Roman" w:hint="eastAsia"/>
        </w:rPr>
        <w:instrText>, 2019)","noteIndex":0},"citationItems":[{"id":272,"uris":["http://zotero.org/users/6467040/items/TX47ZK84"],"uri":["http://zotero.org/users/6467040/items/TX47ZK84"],"itemData":{"id":272,"type":"article-journal","container-title":"</w:instrText>
      </w:r>
      <w:r w:rsidR="005C6BBB" w:rsidRPr="00A3306E">
        <w:rPr>
          <w:rFonts w:ascii="Times New Roman" w:eastAsia="宋体" w:hAnsi="Times New Roman" w:cs="Times New Roman" w:hint="eastAsia"/>
        </w:rPr>
        <w:instrText>地球物理学报</w:instrText>
      </w:r>
      <w:r w:rsidR="005C6BBB" w:rsidRPr="00A3306E">
        <w:rPr>
          <w:rFonts w:ascii="Times New Roman" w:eastAsia="宋体" w:hAnsi="Times New Roman" w:cs="Times New Roman" w:hint="eastAsia"/>
        </w:rPr>
        <w:instrText>","DOI":"10.6038/cjg20140502","ISSN":"0001-5733","issue":"5","journalAbbreviation":"</w:instrText>
      </w:r>
      <w:r w:rsidR="005C6BBB" w:rsidRPr="00A3306E">
        <w:rPr>
          <w:rFonts w:ascii="Times New Roman" w:eastAsia="宋体" w:hAnsi="Times New Roman" w:cs="Times New Roman" w:hint="eastAsia"/>
        </w:rPr>
        <w:instrText>地球物理学报</w:instrText>
      </w:r>
      <w:r w:rsidR="005C6BBB" w:rsidRPr="00A3306E">
        <w:rPr>
          <w:rFonts w:ascii="Times New Roman" w:eastAsia="宋体" w:hAnsi="Times New Roman" w:cs="Times New Roman" w:hint="eastAsia"/>
        </w:rPr>
        <w:instrText>","language":"cn","page":"1366-1376","source":"www.geophy.cn","title":"</w:instrText>
      </w:r>
      <w:r w:rsidR="005C6BBB" w:rsidRPr="00A3306E">
        <w:rPr>
          <w:rFonts w:ascii="Times New Roman" w:eastAsia="宋体" w:hAnsi="Times New Roman" w:cs="Times New Roman" w:hint="eastAsia"/>
        </w:rPr>
        <w:instrText>利用</w:instrText>
      </w:r>
      <w:r w:rsidR="005C6BBB" w:rsidRPr="00A3306E">
        <w:rPr>
          <w:rFonts w:ascii="Times New Roman" w:eastAsia="宋体" w:hAnsi="Times New Roman" w:cs="Times New Roman" w:hint="eastAsia"/>
        </w:rPr>
        <w:instrText>GRACE</w:instrText>
      </w:r>
      <w:r w:rsidR="005C6BBB" w:rsidRPr="00A3306E">
        <w:rPr>
          <w:rFonts w:ascii="Times New Roman" w:eastAsia="宋体" w:hAnsi="Times New Roman" w:cs="Times New Roman" w:hint="eastAsia"/>
        </w:rPr>
        <w:instrText>卫星精密微波测距确定星间平均电子密度</w:instrText>
      </w:r>
      <w:r w:rsidR="005C6BBB" w:rsidRPr="00A3306E">
        <w:rPr>
          <w:rFonts w:ascii="Times New Roman" w:eastAsia="宋体" w:hAnsi="Times New Roman" w:cs="Times New Roman" w:hint="eastAsia"/>
        </w:rPr>
        <w:instrText>","URL":"http://www.geophy.cn/CN/abstract/abstract10318.shtml","volume":"57","author":[{"family":"</w:instrText>
      </w:r>
      <w:r w:rsidR="005C6BBB" w:rsidRPr="00A3306E">
        <w:rPr>
          <w:rFonts w:ascii="Times New Roman" w:eastAsia="宋体" w:hAnsi="Times New Roman" w:cs="Times New Roman" w:hint="eastAsia"/>
        </w:rPr>
        <w:instrText>熊超</w:instrText>
      </w:r>
      <w:r w:rsidR="005C6BBB" w:rsidRPr="00A3306E">
        <w:rPr>
          <w:rFonts w:ascii="Times New Roman" w:eastAsia="宋体" w:hAnsi="Times New Roman" w:cs="Times New Roman" w:hint="eastAsia"/>
        </w:rPr>
        <w:instrText>","given":"</w:instrText>
      </w:r>
      <w:r w:rsidR="005C6BBB" w:rsidRPr="00A3306E">
        <w:rPr>
          <w:rFonts w:ascii="Times New Roman" w:eastAsia="宋体" w:hAnsi="Times New Roman" w:cs="Times New Roman" w:hint="eastAsia"/>
        </w:rPr>
        <w:instrText>马淑英</w:instrText>
      </w:r>
      <w:r w:rsidR="005C6BBB" w:rsidRPr="00A3306E">
        <w:rPr>
          <w:rFonts w:ascii="Times New Roman" w:eastAsia="宋体" w:hAnsi="Times New Roman" w:cs="Times New Roman" w:hint="eastAsia"/>
        </w:rPr>
        <w:instrText>"},{"family":"XIONG Chao","given":"MA Shu-Ying"}],"accessed":{"date-parts":[["2021",9,28]]},"issued":{"date-parts":[["2014"]]}},"label":"page"},{"id":142,"uris":["http://zotero.org/users/6467040/items/U3PKELQN"],"uri":["http://zotero.org/users/64670</w:instrText>
      </w:r>
      <w:r w:rsidR="005C6BBB" w:rsidRPr="00A3306E">
        <w:rPr>
          <w:rFonts w:ascii="Times New Roman" w:eastAsia="宋体" w:hAnsi="Times New Roman" w:cs="Times New Roman"/>
        </w:rPr>
        <w:instrText xml:space="preserve">40/items/U3PKELQN"],"itemData":{"id":142,"type":"article-journal","language":"en","page":"60","title":"Gravity Recovery and Climate Experiment Follow-On (GRACE-FO) Level-1 Data Product User Handbook","author":[{"family":"Wen","given":"Hui Ying"},{"family":"Kruizinga","given":"Gerhard"},{"family":"Paik","given":"Meegyeong"},{"family":"Landerer","given":"Felix"},{"family":"Bertiger","given":"William"},{"family":"Sakumura","given":"Carly"},{"family":"Bandikova","given":"Tamara"},{"family":"Mccullough","given":"Christopher"}],"issued":{"date-parts":[["2019"]]}},"label":"page"}],"schema":"https://github.com/citation-style-language/schema/raw/master/csl-citation.json"} </w:instrText>
      </w:r>
      <w:r w:rsidR="003F7868" w:rsidRPr="00A3306E">
        <w:rPr>
          <w:rFonts w:ascii="Times New Roman" w:eastAsia="宋体" w:hAnsi="Times New Roman" w:cs="Times New Roman"/>
        </w:rPr>
        <w:fldChar w:fldCharType="separate"/>
      </w:r>
      <w:r w:rsidR="005C6BBB" w:rsidRPr="00A3306E">
        <w:rPr>
          <w:rFonts w:ascii="Times New Roman" w:eastAsia="宋体" w:hAnsi="Times New Roman" w:cs="Times New Roman"/>
          <w:kern w:val="0"/>
          <w:szCs w:val="24"/>
        </w:rPr>
        <w:t>(</w:t>
      </w:r>
      <w:r w:rsidR="005C6BBB" w:rsidRPr="00A3306E">
        <w:rPr>
          <w:rFonts w:ascii="Times New Roman" w:eastAsia="宋体" w:hAnsi="Times New Roman" w:cs="Times New Roman"/>
          <w:kern w:val="0"/>
          <w:szCs w:val="24"/>
        </w:rPr>
        <w:t>熊超</w:t>
      </w:r>
      <w:r w:rsidR="005C6BBB" w:rsidRPr="00A3306E">
        <w:rPr>
          <w:rFonts w:ascii="Times New Roman" w:eastAsia="宋体" w:hAnsi="Times New Roman" w:cs="Times New Roman"/>
          <w:kern w:val="0"/>
          <w:szCs w:val="24"/>
        </w:rPr>
        <w:t> </w:t>
      </w:r>
      <w:r w:rsidR="005C6BBB" w:rsidRPr="00A3306E">
        <w:rPr>
          <w:rFonts w:ascii="Times New Roman" w:eastAsia="宋体" w:hAnsi="Times New Roman" w:cs="Times New Roman"/>
          <w:kern w:val="0"/>
          <w:szCs w:val="24"/>
        </w:rPr>
        <w:t>等</w:t>
      </w:r>
      <w:r w:rsidR="005C6BBB" w:rsidRPr="00A3306E">
        <w:rPr>
          <w:rFonts w:ascii="Times New Roman" w:eastAsia="宋体" w:hAnsi="Times New Roman" w:cs="Times New Roman"/>
          <w:kern w:val="0"/>
          <w:szCs w:val="24"/>
        </w:rPr>
        <w:t>, 2014; WEN </w:t>
      </w:r>
      <w:r w:rsidR="005C6BBB" w:rsidRPr="00A3306E">
        <w:rPr>
          <w:rFonts w:ascii="Times New Roman" w:eastAsia="宋体" w:hAnsi="Times New Roman" w:cs="Times New Roman"/>
          <w:kern w:val="0"/>
          <w:szCs w:val="24"/>
        </w:rPr>
        <w:t>等</w:t>
      </w:r>
      <w:r w:rsidR="005C6BBB" w:rsidRPr="00A3306E">
        <w:rPr>
          <w:rFonts w:ascii="Times New Roman" w:eastAsia="宋体" w:hAnsi="Times New Roman" w:cs="Times New Roman"/>
          <w:kern w:val="0"/>
          <w:szCs w:val="24"/>
        </w:rPr>
        <w:t>, 2019)</w:t>
      </w:r>
      <w:r w:rsidR="003F7868" w:rsidRPr="00A3306E">
        <w:rPr>
          <w:rFonts w:ascii="Times New Roman" w:eastAsia="宋体" w:hAnsi="Times New Roman" w:cs="Times New Roman"/>
        </w:rPr>
        <w:fldChar w:fldCharType="end"/>
      </w:r>
      <w:r w:rsidR="00012BBF" w:rsidRPr="00A3306E">
        <w:rPr>
          <w:rFonts w:ascii="Times New Roman" w:eastAsia="宋体" w:hAnsi="Times New Roman" w:cs="Times New Roman"/>
        </w:rPr>
        <w:t>：</w:t>
      </w:r>
    </w:p>
    <w:p w14:paraId="5D6B870D" w14:textId="45266251" w:rsidR="002D3F80" w:rsidRPr="00A3306E" w:rsidRDefault="002D3F80" w:rsidP="00544E64">
      <w:pPr>
        <w:pStyle w:val="AMDisplayEquation"/>
        <w:adjustRightInd w:val="0"/>
        <w:snapToGrid w:val="0"/>
        <w:rPr>
          <w:rFonts w:ascii="Times New Roman" w:hAnsi="Times New Roman" w:cs="Times New Roman"/>
        </w:rPr>
      </w:pPr>
      <w:r w:rsidRPr="00A3306E">
        <w:rPr>
          <w:rFonts w:ascii="Times New Roman" w:hAnsi="Times New Roman" w:cs="Times New Roman"/>
        </w:rPr>
        <w:tab/>
      </w:r>
      <w:r w:rsidRPr="00A3306E">
        <w:rPr>
          <w:rFonts w:ascii="Times New Roman" w:hAnsi="Times New Roman" w:cs="Times New Roman"/>
          <w:position w:val="-23"/>
        </w:rPr>
        <w:object w:dxaOrig="2316" w:dyaOrig="578" w14:anchorId="18135D43">
          <v:shape id="_x0000_i7134" type="#_x0000_t75" style="width:115.2pt;height:28.2pt" o:ole="">
            <v:imagedata r:id="rId164" o:title=""/>
          </v:shape>
          <o:OLEObject Type="Embed" ProgID="Equation.AxMath" ShapeID="_x0000_i7134" DrawAspect="Content" ObjectID="_1708888048" r:id="rId165"/>
        </w:object>
      </w:r>
      <w:r w:rsidRPr="00A3306E">
        <w:rPr>
          <w:rFonts w:ascii="Times New Roman" w:hAnsi="Times New Roman" w:cs="Times New Roman"/>
        </w:rPr>
        <w:tab/>
      </w:r>
      <w:r w:rsidRPr="00A3306E">
        <w:rPr>
          <w:rFonts w:ascii="Times New Roman" w:hAnsi="Times New Roman" w:cs="Times New Roman"/>
        </w:rPr>
        <w:fldChar w:fldCharType="begin"/>
      </w:r>
      <w:r w:rsidRPr="00A3306E">
        <w:rPr>
          <w:rFonts w:ascii="Times New Roman" w:hAnsi="Times New Roman" w:cs="Times New Roman"/>
        </w:rPr>
        <w:instrText xml:space="preserve"> MACROBUTTON AMMPlaceRM \* MERGEFORMAT </w:instrText>
      </w:r>
      <w:r w:rsidRPr="00A3306E">
        <w:rPr>
          <w:rFonts w:ascii="Times New Roman" w:hAnsi="Times New Roman" w:cs="Times New Roman"/>
        </w:rPr>
        <w:fldChar w:fldCharType="begin"/>
      </w:r>
      <w:r w:rsidRPr="00A3306E">
        <w:rPr>
          <w:rFonts w:ascii="Times New Roman" w:hAnsi="Times New Roman" w:cs="Times New Roman"/>
        </w:rPr>
        <w:instrText xml:space="preserve"> SEQ AMEqn \h \* MERGEFORMAT </w:instrText>
      </w:r>
      <w:r w:rsidRPr="00A3306E">
        <w:rPr>
          <w:rFonts w:ascii="Times New Roman" w:hAnsi="Times New Roman" w:cs="Times New Roman"/>
        </w:rPr>
        <w:fldChar w:fldCharType="end"/>
      </w:r>
      <w:r w:rsidRPr="00A3306E">
        <w:rPr>
          <w:rFonts w:ascii="Times New Roman" w:hAnsi="Times New Roman" w:cs="Times New Roman"/>
        </w:rPr>
        <w:instrText>(</w:instrText>
      </w:r>
      <w:r w:rsidR="00E4338A" w:rsidRPr="00A3306E">
        <w:rPr>
          <w:rFonts w:ascii="Times New Roman" w:hAnsi="Times New Roman" w:cs="Times New Roman"/>
        </w:rPr>
        <w:fldChar w:fldCharType="begin"/>
      </w:r>
      <w:r w:rsidR="00E4338A" w:rsidRPr="00A3306E">
        <w:rPr>
          <w:rFonts w:ascii="Times New Roman" w:hAnsi="Times New Roman" w:cs="Times New Roman"/>
        </w:rPr>
        <w:instrText xml:space="preserve"> SEQ AMEqn \c \* Arabic \* MERGEFORMAT </w:instrText>
      </w:r>
      <w:r w:rsidR="00E4338A" w:rsidRPr="00A3306E">
        <w:rPr>
          <w:rFonts w:ascii="Times New Roman" w:hAnsi="Times New Roman" w:cs="Times New Roman"/>
        </w:rPr>
        <w:fldChar w:fldCharType="separate"/>
      </w:r>
      <w:r w:rsidR="00AB4BEE" w:rsidRPr="00A3306E">
        <w:rPr>
          <w:rFonts w:ascii="Times New Roman" w:hAnsi="Times New Roman" w:cs="Times New Roman"/>
          <w:noProof/>
        </w:rPr>
        <w:instrText>17</w:instrText>
      </w:r>
      <w:r w:rsidR="00E4338A" w:rsidRPr="00A3306E">
        <w:rPr>
          <w:rFonts w:ascii="Times New Roman" w:hAnsi="Times New Roman" w:cs="Times New Roman"/>
          <w:noProof/>
        </w:rPr>
        <w:fldChar w:fldCharType="end"/>
      </w:r>
      <w:r w:rsidRPr="00A3306E">
        <w:rPr>
          <w:rFonts w:ascii="Times New Roman" w:hAnsi="Times New Roman" w:cs="Times New Roman"/>
        </w:rPr>
        <w:instrText>)</w:instrText>
      </w:r>
      <w:r w:rsidRPr="00A3306E">
        <w:rPr>
          <w:rFonts w:ascii="Times New Roman" w:hAnsi="Times New Roman" w:cs="Times New Roman"/>
        </w:rPr>
        <w:fldChar w:fldCharType="end"/>
      </w:r>
    </w:p>
    <w:p w14:paraId="0E1DC6ED" w14:textId="5DB74C52" w:rsidR="003E2402" w:rsidRPr="00A3306E" w:rsidRDefault="003E2402" w:rsidP="00544E64">
      <w:pPr>
        <w:adjustRightInd w:val="0"/>
        <w:snapToGrid w:val="0"/>
        <w:spacing w:line="360" w:lineRule="auto"/>
        <w:ind w:firstLineChars="200" w:firstLine="420"/>
        <w:rPr>
          <w:rFonts w:ascii="Times New Roman" w:eastAsia="宋体" w:hAnsi="Times New Roman" w:cs="Times New Roman"/>
        </w:rPr>
      </w:pP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REF _Ref83753304 \h  \* MERGEFORMAT </w:instrText>
      </w:r>
      <w:r w:rsidRPr="00A3306E">
        <w:rPr>
          <w:rFonts w:ascii="Times New Roman" w:eastAsia="宋体" w:hAnsi="Times New Roman" w:cs="Times New Roman"/>
        </w:rPr>
      </w:r>
      <w:r w:rsidRPr="00A3306E">
        <w:rPr>
          <w:rFonts w:ascii="Times New Roman" w:eastAsia="宋体" w:hAnsi="Times New Roman" w:cs="Times New Roman"/>
        </w:rPr>
        <w:fldChar w:fldCharType="separate"/>
      </w:r>
      <w:r w:rsidR="00AB4BEE" w:rsidRPr="00A3306E">
        <w:rPr>
          <w:rFonts w:ascii="Times New Roman" w:eastAsia="宋体" w:hAnsi="Times New Roman" w:cs="Times New Roman" w:hint="eastAsia"/>
        </w:rPr>
        <w:t>图</w:t>
      </w:r>
      <w:r w:rsidR="00AB4BEE" w:rsidRPr="00A3306E">
        <w:rPr>
          <w:rFonts w:ascii="Times New Roman" w:eastAsia="宋体" w:hAnsi="Times New Roman" w:cs="Times New Roman"/>
        </w:rPr>
        <w:t xml:space="preserve"> </w:t>
      </w:r>
      <w:r w:rsidR="00AB4BEE" w:rsidRPr="00A3306E">
        <w:rPr>
          <w:rFonts w:ascii="Times New Roman" w:eastAsia="宋体" w:hAnsi="Times New Roman" w:cs="Times New Roman"/>
          <w:noProof/>
        </w:rPr>
        <w:t>10</w:t>
      </w:r>
      <w:r w:rsidRPr="00A3306E">
        <w:rPr>
          <w:rFonts w:ascii="Times New Roman" w:eastAsia="宋体" w:hAnsi="Times New Roman" w:cs="Times New Roman"/>
        </w:rPr>
        <w:fldChar w:fldCharType="end"/>
      </w:r>
      <w:r w:rsidRPr="00A3306E">
        <w:rPr>
          <w:rFonts w:ascii="Times New Roman" w:eastAsia="宋体" w:hAnsi="Times New Roman" w:cs="Times New Roman"/>
        </w:rPr>
        <w:t>分别展示了</w:t>
      </w:r>
      <w:r w:rsidRPr="00A3306E">
        <w:rPr>
          <w:rFonts w:ascii="Times New Roman" w:eastAsia="宋体" w:hAnsi="Times New Roman" w:cs="Times New Roman"/>
        </w:rPr>
        <w:t>2018</w:t>
      </w:r>
      <w:r w:rsidRPr="00A3306E">
        <w:rPr>
          <w:rFonts w:ascii="Times New Roman" w:eastAsia="宋体" w:hAnsi="Times New Roman" w:cs="Times New Roman"/>
        </w:rPr>
        <w:t>年</w:t>
      </w:r>
      <w:r w:rsidRPr="00A3306E">
        <w:rPr>
          <w:rFonts w:ascii="Times New Roman" w:eastAsia="宋体" w:hAnsi="Times New Roman" w:cs="Times New Roman"/>
        </w:rPr>
        <w:t>12</w:t>
      </w:r>
      <w:r w:rsidRPr="00A3306E">
        <w:rPr>
          <w:rFonts w:ascii="Times New Roman" w:eastAsia="宋体" w:hAnsi="Times New Roman" w:cs="Times New Roman"/>
        </w:rPr>
        <w:t>月</w:t>
      </w:r>
      <w:r w:rsidRPr="00A3306E">
        <w:rPr>
          <w:rFonts w:ascii="Times New Roman" w:eastAsia="宋体" w:hAnsi="Times New Roman" w:cs="Times New Roman"/>
        </w:rPr>
        <w:t>1</w:t>
      </w:r>
      <w:r w:rsidRPr="00A3306E">
        <w:rPr>
          <w:rFonts w:ascii="Times New Roman" w:eastAsia="宋体" w:hAnsi="Times New Roman" w:cs="Times New Roman"/>
        </w:rPr>
        <w:t>日、</w:t>
      </w:r>
      <w:r w:rsidRPr="00A3306E">
        <w:rPr>
          <w:rFonts w:ascii="Times New Roman" w:eastAsia="宋体" w:hAnsi="Times New Roman" w:cs="Times New Roman"/>
        </w:rPr>
        <w:t>2019</w:t>
      </w:r>
      <w:r w:rsidRPr="00A3306E">
        <w:rPr>
          <w:rFonts w:ascii="Times New Roman" w:eastAsia="宋体" w:hAnsi="Times New Roman" w:cs="Times New Roman"/>
        </w:rPr>
        <w:t>年</w:t>
      </w:r>
      <w:r w:rsidRPr="00A3306E">
        <w:rPr>
          <w:rFonts w:ascii="Times New Roman" w:eastAsia="宋体" w:hAnsi="Times New Roman" w:cs="Times New Roman"/>
        </w:rPr>
        <w:t>1</w:t>
      </w:r>
      <w:r w:rsidRPr="00A3306E">
        <w:rPr>
          <w:rFonts w:ascii="Times New Roman" w:eastAsia="宋体" w:hAnsi="Times New Roman" w:cs="Times New Roman"/>
        </w:rPr>
        <w:t>月</w:t>
      </w:r>
      <w:r w:rsidRPr="00A3306E">
        <w:rPr>
          <w:rFonts w:ascii="Times New Roman" w:eastAsia="宋体" w:hAnsi="Times New Roman" w:cs="Times New Roman"/>
        </w:rPr>
        <w:t>1</w:t>
      </w:r>
      <w:r w:rsidRPr="00A3306E">
        <w:rPr>
          <w:rFonts w:ascii="Times New Roman" w:eastAsia="宋体" w:hAnsi="Times New Roman" w:cs="Times New Roman"/>
        </w:rPr>
        <w:t>日、</w:t>
      </w:r>
      <w:r w:rsidRPr="00A3306E">
        <w:rPr>
          <w:rFonts w:ascii="Times New Roman" w:eastAsia="宋体" w:hAnsi="Times New Roman" w:cs="Times New Roman"/>
        </w:rPr>
        <w:t>2019</w:t>
      </w:r>
      <w:r w:rsidRPr="00A3306E">
        <w:rPr>
          <w:rFonts w:ascii="Times New Roman" w:eastAsia="宋体" w:hAnsi="Times New Roman" w:cs="Times New Roman"/>
        </w:rPr>
        <w:t>年</w:t>
      </w:r>
      <w:r w:rsidRPr="00A3306E">
        <w:rPr>
          <w:rFonts w:ascii="Times New Roman" w:eastAsia="宋体" w:hAnsi="Times New Roman" w:cs="Times New Roman"/>
        </w:rPr>
        <w:t>3</w:t>
      </w:r>
      <w:r w:rsidRPr="00A3306E">
        <w:rPr>
          <w:rFonts w:ascii="Times New Roman" w:eastAsia="宋体" w:hAnsi="Times New Roman" w:cs="Times New Roman"/>
        </w:rPr>
        <w:t>月</w:t>
      </w:r>
      <w:r w:rsidRPr="00A3306E">
        <w:rPr>
          <w:rFonts w:ascii="Times New Roman" w:eastAsia="宋体" w:hAnsi="Times New Roman" w:cs="Times New Roman"/>
        </w:rPr>
        <w:t>1</w:t>
      </w:r>
      <w:r w:rsidRPr="00A3306E">
        <w:rPr>
          <w:rFonts w:ascii="Times New Roman" w:eastAsia="宋体" w:hAnsi="Times New Roman" w:cs="Times New Roman"/>
        </w:rPr>
        <w:t>日、</w:t>
      </w:r>
      <w:r w:rsidRPr="00A3306E">
        <w:rPr>
          <w:rFonts w:ascii="Times New Roman" w:eastAsia="宋体" w:hAnsi="Times New Roman" w:cs="Times New Roman"/>
        </w:rPr>
        <w:t>2019</w:t>
      </w:r>
      <w:r w:rsidRPr="00A3306E">
        <w:rPr>
          <w:rFonts w:ascii="Times New Roman" w:eastAsia="宋体" w:hAnsi="Times New Roman" w:cs="Times New Roman"/>
        </w:rPr>
        <w:t>年</w:t>
      </w:r>
      <w:r w:rsidRPr="00A3306E">
        <w:rPr>
          <w:rFonts w:ascii="Times New Roman" w:eastAsia="宋体" w:hAnsi="Times New Roman" w:cs="Times New Roman"/>
        </w:rPr>
        <w:t>4</w:t>
      </w:r>
      <w:r w:rsidRPr="00A3306E">
        <w:rPr>
          <w:rFonts w:ascii="Times New Roman" w:eastAsia="宋体" w:hAnsi="Times New Roman" w:cs="Times New Roman"/>
        </w:rPr>
        <w:t>月</w:t>
      </w:r>
      <w:r w:rsidRPr="00A3306E">
        <w:rPr>
          <w:rFonts w:ascii="Times New Roman" w:eastAsia="宋体" w:hAnsi="Times New Roman" w:cs="Times New Roman"/>
        </w:rPr>
        <w:t>1</w:t>
      </w:r>
      <w:r w:rsidRPr="00A3306E">
        <w:rPr>
          <w:rFonts w:ascii="Times New Roman" w:eastAsia="宋体" w:hAnsi="Times New Roman" w:cs="Times New Roman"/>
        </w:rPr>
        <w:t>日与</w:t>
      </w:r>
      <w:r w:rsidRPr="00A3306E">
        <w:rPr>
          <w:rFonts w:ascii="Times New Roman" w:eastAsia="宋体" w:hAnsi="Times New Roman" w:cs="Times New Roman"/>
        </w:rPr>
        <w:t>2019</w:t>
      </w:r>
      <w:r w:rsidRPr="00A3306E">
        <w:rPr>
          <w:rFonts w:ascii="Times New Roman" w:eastAsia="宋体" w:hAnsi="Times New Roman" w:cs="Times New Roman"/>
        </w:rPr>
        <w:t>年</w:t>
      </w:r>
      <w:r w:rsidRPr="00A3306E">
        <w:rPr>
          <w:rFonts w:ascii="Times New Roman" w:eastAsia="宋体" w:hAnsi="Times New Roman" w:cs="Times New Roman"/>
        </w:rPr>
        <w:t>5</w:t>
      </w:r>
      <w:r w:rsidRPr="00A3306E">
        <w:rPr>
          <w:rFonts w:ascii="Times New Roman" w:eastAsia="宋体" w:hAnsi="Times New Roman" w:cs="Times New Roman"/>
        </w:rPr>
        <w:t>月</w:t>
      </w:r>
      <w:r w:rsidRPr="00A3306E">
        <w:rPr>
          <w:rFonts w:ascii="Times New Roman" w:eastAsia="宋体" w:hAnsi="Times New Roman" w:cs="Times New Roman"/>
        </w:rPr>
        <w:t>1</w:t>
      </w:r>
      <w:r w:rsidRPr="00A3306E">
        <w:rPr>
          <w:rFonts w:ascii="Times New Roman" w:eastAsia="宋体" w:hAnsi="Times New Roman" w:cs="Times New Roman"/>
        </w:rPr>
        <w:t>日的</w:t>
      </w:r>
      <w:r w:rsidR="00985478" w:rsidRPr="00A3306E">
        <w:rPr>
          <w:rFonts w:ascii="Times New Roman" w:eastAsia="宋体" w:hAnsi="Times New Roman" w:cs="Times New Roman"/>
        </w:rPr>
        <w:t>GFO</w:t>
      </w:r>
      <w:r w:rsidRPr="00A3306E">
        <w:rPr>
          <w:rFonts w:ascii="Times New Roman" w:eastAsia="宋体" w:hAnsi="Times New Roman" w:cs="Times New Roman"/>
        </w:rPr>
        <w:t>电离层改正振幅谱密度。其中，阴影部分的</w:t>
      </w:r>
      <w:r w:rsidRPr="00A3306E">
        <w:rPr>
          <w:rFonts w:ascii="Times New Roman" w:eastAsia="宋体" w:hAnsi="Times New Roman" w:cs="Times New Roman"/>
        </w:rPr>
        <w:t>0.04Hz-0.08Hz</w:t>
      </w:r>
      <w:r w:rsidRPr="00A3306E">
        <w:rPr>
          <w:rFonts w:ascii="Times New Roman" w:eastAsia="宋体" w:hAnsi="Times New Roman" w:cs="Times New Roman"/>
        </w:rPr>
        <w:t>频率分量能量较高，说明微波受该频段电离层的延迟影响较大。</w:t>
      </w:r>
      <w:r w:rsidRPr="00A3306E">
        <w:rPr>
          <w:rFonts w:ascii="Times New Roman" w:eastAsia="宋体" w:hAnsi="Times New Roman" w:cs="Times New Roman"/>
        </w:rPr>
        <w:t>0.04</w:t>
      </w:r>
      <w:r w:rsidRPr="00A3306E">
        <w:rPr>
          <w:rFonts w:ascii="Times New Roman" w:eastAsia="宋体" w:hAnsi="Times New Roman" w:cs="Times New Roman"/>
        </w:rPr>
        <w:t>至</w:t>
      </w:r>
      <w:r w:rsidRPr="00A3306E">
        <w:rPr>
          <w:rFonts w:ascii="Times New Roman" w:eastAsia="宋体" w:hAnsi="Times New Roman" w:cs="Times New Roman"/>
        </w:rPr>
        <w:t>0.08Hz</w:t>
      </w:r>
      <w:r w:rsidRPr="00A3306E">
        <w:rPr>
          <w:rFonts w:ascii="Times New Roman" w:eastAsia="宋体" w:hAnsi="Times New Roman" w:cs="Times New Roman"/>
        </w:rPr>
        <w:t>频段的电离层改正不包含整数模糊数，本频段水平电子数相对全频段水平电子数的增量可表示为：</w:t>
      </w:r>
    </w:p>
    <w:p w14:paraId="27653D67" w14:textId="523B9BF8" w:rsidR="003E2402" w:rsidRPr="00A3306E" w:rsidRDefault="003E2402" w:rsidP="00544E64">
      <w:pPr>
        <w:pStyle w:val="AMDisplayEquation"/>
        <w:adjustRightInd w:val="0"/>
        <w:snapToGrid w:val="0"/>
        <w:rPr>
          <w:rFonts w:ascii="Times New Roman" w:hAnsi="Times New Roman" w:cs="Times New Roman"/>
        </w:rPr>
      </w:pPr>
      <w:r w:rsidRPr="00A3306E">
        <w:rPr>
          <w:rFonts w:ascii="Times New Roman" w:hAnsi="Times New Roman" w:cs="Times New Roman"/>
        </w:rPr>
        <w:tab/>
      </w:r>
      <w:r w:rsidRPr="00A3306E">
        <w:rPr>
          <w:rFonts w:ascii="Times New Roman" w:hAnsi="Times New Roman" w:cs="Times New Roman"/>
          <w:position w:val="-23"/>
        </w:rPr>
        <w:object w:dxaOrig="3688" w:dyaOrig="578" w14:anchorId="1147E4B6">
          <v:shape id="_x0000_i7135" type="#_x0000_t75" style="width:184.8pt;height:28.2pt" o:ole="">
            <v:imagedata r:id="rId166" o:title=""/>
          </v:shape>
          <o:OLEObject Type="Embed" ProgID="Equation.AxMath" ShapeID="_x0000_i7135" DrawAspect="Content" ObjectID="_1708888049" r:id="rId167"/>
        </w:object>
      </w:r>
      <w:r w:rsidRPr="00A3306E">
        <w:rPr>
          <w:rFonts w:ascii="Times New Roman" w:hAnsi="Times New Roman" w:cs="Times New Roman"/>
        </w:rPr>
        <w:tab/>
      </w:r>
      <w:r w:rsidRPr="00A3306E">
        <w:rPr>
          <w:rFonts w:ascii="Times New Roman" w:hAnsi="Times New Roman" w:cs="Times New Roman"/>
        </w:rPr>
        <w:fldChar w:fldCharType="begin"/>
      </w:r>
      <w:r w:rsidRPr="00A3306E">
        <w:rPr>
          <w:rFonts w:ascii="Times New Roman" w:hAnsi="Times New Roman" w:cs="Times New Roman"/>
        </w:rPr>
        <w:instrText xml:space="preserve"> MACROBUTTON AMMPlaceRM \* MERGEFORMAT </w:instrText>
      </w:r>
      <w:r w:rsidRPr="00A3306E">
        <w:rPr>
          <w:rFonts w:ascii="Times New Roman" w:hAnsi="Times New Roman" w:cs="Times New Roman"/>
        </w:rPr>
        <w:fldChar w:fldCharType="begin"/>
      </w:r>
      <w:r w:rsidRPr="00A3306E">
        <w:rPr>
          <w:rFonts w:ascii="Times New Roman" w:hAnsi="Times New Roman" w:cs="Times New Roman"/>
        </w:rPr>
        <w:instrText xml:space="preserve"> SEQ AMEqn \h \* MERGEFORMAT </w:instrText>
      </w:r>
      <w:r w:rsidRPr="00A3306E">
        <w:rPr>
          <w:rFonts w:ascii="Times New Roman" w:hAnsi="Times New Roman" w:cs="Times New Roman"/>
        </w:rPr>
        <w:fldChar w:fldCharType="end"/>
      </w:r>
      <w:r w:rsidRPr="00A3306E">
        <w:rPr>
          <w:rFonts w:ascii="Times New Roman" w:hAnsi="Times New Roman" w:cs="Times New Roman"/>
        </w:rPr>
        <w:instrText>(</w:instrText>
      </w:r>
      <w:r w:rsidRPr="00A3306E">
        <w:rPr>
          <w:rFonts w:ascii="Times New Roman" w:hAnsi="Times New Roman" w:cs="Times New Roman"/>
        </w:rPr>
        <w:fldChar w:fldCharType="begin"/>
      </w:r>
      <w:r w:rsidRPr="00A3306E">
        <w:rPr>
          <w:rFonts w:ascii="Times New Roman" w:hAnsi="Times New Roman" w:cs="Times New Roman"/>
        </w:rPr>
        <w:instrText xml:space="preserve"> SEQ AMEqn \c \* Arabic \* MERGEFORMAT </w:instrText>
      </w:r>
      <w:r w:rsidRPr="00A3306E">
        <w:rPr>
          <w:rFonts w:ascii="Times New Roman" w:hAnsi="Times New Roman" w:cs="Times New Roman"/>
        </w:rPr>
        <w:fldChar w:fldCharType="separate"/>
      </w:r>
      <w:r w:rsidR="00AB4BEE" w:rsidRPr="00A3306E">
        <w:rPr>
          <w:rFonts w:ascii="Times New Roman" w:hAnsi="Times New Roman" w:cs="Times New Roman"/>
          <w:noProof/>
        </w:rPr>
        <w:instrText>18</w:instrText>
      </w:r>
      <w:r w:rsidRPr="00A3306E">
        <w:rPr>
          <w:rFonts w:ascii="Times New Roman" w:hAnsi="Times New Roman" w:cs="Times New Roman"/>
          <w:noProof/>
        </w:rPr>
        <w:fldChar w:fldCharType="end"/>
      </w:r>
      <w:r w:rsidRPr="00A3306E">
        <w:rPr>
          <w:rFonts w:ascii="Times New Roman" w:hAnsi="Times New Roman" w:cs="Times New Roman"/>
        </w:rPr>
        <w:instrText>)</w:instrText>
      </w:r>
      <w:r w:rsidRPr="00A3306E">
        <w:rPr>
          <w:rFonts w:ascii="Times New Roman" w:hAnsi="Times New Roman" w:cs="Times New Roman"/>
        </w:rPr>
        <w:fldChar w:fldCharType="end"/>
      </w:r>
    </w:p>
    <w:p w14:paraId="51498FE0" w14:textId="77777777" w:rsidR="00E75279" w:rsidRPr="00A3306E" w:rsidRDefault="00E75279" w:rsidP="00E75279">
      <w:pPr>
        <w:adjustRightInd w:val="0"/>
        <w:snapToGrid w:val="0"/>
        <w:spacing w:line="360" w:lineRule="auto"/>
        <w:jc w:val="center"/>
        <w:rPr>
          <w:rFonts w:ascii="Times New Roman" w:eastAsia="宋体" w:hAnsi="Times New Roman" w:cs="Times New Roman"/>
        </w:rPr>
      </w:pPr>
      <w:r w:rsidRPr="00A3306E">
        <w:rPr>
          <w:rFonts w:ascii="Times New Roman" w:eastAsia="宋体" w:hAnsi="Times New Roman" w:cs="Times New Roman"/>
          <w:noProof/>
        </w:rPr>
        <w:drawing>
          <wp:inline distT="0" distB="0" distL="0" distR="0" wp14:anchorId="72CA4081" wp14:editId="541981BC">
            <wp:extent cx="2136966" cy="2353185"/>
            <wp:effectExtent l="0" t="0" r="0" b="9525"/>
            <wp:docPr id="10" name="图片 10"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10;&#10;描述已自动生成"/>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2143652" cy="2360548"/>
                    </a:xfrm>
                    <a:prstGeom prst="rect">
                      <a:avLst/>
                    </a:prstGeom>
                    <a:noFill/>
                    <a:ln>
                      <a:noFill/>
                    </a:ln>
                  </pic:spPr>
                </pic:pic>
              </a:graphicData>
            </a:graphic>
          </wp:inline>
        </w:drawing>
      </w:r>
    </w:p>
    <w:p w14:paraId="0E215500" w14:textId="6BA38A05" w:rsidR="00E75279" w:rsidRPr="00A3306E" w:rsidRDefault="00E75279" w:rsidP="00E75279">
      <w:pPr>
        <w:adjustRightInd w:val="0"/>
        <w:snapToGrid w:val="0"/>
        <w:spacing w:line="360" w:lineRule="auto"/>
        <w:jc w:val="center"/>
        <w:rPr>
          <w:rFonts w:ascii="Times New Roman" w:eastAsia="宋体" w:hAnsi="Times New Roman" w:cs="Times New Roman"/>
          <w:sz w:val="16"/>
          <w:szCs w:val="16"/>
        </w:rPr>
      </w:pPr>
      <w:bookmarkStart w:id="182" w:name="_Ref83753304"/>
      <w:r w:rsidRPr="00A3306E">
        <w:rPr>
          <w:rFonts w:ascii="Times New Roman" w:eastAsia="宋体" w:hAnsi="Times New Roman" w:cs="Times New Roman"/>
          <w:sz w:val="16"/>
          <w:szCs w:val="16"/>
        </w:rPr>
        <w:t>图</w:t>
      </w:r>
      <w:r w:rsidRPr="00A3306E">
        <w:rPr>
          <w:rFonts w:ascii="Times New Roman" w:eastAsia="宋体" w:hAnsi="Times New Roman" w:cs="Times New Roman"/>
          <w:sz w:val="16"/>
          <w:szCs w:val="16"/>
        </w:rPr>
        <w:t xml:space="preserve"> </w:t>
      </w:r>
      <w:r w:rsidRPr="00A3306E">
        <w:rPr>
          <w:rFonts w:ascii="Times New Roman" w:eastAsia="宋体" w:hAnsi="Times New Roman" w:cs="Times New Roman"/>
          <w:sz w:val="16"/>
          <w:szCs w:val="16"/>
        </w:rPr>
        <w:fldChar w:fldCharType="begin"/>
      </w:r>
      <w:r w:rsidRPr="00A3306E">
        <w:rPr>
          <w:rFonts w:ascii="Times New Roman" w:eastAsia="宋体" w:hAnsi="Times New Roman" w:cs="Times New Roman"/>
          <w:sz w:val="16"/>
          <w:szCs w:val="16"/>
        </w:rPr>
        <w:instrText xml:space="preserve"> SEQ </w:instrText>
      </w:r>
      <w:r w:rsidRPr="00A3306E">
        <w:rPr>
          <w:rFonts w:ascii="Times New Roman" w:eastAsia="宋体" w:hAnsi="Times New Roman" w:cs="Times New Roman"/>
          <w:sz w:val="16"/>
          <w:szCs w:val="16"/>
        </w:rPr>
        <w:instrText>图</w:instrText>
      </w:r>
      <w:r w:rsidRPr="00A3306E">
        <w:rPr>
          <w:rFonts w:ascii="Times New Roman" w:eastAsia="宋体" w:hAnsi="Times New Roman" w:cs="Times New Roman"/>
          <w:sz w:val="16"/>
          <w:szCs w:val="16"/>
        </w:rPr>
        <w:instrText xml:space="preserve"> \* ARABIC </w:instrText>
      </w:r>
      <w:r w:rsidRPr="00A3306E">
        <w:rPr>
          <w:rFonts w:ascii="Times New Roman" w:eastAsia="宋体" w:hAnsi="Times New Roman" w:cs="Times New Roman"/>
          <w:sz w:val="16"/>
          <w:szCs w:val="16"/>
        </w:rPr>
        <w:fldChar w:fldCharType="separate"/>
      </w:r>
      <w:r w:rsidR="00AB4BEE" w:rsidRPr="00A3306E">
        <w:rPr>
          <w:rFonts w:ascii="Times New Roman" w:eastAsia="宋体" w:hAnsi="Times New Roman" w:cs="Times New Roman"/>
          <w:noProof/>
          <w:sz w:val="16"/>
          <w:szCs w:val="16"/>
        </w:rPr>
        <w:t>10</w:t>
      </w:r>
      <w:r w:rsidRPr="00A3306E">
        <w:rPr>
          <w:rFonts w:ascii="Times New Roman" w:eastAsia="宋体" w:hAnsi="Times New Roman" w:cs="Times New Roman"/>
          <w:sz w:val="16"/>
          <w:szCs w:val="16"/>
        </w:rPr>
        <w:fldChar w:fldCharType="end"/>
      </w:r>
      <w:bookmarkEnd w:id="182"/>
      <w:r w:rsidRPr="00A3306E">
        <w:rPr>
          <w:rFonts w:ascii="Times New Roman" w:eastAsia="宋体" w:hAnsi="Times New Roman" w:cs="Times New Roman"/>
          <w:sz w:val="16"/>
          <w:szCs w:val="16"/>
        </w:rPr>
        <w:t xml:space="preserve"> </w:t>
      </w:r>
      <w:r w:rsidR="00985478" w:rsidRPr="00A3306E">
        <w:rPr>
          <w:rFonts w:ascii="Times New Roman" w:eastAsia="宋体" w:hAnsi="Times New Roman" w:cs="Times New Roman"/>
          <w:sz w:val="16"/>
          <w:szCs w:val="16"/>
        </w:rPr>
        <w:t>GFO</w:t>
      </w:r>
      <w:r w:rsidRPr="00A3306E">
        <w:rPr>
          <w:rFonts w:ascii="Times New Roman" w:eastAsia="宋体" w:hAnsi="Times New Roman" w:cs="Times New Roman"/>
          <w:sz w:val="16"/>
          <w:szCs w:val="16"/>
        </w:rPr>
        <w:t>电离层改正的振幅谱密度</w:t>
      </w:r>
    </w:p>
    <w:p w14:paraId="4DDDCE8B" w14:textId="2FAD6D60" w:rsidR="00E75279" w:rsidRPr="00A3306E" w:rsidRDefault="0020273B" w:rsidP="00467E54">
      <w:pPr>
        <w:adjustRightInd w:val="0"/>
        <w:snapToGrid w:val="0"/>
        <w:spacing w:line="360" w:lineRule="auto"/>
        <w:jc w:val="center"/>
        <w:rPr>
          <w:rFonts w:ascii="Times New Roman" w:eastAsia="宋体" w:hAnsi="Times New Roman" w:cs="Times New Roman"/>
          <w:sz w:val="16"/>
          <w:szCs w:val="16"/>
        </w:rPr>
      </w:pPr>
      <w:r w:rsidRPr="00A3306E">
        <w:rPr>
          <w:rFonts w:ascii="Times New Roman" w:eastAsia="宋体" w:hAnsi="Times New Roman" w:cs="Times New Roman"/>
          <w:sz w:val="16"/>
          <w:szCs w:val="16"/>
        </w:rPr>
        <w:t xml:space="preserve">Figure </w:t>
      </w:r>
      <w:r w:rsidRPr="00A3306E">
        <w:rPr>
          <w:rFonts w:ascii="Times New Roman" w:eastAsia="宋体" w:hAnsi="Times New Roman" w:cs="Times New Roman"/>
          <w:sz w:val="16"/>
          <w:szCs w:val="16"/>
        </w:rPr>
        <w:fldChar w:fldCharType="begin"/>
      </w:r>
      <w:r w:rsidRPr="00A3306E">
        <w:rPr>
          <w:rFonts w:ascii="Times New Roman" w:eastAsia="宋体" w:hAnsi="Times New Roman" w:cs="Times New Roman"/>
          <w:sz w:val="16"/>
          <w:szCs w:val="16"/>
        </w:rPr>
        <w:instrText xml:space="preserve"> SEQ Figure \* ARABIC </w:instrText>
      </w:r>
      <w:r w:rsidRPr="00A3306E">
        <w:rPr>
          <w:rFonts w:ascii="Times New Roman" w:eastAsia="宋体" w:hAnsi="Times New Roman" w:cs="Times New Roman"/>
          <w:sz w:val="16"/>
          <w:szCs w:val="16"/>
        </w:rPr>
        <w:fldChar w:fldCharType="separate"/>
      </w:r>
      <w:r w:rsidR="00AB4BEE" w:rsidRPr="00A3306E">
        <w:rPr>
          <w:rFonts w:ascii="Times New Roman" w:eastAsia="宋体" w:hAnsi="Times New Roman" w:cs="Times New Roman"/>
          <w:noProof/>
          <w:sz w:val="16"/>
          <w:szCs w:val="16"/>
        </w:rPr>
        <w:t>10</w:t>
      </w:r>
      <w:r w:rsidRPr="00A3306E">
        <w:rPr>
          <w:rFonts w:ascii="Times New Roman" w:eastAsia="宋体" w:hAnsi="Times New Roman" w:cs="Times New Roman"/>
          <w:sz w:val="16"/>
          <w:szCs w:val="16"/>
        </w:rPr>
        <w:fldChar w:fldCharType="end"/>
      </w:r>
      <w:r w:rsidR="00957E77" w:rsidRPr="00A3306E">
        <w:rPr>
          <w:rFonts w:ascii="Times New Roman" w:eastAsia="宋体" w:hAnsi="Times New Roman" w:cs="Times New Roman"/>
          <w:sz w:val="16"/>
          <w:szCs w:val="16"/>
        </w:rPr>
        <w:t xml:space="preserve"> Amplitude Spectral Density for ionosphere correction of </w:t>
      </w:r>
      <w:r w:rsidR="00985478" w:rsidRPr="00A3306E">
        <w:rPr>
          <w:rFonts w:ascii="Times New Roman" w:eastAsia="宋体" w:hAnsi="Times New Roman" w:cs="Times New Roman"/>
          <w:sz w:val="16"/>
          <w:szCs w:val="16"/>
        </w:rPr>
        <w:t>GFO</w:t>
      </w:r>
    </w:p>
    <w:p w14:paraId="0EB9D640" w14:textId="7064657E" w:rsidR="00907DCB" w:rsidRPr="00A3306E" w:rsidRDefault="003E2402" w:rsidP="004D0A9C">
      <w:pPr>
        <w:adjustRightInd w:val="0"/>
        <w:snapToGrid w:val="0"/>
        <w:spacing w:line="360" w:lineRule="auto"/>
        <w:ind w:firstLineChars="200" w:firstLine="420"/>
        <w:rPr>
          <w:rFonts w:ascii="Times New Roman" w:eastAsia="宋体" w:hAnsi="Times New Roman"/>
          <w:sz w:val="18"/>
          <w:szCs w:val="18"/>
        </w:rPr>
      </w:pPr>
      <w:r w:rsidRPr="00A3306E">
        <w:rPr>
          <w:rFonts w:ascii="Times New Roman" w:eastAsia="宋体" w:hAnsi="Times New Roman" w:cs="Times New Roman"/>
          <w:highlight w:val="green"/>
        </w:rPr>
        <w:fldChar w:fldCharType="begin"/>
      </w:r>
      <w:r w:rsidRPr="00A3306E">
        <w:rPr>
          <w:rFonts w:ascii="Times New Roman" w:eastAsia="宋体" w:hAnsi="Times New Roman" w:cs="Times New Roman"/>
          <w:highlight w:val="green"/>
        </w:rPr>
        <w:instrText xml:space="preserve"> REF _Ref83757038 \h  \* MERGEFORMAT </w:instrText>
      </w:r>
      <w:r w:rsidRPr="00A3306E">
        <w:rPr>
          <w:rFonts w:ascii="Times New Roman" w:eastAsia="宋体" w:hAnsi="Times New Roman" w:cs="Times New Roman"/>
          <w:highlight w:val="green"/>
        </w:rPr>
      </w:r>
      <w:r w:rsidRPr="00A3306E">
        <w:rPr>
          <w:rFonts w:ascii="Times New Roman" w:eastAsia="宋体" w:hAnsi="Times New Roman" w:cs="Times New Roman"/>
          <w:highlight w:val="green"/>
        </w:rPr>
        <w:fldChar w:fldCharType="separate"/>
      </w:r>
      <w:r w:rsidR="00AB4BEE" w:rsidRPr="00A3306E">
        <w:rPr>
          <w:rFonts w:ascii="Times New Roman" w:eastAsia="宋体" w:hAnsi="Times New Roman" w:cs="Times New Roman" w:hint="eastAsia"/>
          <w:highlight w:val="green"/>
        </w:rPr>
        <w:t>图</w:t>
      </w:r>
      <w:r w:rsidR="00AB4BEE" w:rsidRPr="00A3306E">
        <w:rPr>
          <w:rFonts w:ascii="Times New Roman" w:eastAsia="宋体" w:hAnsi="Times New Roman" w:cs="Times New Roman"/>
          <w:highlight w:val="green"/>
        </w:rPr>
        <w:t xml:space="preserve"> </w:t>
      </w:r>
      <w:r w:rsidR="00AB4BEE" w:rsidRPr="00A3306E">
        <w:rPr>
          <w:rFonts w:ascii="Times New Roman" w:eastAsia="宋体" w:hAnsi="Times New Roman" w:cs="Times New Roman"/>
          <w:noProof/>
          <w:highlight w:val="green"/>
        </w:rPr>
        <w:t>11</w:t>
      </w:r>
      <w:r w:rsidRPr="00A3306E">
        <w:rPr>
          <w:rFonts w:ascii="Times New Roman" w:eastAsia="宋体" w:hAnsi="Times New Roman" w:cs="Times New Roman"/>
          <w:highlight w:val="green"/>
        </w:rPr>
        <w:fldChar w:fldCharType="end"/>
      </w:r>
      <w:r w:rsidRPr="00A3306E">
        <w:rPr>
          <w:rFonts w:ascii="Times New Roman" w:eastAsia="宋体" w:hAnsi="Times New Roman" w:cs="Times New Roman"/>
          <w:highlight w:val="green"/>
        </w:rPr>
        <w:t>展示了</w:t>
      </w:r>
      <w:r w:rsidRPr="00A3306E">
        <w:rPr>
          <w:rFonts w:ascii="Times New Roman" w:eastAsia="宋体" w:hAnsi="Times New Roman" w:cs="Times New Roman"/>
          <w:highlight w:val="green"/>
        </w:rPr>
        <w:t>0.04</w:t>
      </w:r>
      <w:r w:rsidRPr="00A3306E">
        <w:rPr>
          <w:rFonts w:ascii="Times New Roman" w:eastAsia="宋体" w:hAnsi="Times New Roman" w:cs="Times New Roman"/>
          <w:highlight w:val="green"/>
        </w:rPr>
        <w:t>至</w:t>
      </w:r>
      <w:r w:rsidRPr="00A3306E">
        <w:rPr>
          <w:rFonts w:ascii="Times New Roman" w:eastAsia="宋体" w:hAnsi="Times New Roman" w:cs="Times New Roman"/>
          <w:highlight w:val="green"/>
        </w:rPr>
        <w:t>0.08Hz</w:t>
      </w:r>
      <w:r w:rsidRPr="00A3306E">
        <w:rPr>
          <w:rFonts w:ascii="Times New Roman" w:eastAsia="宋体" w:hAnsi="Times New Roman" w:cs="Times New Roman"/>
          <w:highlight w:val="green"/>
        </w:rPr>
        <w:t>中的水平电子数相对全频带的增量</w:t>
      </w:r>
      <w:r w:rsidR="00907DCB" w:rsidRPr="00A3306E">
        <w:rPr>
          <w:rFonts w:ascii="Times New Roman" w:eastAsia="宋体" w:hAnsi="Times New Roman" w:cs="Times New Roman" w:hint="eastAsia"/>
          <w:highlight w:val="green"/>
        </w:rPr>
        <w:t>，</w:t>
      </w:r>
      <w:r w:rsidR="00F144FC" w:rsidRPr="00A3306E">
        <w:rPr>
          <w:rFonts w:ascii="Times New Roman" w:eastAsia="宋体" w:hAnsi="Times New Roman" w:hint="eastAsia"/>
          <w:szCs w:val="21"/>
          <w:highlight w:val="green"/>
        </w:rPr>
        <w:t>图</w:t>
      </w:r>
      <w:r w:rsidRPr="00A3306E">
        <w:rPr>
          <w:rFonts w:ascii="Times New Roman" w:eastAsia="宋体" w:hAnsi="Times New Roman"/>
          <w:szCs w:val="21"/>
          <w:highlight w:val="green"/>
        </w:rPr>
        <w:t>中阴影条带代表卫星</w:t>
      </w:r>
      <w:r w:rsidR="000023E5" w:rsidRPr="00A3306E">
        <w:rPr>
          <w:rFonts w:ascii="Times New Roman" w:eastAsia="宋体" w:hAnsi="Times New Roman" w:hint="eastAsia"/>
          <w:szCs w:val="21"/>
          <w:highlight w:val="green"/>
        </w:rPr>
        <w:t>位于地影区内</w:t>
      </w:r>
      <w:r w:rsidR="00A71B24" w:rsidRPr="00A3306E">
        <w:rPr>
          <w:rFonts w:ascii="Times New Roman" w:eastAsia="宋体" w:hAnsi="Times New Roman" w:hint="eastAsia"/>
          <w:szCs w:val="21"/>
          <w:highlight w:val="green"/>
        </w:rPr>
        <w:t>。如</w:t>
      </w:r>
      <w:r w:rsidR="00A71B24" w:rsidRPr="00A3306E">
        <w:rPr>
          <w:rFonts w:ascii="Times New Roman" w:eastAsia="宋体" w:hAnsi="Times New Roman" w:cs="Times New Roman"/>
          <w:highlight w:val="green"/>
        </w:rPr>
        <w:fldChar w:fldCharType="begin"/>
      </w:r>
      <w:r w:rsidR="00A71B24" w:rsidRPr="00A3306E">
        <w:rPr>
          <w:rFonts w:ascii="Times New Roman" w:eastAsia="宋体" w:hAnsi="Times New Roman" w:cs="Times New Roman"/>
          <w:highlight w:val="green"/>
        </w:rPr>
        <w:instrText xml:space="preserve"> REF _Ref83757038 \h  \* MERGEFORMAT </w:instrText>
      </w:r>
      <w:r w:rsidR="00A71B24" w:rsidRPr="00A3306E">
        <w:rPr>
          <w:rFonts w:ascii="Times New Roman" w:eastAsia="宋体" w:hAnsi="Times New Roman" w:cs="Times New Roman"/>
          <w:highlight w:val="green"/>
        </w:rPr>
      </w:r>
      <w:r w:rsidR="00A71B24" w:rsidRPr="00A3306E">
        <w:rPr>
          <w:rFonts w:ascii="Times New Roman" w:eastAsia="宋体" w:hAnsi="Times New Roman" w:cs="Times New Roman"/>
          <w:highlight w:val="green"/>
        </w:rPr>
        <w:fldChar w:fldCharType="separate"/>
      </w:r>
      <w:r w:rsidR="00AB4BEE" w:rsidRPr="00A3306E">
        <w:rPr>
          <w:rFonts w:ascii="Times New Roman" w:eastAsia="宋体" w:hAnsi="Times New Roman" w:cs="Times New Roman" w:hint="eastAsia"/>
          <w:highlight w:val="green"/>
        </w:rPr>
        <w:t>图</w:t>
      </w:r>
      <w:r w:rsidR="00AB4BEE" w:rsidRPr="00A3306E">
        <w:rPr>
          <w:rFonts w:ascii="Times New Roman" w:eastAsia="宋体" w:hAnsi="Times New Roman" w:cs="Times New Roman"/>
          <w:highlight w:val="green"/>
        </w:rPr>
        <w:t xml:space="preserve"> </w:t>
      </w:r>
      <w:r w:rsidR="00AB4BEE" w:rsidRPr="00A3306E">
        <w:rPr>
          <w:rFonts w:ascii="Times New Roman" w:eastAsia="宋体" w:hAnsi="Times New Roman" w:cs="Times New Roman"/>
          <w:noProof/>
          <w:highlight w:val="green"/>
        </w:rPr>
        <w:t>11</w:t>
      </w:r>
      <w:r w:rsidR="00A71B24" w:rsidRPr="00A3306E">
        <w:rPr>
          <w:rFonts w:ascii="Times New Roman" w:eastAsia="宋体" w:hAnsi="Times New Roman" w:cs="Times New Roman"/>
          <w:highlight w:val="green"/>
        </w:rPr>
        <w:fldChar w:fldCharType="end"/>
      </w:r>
      <w:r w:rsidR="00A71B24" w:rsidRPr="00A3306E">
        <w:rPr>
          <w:rFonts w:ascii="Times New Roman" w:eastAsia="宋体" w:hAnsi="Times New Roman" w:cs="Times New Roman" w:hint="eastAsia"/>
          <w:highlight w:val="green"/>
        </w:rPr>
        <w:t>所示，由于未接受太阳光照直射，阴影区内</w:t>
      </w:r>
      <w:r w:rsidR="00A71B24" w:rsidRPr="00A3306E">
        <w:rPr>
          <w:rFonts w:ascii="Times New Roman" w:eastAsia="宋体" w:hAnsi="Times New Roman" w:cs="Times New Roman" w:hint="eastAsia"/>
          <w:highlight w:val="green"/>
        </w:rPr>
        <w:t>T</w:t>
      </w:r>
      <w:r w:rsidR="00A71B24" w:rsidRPr="00A3306E">
        <w:rPr>
          <w:rFonts w:ascii="Times New Roman" w:eastAsia="宋体" w:hAnsi="Times New Roman" w:cs="Times New Roman"/>
          <w:highlight w:val="green"/>
        </w:rPr>
        <w:t>EC</w:t>
      </w:r>
      <w:r w:rsidR="00A71B24" w:rsidRPr="00A3306E">
        <w:rPr>
          <w:rFonts w:ascii="Times New Roman" w:eastAsia="宋体" w:hAnsi="Times New Roman" w:cs="Times New Roman" w:hint="eastAsia"/>
          <w:highlight w:val="green"/>
        </w:rPr>
        <w:t>增量变化小于光照区</w:t>
      </w:r>
      <w:r w:rsidRPr="00A3306E">
        <w:rPr>
          <w:rFonts w:ascii="Times New Roman" w:eastAsia="宋体" w:hAnsi="Times New Roman"/>
          <w:szCs w:val="21"/>
          <w:highlight w:val="green"/>
        </w:rPr>
        <w:t>。</w:t>
      </w:r>
      <w:r w:rsidR="00244C7A" w:rsidRPr="00A3306E">
        <w:rPr>
          <w:rFonts w:ascii="Times New Roman" w:eastAsia="宋体" w:hAnsi="Times New Roman" w:hint="eastAsia"/>
          <w:szCs w:val="21"/>
          <w:highlight w:val="green"/>
        </w:rPr>
        <w:t>同时，由于</w:t>
      </w:r>
      <w:r w:rsidR="00244C7A" w:rsidRPr="00A3306E">
        <w:rPr>
          <w:rFonts w:ascii="Times New Roman" w:eastAsia="宋体" w:hAnsi="Times New Roman" w:cs="Times New Roman"/>
          <w:highlight w:val="green"/>
        </w:rPr>
        <w:fldChar w:fldCharType="begin"/>
      </w:r>
      <w:r w:rsidR="00244C7A" w:rsidRPr="00A3306E">
        <w:rPr>
          <w:rFonts w:ascii="Times New Roman" w:eastAsia="宋体" w:hAnsi="Times New Roman" w:cs="Times New Roman"/>
          <w:highlight w:val="green"/>
        </w:rPr>
        <w:instrText xml:space="preserve"> REF _Ref83757038 \h  \* MERGEFORMAT </w:instrText>
      </w:r>
      <w:r w:rsidR="00244C7A" w:rsidRPr="00A3306E">
        <w:rPr>
          <w:rFonts w:ascii="Times New Roman" w:eastAsia="宋体" w:hAnsi="Times New Roman" w:cs="Times New Roman"/>
          <w:highlight w:val="green"/>
        </w:rPr>
      </w:r>
      <w:r w:rsidR="00244C7A" w:rsidRPr="00A3306E">
        <w:rPr>
          <w:rFonts w:ascii="Times New Roman" w:eastAsia="宋体" w:hAnsi="Times New Roman" w:cs="Times New Roman"/>
          <w:highlight w:val="green"/>
        </w:rPr>
        <w:fldChar w:fldCharType="separate"/>
      </w:r>
      <w:r w:rsidR="00AB4BEE" w:rsidRPr="00A3306E">
        <w:rPr>
          <w:rFonts w:ascii="Times New Roman" w:eastAsia="宋体" w:hAnsi="Times New Roman" w:cs="Times New Roman" w:hint="eastAsia"/>
          <w:highlight w:val="green"/>
        </w:rPr>
        <w:t>图</w:t>
      </w:r>
      <w:r w:rsidR="00AB4BEE" w:rsidRPr="00A3306E">
        <w:rPr>
          <w:rFonts w:ascii="Times New Roman" w:eastAsia="宋体" w:hAnsi="Times New Roman" w:cs="Times New Roman"/>
          <w:highlight w:val="green"/>
        </w:rPr>
        <w:t xml:space="preserve"> </w:t>
      </w:r>
      <w:r w:rsidR="00AB4BEE" w:rsidRPr="00A3306E">
        <w:rPr>
          <w:rFonts w:ascii="Times New Roman" w:eastAsia="宋体" w:hAnsi="Times New Roman" w:cs="Times New Roman"/>
          <w:noProof/>
          <w:highlight w:val="green"/>
        </w:rPr>
        <w:t>11</w:t>
      </w:r>
      <w:r w:rsidR="00244C7A" w:rsidRPr="00A3306E">
        <w:rPr>
          <w:rFonts w:ascii="Times New Roman" w:eastAsia="宋体" w:hAnsi="Times New Roman" w:cs="Times New Roman"/>
          <w:highlight w:val="green"/>
        </w:rPr>
        <w:fldChar w:fldCharType="end"/>
      </w:r>
      <w:r w:rsidR="00244C7A" w:rsidRPr="00A3306E">
        <w:rPr>
          <w:rFonts w:ascii="Times New Roman" w:eastAsia="宋体" w:hAnsi="Times New Roman" w:cs="Times New Roman" w:hint="eastAsia"/>
          <w:highlight w:val="green"/>
        </w:rPr>
        <w:t>a</w:t>
      </w:r>
      <w:r w:rsidR="00244C7A" w:rsidRPr="00A3306E">
        <w:rPr>
          <w:rFonts w:ascii="Times New Roman" w:eastAsia="宋体" w:hAnsi="Times New Roman" w:cs="Times New Roman" w:hint="eastAsia"/>
          <w:highlight w:val="green"/>
        </w:rPr>
        <w:t>与</w:t>
      </w:r>
      <w:r w:rsidR="00244C7A" w:rsidRPr="00A3306E">
        <w:rPr>
          <w:rFonts w:ascii="Times New Roman" w:eastAsia="宋体" w:hAnsi="Times New Roman" w:cs="Times New Roman"/>
          <w:highlight w:val="green"/>
        </w:rPr>
        <w:fldChar w:fldCharType="begin"/>
      </w:r>
      <w:r w:rsidR="00244C7A" w:rsidRPr="00A3306E">
        <w:rPr>
          <w:rFonts w:ascii="Times New Roman" w:eastAsia="宋体" w:hAnsi="Times New Roman" w:cs="Times New Roman"/>
          <w:highlight w:val="green"/>
        </w:rPr>
        <w:instrText xml:space="preserve"> REF _Ref83757038 \h  \* MERGEFORMAT </w:instrText>
      </w:r>
      <w:r w:rsidR="00244C7A" w:rsidRPr="00A3306E">
        <w:rPr>
          <w:rFonts w:ascii="Times New Roman" w:eastAsia="宋体" w:hAnsi="Times New Roman" w:cs="Times New Roman"/>
          <w:highlight w:val="green"/>
        </w:rPr>
      </w:r>
      <w:r w:rsidR="00244C7A" w:rsidRPr="00A3306E">
        <w:rPr>
          <w:rFonts w:ascii="Times New Roman" w:eastAsia="宋体" w:hAnsi="Times New Roman" w:cs="Times New Roman"/>
          <w:highlight w:val="green"/>
        </w:rPr>
        <w:fldChar w:fldCharType="separate"/>
      </w:r>
      <w:r w:rsidR="00AB4BEE" w:rsidRPr="00A3306E">
        <w:rPr>
          <w:rFonts w:ascii="Times New Roman" w:eastAsia="宋体" w:hAnsi="Times New Roman" w:cs="Times New Roman" w:hint="eastAsia"/>
          <w:highlight w:val="green"/>
        </w:rPr>
        <w:t>图</w:t>
      </w:r>
      <w:r w:rsidR="00AB4BEE" w:rsidRPr="00A3306E">
        <w:rPr>
          <w:rFonts w:ascii="Times New Roman" w:eastAsia="宋体" w:hAnsi="Times New Roman" w:cs="Times New Roman"/>
          <w:highlight w:val="green"/>
        </w:rPr>
        <w:t xml:space="preserve"> </w:t>
      </w:r>
      <w:r w:rsidR="00AB4BEE" w:rsidRPr="00A3306E">
        <w:rPr>
          <w:rFonts w:ascii="Times New Roman" w:eastAsia="宋体" w:hAnsi="Times New Roman" w:cs="Times New Roman"/>
          <w:noProof/>
          <w:highlight w:val="green"/>
        </w:rPr>
        <w:t>11</w:t>
      </w:r>
      <w:r w:rsidR="00244C7A" w:rsidRPr="00A3306E">
        <w:rPr>
          <w:rFonts w:ascii="Times New Roman" w:eastAsia="宋体" w:hAnsi="Times New Roman" w:cs="Times New Roman"/>
          <w:highlight w:val="green"/>
        </w:rPr>
        <w:fldChar w:fldCharType="end"/>
      </w:r>
      <w:r w:rsidR="00244C7A" w:rsidRPr="00A3306E">
        <w:rPr>
          <w:rFonts w:ascii="Times New Roman" w:eastAsia="宋体" w:hAnsi="Times New Roman" w:cs="Times New Roman" w:hint="eastAsia"/>
          <w:highlight w:val="green"/>
        </w:rPr>
        <w:t>b</w:t>
      </w:r>
      <w:r w:rsidR="00244C7A" w:rsidRPr="00A3306E">
        <w:rPr>
          <w:rFonts w:ascii="Times New Roman" w:eastAsia="宋体" w:hAnsi="Times New Roman" w:cs="Times New Roman" w:hint="eastAsia"/>
          <w:highlight w:val="green"/>
        </w:rPr>
        <w:t>分别对应</w:t>
      </w:r>
      <w:r w:rsidR="00244C7A" w:rsidRPr="00A3306E">
        <w:rPr>
          <w:rFonts w:ascii="Times New Roman" w:eastAsia="宋体" w:hAnsi="Times New Roman" w:cs="Times New Roman" w:hint="eastAsia"/>
          <w:highlight w:val="green"/>
        </w:rPr>
        <w:t>2</w:t>
      </w:r>
      <w:r w:rsidR="00244C7A" w:rsidRPr="00A3306E">
        <w:rPr>
          <w:rFonts w:ascii="Times New Roman" w:eastAsia="宋体" w:hAnsi="Times New Roman" w:cs="Times New Roman"/>
          <w:highlight w:val="green"/>
        </w:rPr>
        <w:t>018</w:t>
      </w:r>
      <w:r w:rsidR="00244C7A" w:rsidRPr="00A3306E">
        <w:rPr>
          <w:rFonts w:ascii="Times New Roman" w:eastAsia="宋体" w:hAnsi="Times New Roman" w:cs="Times New Roman" w:hint="eastAsia"/>
          <w:highlight w:val="green"/>
        </w:rPr>
        <w:t>年冬至与</w:t>
      </w:r>
      <w:r w:rsidR="00244C7A" w:rsidRPr="00A3306E">
        <w:rPr>
          <w:rFonts w:ascii="Times New Roman" w:eastAsia="宋体" w:hAnsi="Times New Roman" w:cs="Times New Roman" w:hint="eastAsia"/>
          <w:highlight w:val="green"/>
        </w:rPr>
        <w:t>2</w:t>
      </w:r>
      <w:r w:rsidR="00244C7A" w:rsidRPr="00A3306E">
        <w:rPr>
          <w:rFonts w:ascii="Times New Roman" w:eastAsia="宋体" w:hAnsi="Times New Roman" w:cs="Times New Roman"/>
          <w:highlight w:val="green"/>
        </w:rPr>
        <w:t>019</w:t>
      </w:r>
      <w:r w:rsidR="00244C7A" w:rsidRPr="00A3306E">
        <w:rPr>
          <w:rFonts w:ascii="Times New Roman" w:eastAsia="宋体" w:hAnsi="Times New Roman" w:cs="Times New Roman" w:hint="eastAsia"/>
          <w:highlight w:val="green"/>
        </w:rPr>
        <w:t>年夏至，</w:t>
      </w:r>
      <w:r w:rsidR="001A4B5B" w:rsidRPr="00A3306E">
        <w:rPr>
          <w:rFonts w:ascii="Times New Roman" w:eastAsia="宋体" w:hAnsi="Times New Roman" w:cs="Times New Roman"/>
          <w:highlight w:val="green"/>
        </w:rPr>
        <w:fldChar w:fldCharType="begin"/>
      </w:r>
      <w:r w:rsidR="001A4B5B" w:rsidRPr="00A3306E">
        <w:rPr>
          <w:rFonts w:ascii="Times New Roman" w:eastAsia="宋体" w:hAnsi="Times New Roman" w:cs="Times New Roman"/>
          <w:highlight w:val="green"/>
        </w:rPr>
        <w:instrText xml:space="preserve"> REF _Ref83757038 \h  \* MERGEFORMAT </w:instrText>
      </w:r>
      <w:r w:rsidR="001A4B5B" w:rsidRPr="00A3306E">
        <w:rPr>
          <w:rFonts w:ascii="Times New Roman" w:eastAsia="宋体" w:hAnsi="Times New Roman" w:cs="Times New Roman"/>
          <w:highlight w:val="green"/>
        </w:rPr>
      </w:r>
      <w:r w:rsidR="001A4B5B" w:rsidRPr="00A3306E">
        <w:rPr>
          <w:rFonts w:ascii="Times New Roman" w:eastAsia="宋体" w:hAnsi="Times New Roman" w:cs="Times New Roman"/>
          <w:highlight w:val="green"/>
        </w:rPr>
        <w:fldChar w:fldCharType="separate"/>
      </w:r>
      <w:r w:rsidR="00AB4BEE" w:rsidRPr="00A3306E">
        <w:rPr>
          <w:rFonts w:ascii="Times New Roman" w:eastAsia="宋体" w:hAnsi="Times New Roman" w:cs="Times New Roman" w:hint="eastAsia"/>
          <w:highlight w:val="green"/>
        </w:rPr>
        <w:t>图</w:t>
      </w:r>
      <w:r w:rsidR="00AB4BEE" w:rsidRPr="00A3306E">
        <w:rPr>
          <w:rFonts w:ascii="Times New Roman" w:eastAsia="宋体" w:hAnsi="Times New Roman" w:cs="Times New Roman"/>
          <w:highlight w:val="green"/>
        </w:rPr>
        <w:t xml:space="preserve"> </w:t>
      </w:r>
      <w:r w:rsidR="00AB4BEE" w:rsidRPr="00A3306E">
        <w:rPr>
          <w:rFonts w:ascii="Times New Roman" w:eastAsia="宋体" w:hAnsi="Times New Roman" w:cs="Times New Roman"/>
          <w:noProof/>
          <w:highlight w:val="green"/>
        </w:rPr>
        <w:t>11</w:t>
      </w:r>
      <w:r w:rsidR="001A4B5B" w:rsidRPr="00A3306E">
        <w:rPr>
          <w:rFonts w:ascii="Times New Roman" w:eastAsia="宋体" w:hAnsi="Times New Roman" w:cs="Times New Roman"/>
          <w:highlight w:val="green"/>
        </w:rPr>
        <w:fldChar w:fldCharType="end"/>
      </w:r>
      <w:r w:rsidR="001A4B5B" w:rsidRPr="00A3306E">
        <w:rPr>
          <w:rFonts w:ascii="Times New Roman" w:eastAsia="宋体" w:hAnsi="Times New Roman" w:cs="Times New Roman" w:hint="eastAsia"/>
          <w:highlight w:val="green"/>
        </w:rPr>
        <w:t>a</w:t>
      </w:r>
      <w:r w:rsidR="00244C7A" w:rsidRPr="00A3306E">
        <w:rPr>
          <w:rFonts w:ascii="Times New Roman" w:eastAsia="宋体" w:hAnsi="Times New Roman" w:cs="Times New Roman" w:hint="eastAsia"/>
          <w:highlight w:val="green"/>
        </w:rPr>
        <w:t>阴影条带左侧对应南极极昼区，</w:t>
      </w:r>
      <w:r w:rsidR="00244C7A" w:rsidRPr="00A3306E">
        <w:rPr>
          <w:rFonts w:ascii="Times New Roman" w:eastAsia="宋体" w:hAnsi="Times New Roman" w:cs="Times New Roman"/>
          <w:highlight w:val="green"/>
        </w:rPr>
        <w:fldChar w:fldCharType="begin"/>
      </w:r>
      <w:r w:rsidR="00244C7A" w:rsidRPr="00A3306E">
        <w:rPr>
          <w:rFonts w:ascii="Times New Roman" w:eastAsia="宋体" w:hAnsi="Times New Roman" w:cs="Times New Roman"/>
          <w:highlight w:val="green"/>
        </w:rPr>
        <w:instrText xml:space="preserve"> REF _Ref83757038 \h  \* MERGEFORMAT </w:instrText>
      </w:r>
      <w:r w:rsidR="00244C7A" w:rsidRPr="00A3306E">
        <w:rPr>
          <w:rFonts w:ascii="Times New Roman" w:eastAsia="宋体" w:hAnsi="Times New Roman" w:cs="Times New Roman"/>
          <w:highlight w:val="green"/>
        </w:rPr>
      </w:r>
      <w:r w:rsidR="00244C7A" w:rsidRPr="00A3306E">
        <w:rPr>
          <w:rFonts w:ascii="Times New Roman" w:eastAsia="宋体" w:hAnsi="Times New Roman" w:cs="Times New Roman"/>
          <w:highlight w:val="green"/>
        </w:rPr>
        <w:fldChar w:fldCharType="separate"/>
      </w:r>
      <w:r w:rsidR="00AB4BEE" w:rsidRPr="00A3306E">
        <w:rPr>
          <w:rFonts w:ascii="Times New Roman" w:eastAsia="宋体" w:hAnsi="Times New Roman" w:cs="Times New Roman" w:hint="eastAsia"/>
          <w:highlight w:val="green"/>
        </w:rPr>
        <w:t>图</w:t>
      </w:r>
      <w:r w:rsidR="00AB4BEE" w:rsidRPr="00A3306E">
        <w:rPr>
          <w:rFonts w:ascii="Times New Roman" w:eastAsia="宋体" w:hAnsi="Times New Roman" w:cs="Times New Roman"/>
          <w:highlight w:val="green"/>
        </w:rPr>
        <w:t xml:space="preserve"> </w:t>
      </w:r>
      <w:r w:rsidR="00AB4BEE" w:rsidRPr="00A3306E">
        <w:rPr>
          <w:rFonts w:ascii="Times New Roman" w:eastAsia="宋体" w:hAnsi="Times New Roman" w:cs="Times New Roman"/>
          <w:noProof/>
          <w:highlight w:val="green"/>
        </w:rPr>
        <w:t>11</w:t>
      </w:r>
      <w:r w:rsidR="00244C7A" w:rsidRPr="00A3306E">
        <w:rPr>
          <w:rFonts w:ascii="Times New Roman" w:eastAsia="宋体" w:hAnsi="Times New Roman" w:cs="Times New Roman"/>
          <w:highlight w:val="green"/>
        </w:rPr>
        <w:fldChar w:fldCharType="end"/>
      </w:r>
      <w:r w:rsidR="00244C7A" w:rsidRPr="00A3306E">
        <w:rPr>
          <w:rFonts w:ascii="Times New Roman" w:eastAsia="宋体" w:hAnsi="Times New Roman" w:cs="Times New Roman" w:hint="eastAsia"/>
          <w:highlight w:val="green"/>
        </w:rPr>
        <w:t>b</w:t>
      </w:r>
      <w:r w:rsidR="00244C7A" w:rsidRPr="00A3306E">
        <w:rPr>
          <w:rFonts w:ascii="Times New Roman" w:eastAsia="宋体" w:hAnsi="Times New Roman" w:cs="Times New Roman" w:hint="eastAsia"/>
          <w:highlight w:val="green"/>
        </w:rPr>
        <w:t>阴影条带右侧对应北极极昼区。</w:t>
      </w:r>
      <w:r w:rsidR="007469A5" w:rsidRPr="00A3306E">
        <w:rPr>
          <w:rFonts w:ascii="Times New Roman" w:eastAsia="宋体" w:hAnsi="Times New Roman" w:cs="Times New Roman" w:hint="eastAsia"/>
          <w:highlight w:val="green"/>
        </w:rPr>
        <w:t>在极区，太阳光照日变化较小，</w:t>
      </w:r>
      <w:proofErr w:type="gramStart"/>
      <w:r w:rsidR="007469A5" w:rsidRPr="00A3306E">
        <w:rPr>
          <w:rFonts w:ascii="Times New Roman" w:eastAsia="宋体" w:hAnsi="Times New Roman" w:cs="Times New Roman" w:hint="eastAsia"/>
          <w:highlight w:val="green"/>
        </w:rPr>
        <w:t>极昼区</w:t>
      </w:r>
      <w:proofErr w:type="gramEnd"/>
      <w:r w:rsidR="007469A5" w:rsidRPr="00A3306E">
        <w:rPr>
          <w:rFonts w:ascii="Times New Roman" w:eastAsia="宋体" w:hAnsi="Times New Roman" w:cs="Times New Roman" w:hint="eastAsia"/>
          <w:highlight w:val="green"/>
        </w:rPr>
        <w:t>T</w:t>
      </w:r>
      <w:r w:rsidR="007469A5" w:rsidRPr="00A3306E">
        <w:rPr>
          <w:rFonts w:ascii="Times New Roman" w:eastAsia="宋体" w:hAnsi="Times New Roman" w:cs="Times New Roman"/>
          <w:highlight w:val="green"/>
        </w:rPr>
        <w:t>EC</w:t>
      </w:r>
      <w:r w:rsidR="007469A5" w:rsidRPr="00A3306E">
        <w:rPr>
          <w:rFonts w:ascii="Times New Roman" w:eastAsia="宋体" w:hAnsi="Times New Roman" w:cs="Times New Roman" w:hint="eastAsia"/>
          <w:highlight w:val="green"/>
        </w:rPr>
        <w:t>电子增量水平日变化缓慢。</w:t>
      </w:r>
      <w:r w:rsidR="00F96D70" w:rsidRPr="00A3306E">
        <w:rPr>
          <w:rFonts w:ascii="Times New Roman" w:eastAsia="宋体" w:hAnsi="Times New Roman" w:cs="Times New Roman" w:hint="eastAsia"/>
          <w:highlight w:val="green"/>
        </w:rPr>
        <w:t>为展示</w:t>
      </w:r>
      <w:r w:rsidR="00F96D70" w:rsidRPr="00A3306E">
        <w:rPr>
          <w:rFonts w:ascii="Times New Roman" w:eastAsia="宋体" w:hAnsi="Times New Roman" w:cs="Times New Roman" w:hint="eastAsia"/>
          <w:highlight w:val="green"/>
        </w:rPr>
        <w:t>T</w:t>
      </w:r>
      <w:r w:rsidR="00F96D70" w:rsidRPr="00A3306E">
        <w:rPr>
          <w:rFonts w:ascii="Times New Roman" w:eastAsia="宋体" w:hAnsi="Times New Roman" w:cs="Times New Roman"/>
          <w:highlight w:val="green"/>
        </w:rPr>
        <w:t>EC</w:t>
      </w:r>
      <w:r w:rsidR="00F96D70" w:rsidRPr="00A3306E">
        <w:rPr>
          <w:rFonts w:ascii="Times New Roman" w:eastAsia="宋体" w:hAnsi="Times New Roman" w:cs="Times New Roman" w:hint="eastAsia"/>
          <w:highlight w:val="green"/>
        </w:rPr>
        <w:t>增量</w:t>
      </w:r>
      <w:r w:rsidR="00843BBB" w:rsidRPr="00A3306E">
        <w:rPr>
          <w:rFonts w:ascii="Times New Roman" w:eastAsia="宋体" w:hAnsi="Times New Roman" w:cs="Times New Roman" w:hint="eastAsia"/>
          <w:highlight w:val="green"/>
        </w:rPr>
        <w:t>振幅与季节</w:t>
      </w:r>
      <w:r w:rsidR="008B6601" w:rsidRPr="00A3306E">
        <w:rPr>
          <w:rFonts w:ascii="Times New Roman" w:eastAsia="宋体" w:hAnsi="Times New Roman" w:cs="Times New Roman" w:hint="eastAsia"/>
          <w:highlight w:val="green"/>
        </w:rPr>
        <w:t>的</w:t>
      </w:r>
      <w:r w:rsidR="00843BBB" w:rsidRPr="00A3306E">
        <w:rPr>
          <w:rFonts w:ascii="Times New Roman" w:eastAsia="宋体" w:hAnsi="Times New Roman" w:cs="Times New Roman" w:hint="eastAsia"/>
          <w:highlight w:val="green"/>
        </w:rPr>
        <w:t>相关性</w:t>
      </w:r>
      <w:r w:rsidR="00F96D70" w:rsidRPr="00A3306E">
        <w:rPr>
          <w:rFonts w:ascii="Times New Roman" w:eastAsia="宋体" w:hAnsi="Times New Roman" w:cs="Times New Roman" w:hint="eastAsia"/>
          <w:highlight w:val="green"/>
        </w:rPr>
        <w:t>，</w:t>
      </w:r>
      <w:r w:rsidR="00961B41" w:rsidRPr="00A3306E">
        <w:rPr>
          <w:rFonts w:ascii="Times New Roman" w:eastAsia="宋体" w:hAnsi="Times New Roman" w:cs="Times New Roman"/>
          <w:szCs w:val="21"/>
          <w:highlight w:val="green"/>
        </w:rPr>
        <w:fldChar w:fldCharType="begin"/>
      </w:r>
      <w:r w:rsidR="00961B41" w:rsidRPr="00A3306E">
        <w:rPr>
          <w:rFonts w:ascii="Times New Roman" w:eastAsia="宋体" w:hAnsi="Times New Roman" w:cs="Times New Roman"/>
          <w:szCs w:val="21"/>
          <w:highlight w:val="green"/>
        </w:rPr>
        <w:instrText xml:space="preserve"> REF _Ref83769730 \h  \* MERGEFORMAT </w:instrText>
      </w:r>
      <w:r w:rsidR="00961B41" w:rsidRPr="00A3306E">
        <w:rPr>
          <w:rFonts w:ascii="Times New Roman" w:eastAsia="宋体" w:hAnsi="Times New Roman" w:cs="Times New Roman"/>
          <w:szCs w:val="21"/>
          <w:highlight w:val="green"/>
        </w:rPr>
      </w:r>
      <w:r w:rsidR="00961B41" w:rsidRPr="00A3306E">
        <w:rPr>
          <w:rFonts w:ascii="Times New Roman" w:eastAsia="宋体" w:hAnsi="Times New Roman" w:cs="Times New Roman"/>
          <w:szCs w:val="21"/>
          <w:highlight w:val="green"/>
        </w:rPr>
        <w:fldChar w:fldCharType="separate"/>
      </w:r>
      <w:r w:rsidR="00AB4BEE" w:rsidRPr="00A3306E">
        <w:rPr>
          <w:rFonts w:ascii="Times New Roman" w:eastAsia="宋体" w:hAnsi="Times New Roman" w:cs="Times New Roman" w:hint="eastAsia"/>
          <w:szCs w:val="21"/>
          <w:highlight w:val="green"/>
        </w:rPr>
        <w:t>图</w:t>
      </w:r>
      <w:r w:rsidR="00AB4BEE" w:rsidRPr="00A3306E">
        <w:rPr>
          <w:rFonts w:ascii="Times New Roman" w:eastAsia="宋体" w:hAnsi="Times New Roman" w:cs="Times New Roman"/>
          <w:szCs w:val="21"/>
          <w:highlight w:val="green"/>
        </w:rPr>
        <w:t xml:space="preserve"> 12</w:t>
      </w:r>
      <w:r w:rsidR="00961B41" w:rsidRPr="00A3306E">
        <w:rPr>
          <w:rFonts w:ascii="Times New Roman" w:eastAsia="宋体" w:hAnsi="Times New Roman" w:cs="Times New Roman"/>
          <w:szCs w:val="21"/>
          <w:highlight w:val="green"/>
        </w:rPr>
        <w:fldChar w:fldCharType="end"/>
      </w:r>
      <w:r w:rsidR="00746DBA" w:rsidRPr="00A3306E">
        <w:rPr>
          <w:rFonts w:ascii="Times New Roman" w:eastAsia="宋体" w:hAnsi="Times New Roman" w:cs="Times New Roman"/>
          <w:szCs w:val="21"/>
          <w:highlight w:val="green"/>
        </w:rPr>
        <w:t>a</w:t>
      </w:r>
      <w:r w:rsidR="00746DBA" w:rsidRPr="00A3306E">
        <w:rPr>
          <w:rFonts w:ascii="Times New Roman" w:eastAsia="宋体" w:hAnsi="Times New Roman" w:cs="Times New Roman" w:hint="eastAsia"/>
          <w:szCs w:val="21"/>
          <w:highlight w:val="green"/>
        </w:rPr>
        <w:t>与</w:t>
      </w:r>
      <w:r w:rsidR="00746DBA" w:rsidRPr="00A3306E">
        <w:rPr>
          <w:rFonts w:ascii="Times New Roman" w:eastAsia="宋体" w:hAnsi="Times New Roman" w:cs="Times New Roman"/>
          <w:szCs w:val="21"/>
          <w:highlight w:val="green"/>
        </w:rPr>
        <w:fldChar w:fldCharType="begin"/>
      </w:r>
      <w:r w:rsidR="00746DBA" w:rsidRPr="00A3306E">
        <w:rPr>
          <w:rFonts w:ascii="Times New Roman" w:eastAsia="宋体" w:hAnsi="Times New Roman" w:cs="Times New Roman"/>
          <w:szCs w:val="21"/>
          <w:highlight w:val="green"/>
        </w:rPr>
        <w:instrText xml:space="preserve"> REF _Ref83769730 \h  \* MERGEFORMAT </w:instrText>
      </w:r>
      <w:r w:rsidR="00746DBA" w:rsidRPr="00A3306E">
        <w:rPr>
          <w:rFonts w:ascii="Times New Roman" w:eastAsia="宋体" w:hAnsi="Times New Roman" w:cs="Times New Roman"/>
          <w:szCs w:val="21"/>
          <w:highlight w:val="green"/>
        </w:rPr>
      </w:r>
      <w:r w:rsidR="00746DBA" w:rsidRPr="00A3306E">
        <w:rPr>
          <w:rFonts w:ascii="Times New Roman" w:eastAsia="宋体" w:hAnsi="Times New Roman" w:cs="Times New Roman"/>
          <w:szCs w:val="21"/>
          <w:highlight w:val="green"/>
        </w:rPr>
        <w:fldChar w:fldCharType="separate"/>
      </w:r>
      <w:r w:rsidR="00AB4BEE" w:rsidRPr="00A3306E">
        <w:rPr>
          <w:rFonts w:ascii="Times New Roman" w:eastAsia="宋体" w:hAnsi="Times New Roman" w:cs="Times New Roman" w:hint="eastAsia"/>
          <w:szCs w:val="21"/>
          <w:highlight w:val="green"/>
        </w:rPr>
        <w:t>图</w:t>
      </w:r>
      <w:r w:rsidR="00AB4BEE" w:rsidRPr="00A3306E">
        <w:rPr>
          <w:rFonts w:ascii="Times New Roman" w:eastAsia="宋体" w:hAnsi="Times New Roman" w:cs="Times New Roman"/>
          <w:szCs w:val="21"/>
          <w:highlight w:val="green"/>
        </w:rPr>
        <w:t xml:space="preserve"> 12</w:t>
      </w:r>
      <w:r w:rsidR="00746DBA" w:rsidRPr="00A3306E">
        <w:rPr>
          <w:rFonts w:ascii="Times New Roman" w:eastAsia="宋体" w:hAnsi="Times New Roman" w:cs="Times New Roman"/>
          <w:szCs w:val="21"/>
          <w:highlight w:val="green"/>
        </w:rPr>
        <w:fldChar w:fldCharType="end"/>
      </w:r>
      <w:r w:rsidR="00746DBA" w:rsidRPr="00A3306E">
        <w:rPr>
          <w:rFonts w:ascii="Times New Roman" w:eastAsia="宋体" w:hAnsi="Times New Roman" w:cs="Times New Roman" w:hint="eastAsia"/>
          <w:szCs w:val="21"/>
          <w:highlight w:val="green"/>
        </w:rPr>
        <w:t>b</w:t>
      </w:r>
      <w:r w:rsidR="00746DBA" w:rsidRPr="00A3306E">
        <w:rPr>
          <w:rFonts w:ascii="Times New Roman" w:eastAsia="宋体" w:hAnsi="Times New Roman" w:cs="Times New Roman" w:hint="eastAsia"/>
          <w:szCs w:val="21"/>
          <w:highlight w:val="green"/>
        </w:rPr>
        <w:t>分别展示</w:t>
      </w:r>
      <w:r w:rsidR="00746DBA" w:rsidRPr="00A3306E">
        <w:rPr>
          <w:rFonts w:ascii="Times New Roman" w:eastAsia="宋体" w:hAnsi="Times New Roman" w:cs="Times New Roman"/>
          <w:szCs w:val="21"/>
          <w:highlight w:val="green"/>
        </w:rPr>
        <w:t>2018</w:t>
      </w:r>
      <w:r w:rsidR="00746DBA" w:rsidRPr="00A3306E">
        <w:rPr>
          <w:rFonts w:ascii="Times New Roman" w:eastAsia="宋体" w:hAnsi="Times New Roman" w:cs="Times New Roman" w:hint="eastAsia"/>
          <w:szCs w:val="21"/>
          <w:highlight w:val="green"/>
        </w:rPr>
        <w:t>年</w:t>
      </w:r>
      <w:r w:rsidR="00746DBA" w:rsidRPr="00A3306E">
        <w:rPr>
          <w:rFonts w:ascii="Times New Roman" w:eastAsia="宋体" w:hAnsi="Times New Roman" w:cs="Times New Roman" w:hint="eastAsia"/>
          <w:szCs w:val="21"/>
          <w:highlight w:val="green"/>
        </w:rPr>
        <w:t>1</w:t>
      </w:r>
      <w:r w:rsidR="00746DBA" w:rsidRPr="00A3306E">
        <w:rPr>
          <w:rFonts w:ascii="Times New Roman" w:eastAsia="宋体" w:hAnsi="Times New Roman" w:cs="Times New Roman"/>
          <w:szCs w:val="21"/>
          <w:highlight w:val="green"/>
        </w:rPr>
        <w:t>2</w:t>
      </w:r>
      <w:r w:rsidR="00746DBA" w:rsidRPr="00A3306E">
        <w:rPr>
          <w:rFonts w:ascii="Times New Roman" w:eastAsia="宋体" w:hAnsi="Times New Roman" w:cs="Times New Roman" w:hint="eastAsia"/>
          <w:szCs w:val="21"/>
          <w:highlight w:val="green"/>
        </w:rPr>
        <w:t>月</w:t>
      </w:r>
      <w:r w:rsidR="00746DBA" w:rsidRPr="00A3306E">
        <w:rPr>
          <w:rFonts w:ascii="Times New Roman" w:eastAsia="宋体" w:hAnsi="Times New Roman" w:cs="Times New Roman" w:hint="eastAsia"/>
          <w:szCs w:val="21"/>
          <w:highlight w:val="green"/>
        </w:rPr>
        <w:t>1</w:t>
      </w:r>
      <w:r w:rsidR="00746DBA" w:rsidRPr="00A3306E">
        <w:rPr>
          <w:rFonts w:ascii="Times New Roman" w:eastAsia="宋体" w:hAnsi="Times New Roman" w:cs="Times New Roman"/>
          <w:szCs w:val="21"/>
          <w:highlight w:val="green"/>
        </w:rPr>
        <w:t>6</w:t>
      </w:r>
      <w:r w:rsidR="00746DBA" w:rsidRPr="00A3306E">
        <w:rPr>
          <w:rFonts w:ascii="Times New Roman" w:eastAsia="宋体" w:hAnsi="Times New Roman" w:cs="Times New Roman" w:hint="eastAsia"/>
          <w:szCs w:val="21"/>
          <w:highlight w:val="green"/>
        </w:rPr>
        <w:t>日至</w:t>
      </w:r>
      <w:r w:rsidR="00746DBA" w:rsidRPr="00A3306E">
        <w:rPr>
          <w:rFonts w:ascii="Times New Roman" w:eastAsia="宋体" w:hAnsi="Times New Roman" w:cs="Times New Roman" w:hint="eastAsia"/>
          <w:szCs w:val="21"/>
          <w:highlight w:val="green"/>
        </w:rPr>
        <w:t>2</w:t>
      </w:r>
      <w:r w:rsidR="00746DBA" w:rsidRPr="00A3306E">
        <w:rPr>
          <w:rFonts w:ascii="Times New Roman" w:eastAsia="宋体" w:hAnsi="Times New Roman" w:cs="Times New Roman"/>
          <w:szCs w:val="21"/>
          <w:highlight w:val="green"/>
        </w:rPr>
        <w:t>2</w:t>
      </w:r>
      <w:r w:rsidR="00746DBA" w:rsidRPr="00A3306E">
        <w:rPr>
          <w:rFonts w:ascii="Times New Roman" w:eastAsia="宋体" w:hAnsi="Times New Roman" w:cs="Times New Roman" w:hint="eastAsia"/>
          <w:szCs w:val="21"/>
          <w:highlight w:val="green"/>
        </w:rPr>
        <w:t>日（冬至附近）与</w:t>
      </w:r>
      <w:r w:rsidR="00746DBA" w:rsidRPr="00A3306E">
        <w:rPr>
          <w:rFonts w:ascii="Times New Roman" w:eastAsia="宋体" w:hAnsi="Times New Roman" w:cs="Times New Roman" w:hint="eastAsia"/>
          <w:szCs w:val="21"/>
          <w:highlight w:val="green"/>
        </w:rPr>
        <w:t>2</w:t>
      </w:r>
      <w:r w:rsidR="00746DBA" w:rsidRPr="00A3306E">
        <w:rPr>
          <w:rFonts w:ascii="Times New Roman" w:eastAsia="宋体" w:hAnsi="Times New Roman" w:cs="Times New Roman"/>
          <w:szCs w:val="21"/>
          <w:highlight w:val="green"/>
        </w:rPr>
        <w:t>019</w:t>
      </w:r>
      <w:r w:rsidR="00746DBA" w:rsidRPr="00A3306E">
        <w:rPr>
          <w:rFonts w:ascii="Times New Roman" w:eastAsia="宋体" w:hAnsi="Times New Roman" w:cs="Times New Roman" w:hint="eastAsia"/>
          <w:szCs w:val="21"/>
          <w:highlight w:val="green"/>
        </w:rPr>
        <w:t>年</w:t>
      </w:r>
      <w:r w:rsidR="00746DBA" w:rsidRPr="00A3306E">
        <w:rPr>
          <w:rFonts w:ascii="Times New Roman" w:eastAsia="宋体" w:hAnsi="Times New Roman" w:cs="Times New Roman" w:hint="eastAsia"/>
          <w:szCs w:val="21"/>
          <w:highlight w:val="green"/>
        </w:rPr>
        <w:t>6</w:t>
      </w:r>
      <w:r w:rsidR="00746DBA" w:rsidRPr="00A3306E">
        <w:rPr>
          <w:rFonts w:ascii="Times New Roman" w:eastAsia="宋体" w:hAnsi="Times New Roman" w:cs="Times New Roman" w:hint="eastAsia"/>
          <w:szCs w:val="21"/>
          <w:highlight w:val="green"/>
        </w:rPr>
        <w:t>月</w:t>
      </w:r>
      <w:r w:rsidR="00746DBA" w:rsidRPr="00A3306E">
        <w:rPr>
          <w:rFonts w:ascii="Times New Roman" w:eastAsia="宋体" w:hAnsi="Times New Roman" w:cs="Times New Roman" w:hint="eastAsia"/>
          <w:szCs w:val="21"/>
          <w:highlight w:val="green"/>
        </w:rPr>
        <w:t>2</w:t>
      </w:r>
      <w:r w:rsidR="00746DBA" w:rsidRPr="00A3306E">
        <w:rPr>
          <w:rFonts w:ascii="Times New Roman" w:eastAsia="宋体" w:hAnsi="Times New Roman" w:cs="Times New Roman"/>
          <w:szCs w:val="21"/>
          <w:highlight w:val="green"/>
        </w:rPr>
        <w:t>2</w:t>
      </w:r>
      <w:r w:rsidR="00746DBA" w:rsidRPr="00A3306E">
        <w:rPr>
          <w:rFonts w:ascii="Times New Roman" w:eastAsia="宋体" w:hAnsi="Times New Roman" w:cs="Times New Roman" w:hint="eastAsia"/>
          <w:szCs w:val="21"/>
          <w:highlight w:val="green"/>
        </w:rPr>
        <w:t>日至</w:t>
      </w:r>
      <w:r w:rsidR="00746DBA" w:rsidRPr="00A3306E">
        <w:rPr>
          <w:rFonts w:ascii="Times New Roman" w:eastAsia="宋体" w:hAnsi="Times New Roman" w:cs="Times New Roman" w:hint="eastAsia"/>
          <w:szCs w:val="21"/>
          <w:highlight w:val="green"/>
        </w:rPr>
        <w:t>3</w:t>
      </w:r>
      <w:r w:rsidR="00746DBA" w:rsidRPr="00A3306E">
        <w:rPr>
          <w:rFonts w:ascii="Times New Roman" w:eastAsia="宋体" w:hAnsi="Times New Roman" w:cs="Times New Roman"/>
          <w:szCs w:val="21"/>
          <w:highlight w:val="green"/>
        </w:rPr>
        <w:t>0</w:t>
      </w:r>
      <w:r w:rsidR="00746DBA" w:rsidRPr="00A3306E">
        <w:rPr>
          <w:rFonts w:ascii="Times New Roman" w:eastAsia="宋体" w:hAnsi="Times New Roman" w:cs="Times New Roman" w:hint="eastAsia"/>
          <w:szCs w:val="21"/>
          <w:highlight w:val="green"/>
        </w:rPr>
        <w:t>日（夏至附近）中大于两倍标准差（</w:t>
      </w:r>
      <w:r w:rsidR="00746DBA" w:rsidRPr="00A3306E">
        <w:rPr>
          <w:rFonts w:ascii="Times New Roman" w:eastAsia="宋体" w:hAnsi="Times New Roman" w:cs="Times New Roman"/>
          <w:position w:val="-10"/>
          <w:sz w:val="16"/>
          <w:szCs w:val="16"/>
          <w:highlight w:val="green"/>
        </w:rPr>
        <w:object w:dxaOrig="459" w:dyaOrig="297" w14:anchorId="18A4C48E">
          <v:shape id="_x0000_i7136" type="#_x0000_t75" style="width:22.8pt;height:15pt" o:ole="">
            <v:imagedata r:id="rId169" o:title=""/>
          </v:shape>
          <o:OLEObject Type="Embed" ProgID="Equation.AxMath" ShapeID="_x0000_i7136" DrawAspect="Content" ObjectID="_1708888050" r:id="rId170"/>
        </w:object>
      </w:r>
      <w:r w:rsidR="00746DBA" w:rsidRPr="00A3306E">
        <w:rPr>
          <w:rFonts w:ascii="Times New Roman" w:eastAsia="宋体" w:hAnsi="Times New Roman" w:cs="Times New Roman" w:hint="eastAsia"/>
          <w:szCs w:val="21"/>
          <w:highlight w:val="green"/>
        </w:rPr>
        <w:t>）的</w:t>
      </w:r>
      <w:r w:rsidR="00746DBA" w:rsidRPr="00A3306E">
        <w:rPr>
          <w:rFonts w:ascii="Times New Roman" w:eastAsia="宋体" w:hAnsi="Times New Roman" w:cs="Times New Roman" w:hint="eastAsia"/>
          <w:szCs w:val="21"/>
          <w:highlight w:val="green"/>
        </w:rPr>
        <w:t>T</w:t>
      </w:r>
      <w:r w:rsidR="00746DBA" w:rsidRPr="00A3306E">
        <w:rPr>
          <w:rFonts w:ascii="Times New Roman" w:eastAsia="宋体" w:hAnsi="Times New Roman" w:cs="Times New Roman"/>
          <w:szCs w:val="21"/>
          <w:highlight w:val="green"/>
        </w:rPr>
        <w:t>EC</w:t>
      </w:r>
      <w:r w:rsidR="00746DBA" w:rsidRPr="00A3306E">
        <w:rPr>
          <w:rFonts w:ascii="Times New Roman" w:eastAsia="宋体" w:hAnsi="Times New Roman" w:cs="Times New Roman" w:hint="eastAsia"/>
          <w:szCs w:val="21"/>
          <w:highlight w:val="green"/>
        </w:rPr>
        <w:t>增量</w:t>
      </w:r>
      <w:r w:rsidR="000749C3" w:rsidRPr="00A3306E">
        <w:rPr>
          <w:rFonts w:ascii="Times New Roman" w:eastAsia="宋体" w:hAnsi="Times New Roman" w:cs="Times New Roman" w:hint="eastAsia"/>
          <w:szCs w:val="21"/>
          <w:highlight w:val="green"/>
        </w:rPr>
        <w:t>全球分布</w:t>
      </w:r>
      <w:r w:rsidR="00603E8D" w:rsidRPr="00A3306E">
        <w:rPr>
          <w:rFonts w:ascii="Times New Roman" w:eastAsia="宋体" w:hAnsi="Times New Roman" w:cs="Times New Roman" w:hint="eastAsia"/>
          <w:szCs w:val="21"/>
          <w:highlight w:val="green"/>
        </w:rPr>
        <w:t>，其中</w:t>
      </w:r>
      <w:r w:rsidR="00603E8D" w:rsidRPr="00A3306E">
        <w:rPr>
          <w:rFonts w:ascii="Times New Roman" w:eastAsia="宋体" w:hAnsi="Times New Roman" w:cs="Times New Roman"/>
          <w:szCs w:val="21"/>
          <w:highlight w:val="green"/>
        </w:rPr>
        <w:fldChar w:fldCharType="begin"/>
      </w:r>
      <w:r w:rsidR="00603E8D" w:rsidRPr="00A3306E">
        <w:rPr>
          <w:rFonts w:ascii="Times New Roman" w:eastAsia="宋体" w:hAnsi="Times New Roman" w:cs="Times New Roman"/>
          <w:szCs w:val="21"/>
          <w:highlight w:val="green"/>
        </w:rPr>
        <w:instrText xml:space="preserve"> REF _Ref83769730 \h  \* MERGEFORMAT </w:instrText>
      </w:r>
      <w:r w:rsidR="00603E8D" w:rsidRPr="00A3306E">
        <w:rPr>
          <w:rFonts w:ascii="Times New Roman" w:eastAsia="宋体" w:hAnsi="Times New Roman" w:cs="Times New Roman"/>
          <w:szCs w:val="21"/>
          <w:highlight w:val="green"/>
        </w:rPr>
      </w:r>
      <w:r w:rsidR="00603E8D" w:rsidRPr="00A3306E">
        <w:rPr>
          <w:rFonts w:ascii="Times New Roman" w:eastAsia="宋体" w:hAnsi="Times New Roman" w:cs="Times New Roman"/>
          <w:szCs w:val="21"/>
          <w:highlight w:val="green"/>
        </w:rPr>
        <w:fldChar w:fldCharType="separate"/>
      </w:r>
      <w:r w:rsidR="00AB4BEE" w:rsidRPr="00A3306E">
        <w:rPr>
          <w:rFonts w:ascii="Times New Roman" w:eastAsia="宋体" w:hAnsi="Times New Roman" w:cs="Times New Roman" w:hint="eastAsia"/>
          <w:szCs w:val="21"/>
          <w:highlight w:val="green"/>
        </w:rPr>
        <w:t>图</w:t>
      </w:r>
      <w:r w:rsidR="00AB4BEE" w:rsidRPr="00A3306E">
        <w:rPr>
          <w:rFonts w:ascii="Times New Roman" w:eastAsia="宋体" w:hAnsi="Times New Roman" w:cs="Times New Roman"/>
          <w:szCs w:val="21"/>
          <w:highlight w:val="green"/>
        </w:rPr>
        <w:t xml:space="preserve"> 12</w:t>
      </w:r>
      <w:r w:rsidR="00603E8D" w:rsidRPr="00A3306E">
        <w:rPr>
          <w:rFonts w:ascii="Times New Roman" w:eastAsia="宋体" w:hAnsi="Times New Roman" w:cs="Times New Roman"/>
          <w:szCs w:val="21"/>
          <w:highlight w:val="green"/>
        </w:rPr>
        <w:fldChar w:fldCharType="end"/>
      </w:r>
      <w:r w:rsidR="00603E8D" w:rsidRPr="00A3306E">
        <w:rPr>
          <w:rFonts w:ascii="Times New Roman" w:eastAsia="宋体" w:hAnsi="Times New Roman" w:cs="Times New Roman"/>
          <w:szCs w:val="21"/>
          <w:highlight w:val="green"/>
        </w:rPr>
        <w:t>a</w:t>
      </w:r>
      <w:r w:rsidR="00603E8D" w:rsidRPr="00A3306E">
        <w:rPr>
          <w:rFonts w:ascii="Times New Roman" w:eastAsia="宋体" w:hAnsi="Times New Roman" w:cs="Times New Roman" w:hint="eastAsia"/>
          <w:szCs w:val="21"/>
          <w:highlight w:val="green"/>
        </w:rPr>
        <w:t>与</w:t>
      </w:r>
      <w:r w:rsidR="00603E8D" w:rsidRPr="00A3306E">
        <w:rPr>
          <w:rFonts w:ascii="Times New Roman" w:eastAsia="宋体" w:hAnsi="Times New Roman" w:cs="Times New Roman"/>
          <w:szCs w:val="21"/>
          <w:highlight w:val="green"/>
        </w:rPr>
        <w:fldChar w:fldCharType="begin"/>
      </w:r>
      <w:r w:rsidR="00603E8D" w:rsidRPr="00A3306E">
        <w:rPr>
          <w:rFonts w:ascii="Times New Roman" w:eastAsia="宋体" w:hAnsi="Times New Roman" w:cs="Times New Roman"/>
          <w:szCs w:val="21"/>
          <w:highlight w:val="green"/>
        </w:rPr>
        <w:instrText xml:space="preserve"> REF _Ref83769730 \h  \* MERGEFORMAT </w:instrText>
      </w:r>
      <w:r w:rsidR="00603E8D" w:rsidRPr="00A3306E">
        <w:rPr>
          <w:rFonts w:ascii="Times New Roman" w:eastAsia="宋体" w:hAnsi="Times New Roman" w:cs="Times New Roman"/>
          <w:szCs w:val="21"/>
          <w:highlight w:val="green"/>
        </w:rPr>
      </w:r>
      <w:r w:rsidR="00603E8D" w:rsidRPr="00A3306E">
        <w:rPr>
          <w:rFonts w:ascii="Times New Roman" w:eastAsia="宋体" w:hAnsi="Times New Roman" w:cs="Times New Roman"/>
          <w:szCs w:val="21"/>
          <w:highlight w:val="green"/>
        </w:rPr>
        <w:fldChar w:fldCharType="separate"/>
      </w:r>
      <w:r w:rsidR="00AB4BEE" w:rsidRPr="00A3306E">
        <w:rPr>
          <w:rFonts w:ascii="Times New Roman" w:eastAsia="宋体" w:hAnsi="Times New Roman" w:cs="Times New Roman" w:hint="eastAsia"/>
          <w:szCs w:val="21"/>
          <w:highlight w:val="green"/>
        </w:rPr>
        <w:t>图</w:t>
      </w:r>
      <w:r w:rsidR="00AB4BEE" w:rsidRPr="00A3306E">
        <w:rPr>
          <w:rFonts w:ascii="Times New Roman" w:eastAsia="宋体" w:hAnsi="Times New Roman" w:cs="Times New Roman"/>
          <w:szCs w:val="21"/>
          <w:highlight w:val="green"/>
        </w:rPr>
        <w:t xml:space="preserve"> 12</w:t>
      </w:r>
      <w:r w:rsidR="00603E8D" w:rsidRPr="00A3306E">
        <w:rPr>
          <w:rFonts w:ascii="Times New Roman" w:eastAsia="宋体" w:hAnsi="Times New Roman" w:cs="Times New Roman"/>
          <w:szCs w:val="21"/>
          <w:highlight w:val="green"/>
        </w:rPr>
        <w:fldChar w:fldCharType="end"/>
      </w:r>
      <w:r w:rsidR="00603E8D" w:rsidRPr="00A3306E">
        <w:rPr>
          <w:rFonts w:ascii="Times New Roman" w:eastAsia="宋体" w:hAnsi="Times New Roman" w:cs="Times New Roman" w:hint="eastAsia"/>
          <w:szCs w:val="21"/>
          <w:highlight w:val="green"/>
        </w:rPr>
        <w:t>b</w:t>
      </w:r>
      <w:r w:rsidR="00603E8D" w:rsidRPr="00A3306E">
        <w:rPr>
          <w:rFonts w:ascii="Times New Roman" w:eastAsia="宋体" w:hAnsi="Times New Roman" w:cs="Times New Roman" w:hint="eastAsia"/>
          <w:szCs w:val="21"/>
          <w:highlight w:val="green"/>
        </w:rPr>
        <w:t>中较大的</w:t>
      </w:r>
      <w:r w:rsidR="00603E8D" w:rsidRPr="00A3306E">
        <w:rPr>
          <w:rFonts w:ascii="Times New Roman" w:eastAsia="宋体" w:hAnsi="Times New Roman" w:cs="Times New Roman" w:hint="eastAsia"/>
          <w:szCs w:val="21"/>
          <w:highlight w:val="green"/>
        </w:rPr>
        <w:t>T</w:t>
      </w:r>
      <w:r w:rsidR="00603E8D" w:rsidRPr="00A3306E">
        <w:rPr>
          <w:rFonts w:ascii="Times New Roman" w:eastAsia="宋体" w:hAnsi="Times New Roman" w:cs="Times New Roman"/>
          <w:szCs w:val="21"/>
          <w:highlight w:val="green"/>
        </w:rPr>
        <w:t>EC</w:t>
      </w:r>
      <w:r w:rsidR="00603E8D" w:rsidRPr="00A3306E">
        <w:rPr>
          <w:rFonts w:ascii="Times New Roman" w:eastAsia="宋体" w:hAnsi="Times New Roman" w:cs="Times New Roman" w:hint="eastAsia"/>
          <w:szCs w:val="21"/>
          <w:highlight w:val="green"/>
        </w:rPr>
        <w:t>增量分别位于南极附近与北极附近，</w:t>
      </w:r>
      <w:r w:rsidR="00603E8D" w:rsidRPr="00A3306E">
        <w:rPr>
          <w:rFonts w:ascii="Times New Roman" w:eastAsia="宋体" w:hAnsi="Times New Roman" w:cs="Times New Roman" w:hint="eastAsia"/>
          <w:highlight w:val="green"/>
        </w:rPr>
        <w:t>极区附近太阳对高空大气的照射</w:t>
      </w:r>
      <w:proofErr w:type="gramStart"/>
      <w:r w:rsidR="00603E8D" w:rsidRPr="00A3306E">
        <w:rPr>
          <w:rFonts w:ascii="Times New Roman" w:eastAsia="宋体" w:hAnsi="Times New Roman" w:cs="Times New Roman" w:hint="eastAsia"/>
          <w:highlight w:val="green"/>
        </w:rPr>
        <w:t>季变化</w:t>
      </w:r>
      <w:proofErr w:type="gramEnd"/>
      <w:r w:rsidR="00603E8D" w:rsidRPr="00A3306E">
        <w:rPr>
          <w:rFonts w:ascii="Times New Roman" w:eastAsia="宋体" w:hAnsi="Times New Roman" w:cs="Times New Roman" w:hint="eastAsia"/>
          <w:highlight w:val="green"/>
        </w:rPr>
        <w:t>明显</w:t>
      </w:r>
      <w:r w:rsidR="00F96D70" w:rsidRPr="00A3306E">
        <w:rPr>
          <w:rFonts w:ascii="Times New Roman" w:eastAsia="宋体" w:hAnsi="Times New Roman" w:cs="Times New Roman" w:hint="eastAsia"/>
          <w:szCs w:val="21"/>
          <w:highlight w:val="green"/>
        </w:rPr>
        <w:t>。</w:t>
      </w:r>
      <w:proofErr w:type="gramStart"/>
      <w:r w:rsidR="00843BBB" w:rsidRPr="00A3306E">
        <w:rPr>
          <w:rFonts w:ascii="Times New Roman" w:eastAsia="宋体" w:hAnsi="Times New Roman" w:cs="Times New Roman" w:hint="eastAsia"/>
          <w:highlight w:val="green"/>
        </w:rPr>
        <w:t>极昼区接受</w:t>
      </w:r>
      <w:proofErr w:type="gramEnd"/>
      <w:r w:rsidR="00843BBB" w:rsidRPr="00A3306E">
        <w:rPr>
          <w:rFonts w:ascii="Times New Roman" w:eastAsia="宋体" w:hAnsi="Times New Roman" w:cs="Times New Roman" w:hint="eastAsia"/>
          <w:highlight w:val="green"/>
        </w:rPr>
        <w:t>太阳光照时间最长，电离层</w:t>
      </w:r>
      <w:r w:rsidR="0032511B" w:rsidRPr="00A3306E">
        <w:rPr>
          <w:rFonts w:ascii="Times New Roman" w:eastAsia="宋体" w:hAnsi="Times New Roman" w:cs="Times New Roman" w:hint="eastAsia"/>
          <w:highlight w:val="green"/>
        </w:rPr>
        <w:t>F</w:t>
      </w:r>
      <w:r w:rsidR="0032511B" w:rsidRPr="00A3306E">
        <w:rPr>
          <w:rFonts w:ascii="Times New Roman" w:eastAsia="宋体" w:hAnsi="Times New Roman" w:cs="Times New Roman" w:hint="eastAsia"/>
          <w:highlight w:val="green"/>
        </w:rPr>
        <w:t>层</w:t>
      </w:r>
      <w:r w:rsidR="00843BBB" w:rsidRPr="00A3306E">
        <w:rPr>
          <w:rFonts w:ascii="Times New Roman" w:eastAsia="宋体" w:hAnsi="Times New Roman" w:cs="Times New Roman" w:hint="eastAsia"/>
          <w:highlight w:val="green"/>
        </w:rPr>
        <w:t>电子活动剧烈，</w:t>
      </w:r>
      <w:r w:rsidR="003A3745" w:rsidRPr="00A3306E">
        <w:rPr>
          <w:rFonts w:ascii="Times New Roman" w:eastAsia="宋体" w:hAnsi="Times New Roman" w:cs="Times New Roman" w:hint="eastAsia"/>
          <w:highlight w:val="green"/>
        </w:rPr>
        <w:t>该区域</w:t>
      </w:r>
      <w:r w:rsidR="00843BBB" w:rsidRPr="00A3306E">
        <w:rPr>
          <w:rFonts w:ascii="Times New Roman" w:eastAsia="宋体" w:hAnsi="Times New Roman" w:cs="Times New Roman" w:hint="eastAsia"/>
          <w:highlight w:val="green"/>
        </w:rPr>
        <w:t>T</w:t>
      </w:r>
      <w:r w:rsidR="00843BBB" w:rsidRPr="00A3306E">
        <w:rPr>
          <w:rFonts w:ascii="Times New Roman" w:eastAsia="宋体" w:hAnsi="Times New Roman" w:cs="Times New Roman"/>
          <w:highlight w:val="green"/>
        </w:rPr>
        <w:t>EC</w:t>
      </w:r>
      <w:r w:rsidR="00843BBB" w:rsidRPr="00A3306E">
        <w:rPr>
          <w:rFonts w:ascii="Times New Roman" w:eastAsia="宋体" w:hAnsi="Times New Roman" w:cs="Times New Roman" w:hint="eastAsia"/>
          <w:highlight w:val="green"/>
        </w:rPr>
        <w:t>增量振幅较大</w:t>
      </w:r>
      <w:r w:rsidR="007469A5" w:rsidRPr="00A3306E">
        <w:rPr>
          <w:rFonts w:ascii="Times New Roman" w:eastAsia="宋体" w:hAnsi="Times New Roman" w:cs="Times New Roman" w:hint="eastAsia"/>
          <w:highlight w:val="green"/>
        </w:rPr>
        <w:t>。同时，太阳粒子经常影响极区，极区附近</w:t>
      </w:r>
      <w:r w:rsidR="007469A5" w:rsidRPr="00A3306E">
        <w:rPr>
          <w:rFonts w:ascii="Times New Roman" w:eastAsia="宋体" w:hAnsi="Times New Roman" w:cs="Times New Roman" w:hint="eastAsia"/>
          <w:highlight w:val="green"/>
        </w:rPr>
        <w:t>T</w:t>
      </w:r>
      <w:r w:rsidR="007469A5" w:rsidRPr="00A3306E">
        <w:rPr>
          <w:rFonts w:ascii="Times New Roman" w:eastAsia="宋体" w:hAnsi="Times New Roman" w:cs="Times New Roman"/>
          <w:highlight w:val="green"/>
        </w:rPr>
        <w:t>EC</w:t>
      </w:r>
      <w:r w:rsidR="007469A5" w:rsidRPr="00A3306E">
        <w:rPr>
          <w:rFonts w:ascii="Times New Roman" w:eastAsia="宋体" w:hAnsi="Times New Roman" w:cs="Times New Roman" w:hint="eastAsia"/>
          <w:highlight w:val="green"/>
        </w:rPr>
        <w:t>增量较中纬度地区变化明显</w:t>
      </w:r>
      <w:r w:rsidR="00DF146C" w:rsidRPr="00A3306E">
        <w:rPr>
          <w:rFonts w:ascii="Times New Roman" w:eastAsia="宋体" w:hAnsi="Times New Roman" w:cs="Times New Roman"/>
          <w:highlight w:val="green"/>
        </w:rPr>
        <w:fldChar w:fldCharType="begin"/>
      </w:r>
      <w:r w:rsidR="005C6BBB" w:rsidRPr="00A3306E">
        <w:rPr>
          <w:rFonts w:ascii="Times New Roman" w:eastAsia="宋体" w:hAnsi="Times New Roman" w:cs="Times New Roman" w:hint="eastAsia"/>
          <w:highlight w:val="green"/>
        </w:rPr>
        <w:instrText xml:space="preserve"> ADDIN ZOTERO_ITEM CSL_CITATION {"citationID":"WsmmOlIF","properties":{"formattedCitation":"(\\uc0\\u21776{}\\uc0\\u23384{}\\uc0\\u29723{}\\uc0\\u160{}\\uc0\\u31561{}, 1999)","plainCitation":"(</w:instrText>
      </w:r>
      <w:r w:rsidR="005C6BBB" w:rsidRPr="00A3306E">
        <w:rPr>
          <w:rFonts w:ascii="Times New Roman" w:eastAsia="宋体" w:hAnsi="Times New Roman" w:cs="Times New Roman" w:hint="eastAsia"/>
          <w:highlight w:val="green"/>
        </w:rPr>
        <w:instrText>唐存琛</w:instrText>
      </w:r>
      <w:r w:rsidR="005C6BBB" w:rsidRPr="00A3306E">
        <w:rPr>
          <w:rFonts w:ascii="Times New Roman" w:eastAsia="宋体" w:hAnsi="Times New Roman" w:cs="Times New Roman" w:hint="eastAsia"/>
          <w:highlight w:val="green"/>
        </w:rPr>
        <w:instrText> </w:instrText>
      </w:r>
      <w:r w:rsidR="005C6BBB" w:rsidRPr="00A3306E">
        <w:rPr>
          <w:rFonts w:ascii="Times New Roman" w:eastAsia="宋体" w:hAnsi="Times New Roman" w:cs="Times New Roman" w:hint="eastAsia"/>
          <w:highlight w:val="green"/>
        </w:rPr>
        <w:instrText>等</w:instrText>
      </w:r>
      <w:r w:rsidR="005C6BBB" w:rsidRPr="00A3306E">
        <w:rPr>
          <w:rFonts w:ascii="Times New Roman" w:eastAsia="宋体" w:hAnsi="Times New Roman" w:cs="Times New Roman" w:hint="eastAsia"/>
          <w:highlight w:val="green"/>
        </w:rPr>
        <w:instrText>, 1999)","noteIndex":0},"citationItems":[{"id":311,"uris":["http://zotero.org/users/6467040/items/EI8YTF2L"],"uri":["http://zotero.org/users/6467040/items/EI8YTF2L"],"itemData":{"id":311,"type":"book","abstract":"</w:instrText>
      </w:r>
      <w:r w:rsidR="005C6BBB" w:rsidRPr="00A3306E">
        <w:rPr>
          <w:rFonts w:ascii="Times New Roman" w:eastAsia="宋体" w:hAnsi="Times New Roman" w:cs="Times New Roman" w:hint="eastAsia"/>
          <w:highlight w:val="green"/>
        </w:rPr>
        <w:instrText>武汉大学本科生系列教材</w:instrText>
      </w:r>
      <w:r w:rsidR="005C6BBB" w:rsidRPr="00A3306E">
        <w:rPr>
          <w:rFonts w:ascii="Times New Roman" w:eastAsia="宋体" w:hAnsi="Times New Roman" w:cs="Times New Roman" w:hint="eastAsia"/>
          <w:highlight w:val="green"/>
        </w:rPr>
        <w:instrText>","ISBN":"978-7-307-02672-8","language":"zh","note":"Google-Books-ID: hFC8AQAACAAJ","number-of-pages":"443","publisher":"</w:instrText>
      </w:r>
      <w:r w:rsidR="005C6BBB" w:rsidRPr="00A3306E">
        <w:rPr>
          <w:rFonts w:ascii="Times New Roman" w:eastAsia="宋体" w:hAnsi="Times New Roman" w:cs="Times New Roman" w:hint="eastAsia"/>
          <w:highlight w:val="green"/>
        </w:rPr>
        <w:instrText>武汉大学出版社</w:instrText>
      </w:r>
      <w:r w:rsidR="005C6BBB" w:rsidRPr="00A3306E">
        <w:rPr>
          <w:rFonts w:ascii="Times New Roman" w:eastAsia="宋体" w:hAnsi="Times New Roman" w:cs="Times New Roman" w:hint="eastAsia"/>
          <w:highlight w:val="green"/>
        </w:rPr>
        <w:instrText>","source":"Google Books","title":"</w:instrText>
      </w:r>
      <w:r w:rsidR="005C6BBB" w:rsidRPr="00A3306E">
        <w:rPr>
          <w:rFonts w:ascii="Times New Roman" w:eastAsia="宋体" w:hAnsi="Times New Roman" w:cs="Times New Roman" w:hint="eastAsia"/>
          <w:highlight w:val="green"/>
        </w:rPr>
        <w:instrText>电离层物理概论</w:instrText>
      </w:r>
      <w:r w:rsidR="005C6BBB" w:rsidRPr="00A3306E">
        <w:rPr>
          <w:rFonts w:ascii="Times New Roman" w:eastAsia="宋体" w:hAnsi="Times New Roman" w:cs="Times New Roman" w:hint="eastAsia"/>
          <w:highlight w:val="green"/>
        </w:rPr>
        <w:instrText>","author":[{"family":"</w:instrText>
      </w:r>
      <w:r w:rsidR="005C6BBB" w:rsidRPr="00A3306E">
        <w:rPr>
          <w:rFonts w:ascii="Times New Roman" w:eastAsia="宋体" w:hAnsi="Times New Roman" w:cs="Times New Roman" w:hint="eastAsia"/>
          <w:highlight w:val="green"/>
        </w:rPr>
        <w:instrText>唐存琛</w:instrText>
      </w:r>
      <w:r w:rsidR="005C6BBB" w:rsidRPr="00A3306E">
        <w:rPr>
          <w:rFonts w:ascii="Times New Roman" w:eastAsia="宋体" w:hAnsi="Times New Roman" w:cs="Times New Roman" w:hint="eastAsia"/>
          <w:highlight w:val="green"/>
        </w:rPr>
        <w:instrText>","given":""},{"family":"</w:instrText>
      </w:r>
      <w:r w:rsidR="005C6BBB" w:rsidRPr="00A3306E">
        <w:rPr>
          <w:rFonts w:ascii="Times New Roman" w:eastAsia="宋体" w:hAnsi="Times New Roman" w:cs="Times New Roman" w:hint="eastAsia"/>
          <w:highlight w:val="green"/>
        </w:rPr>
        <w:instrText>熊年禄</w:instrText>
      </w:r>
      <w:r w:rsidR="005C6BBB" w:rsidRPr="00A3306E">
        <w:rPr>
          <w:rFonts w:ascii="Times New Roman" w:eastAsia="宋体" w:hAnsi="Times New Roman" w:cs="Times New Roman" w:hint="eastAsia"/>
          <w:highlight w:val="green"/>
        </w:rPr>
        <w:instrText>","given":""}],"issued":{"date-parts":[["1999"]]}}}],"schema":"https://github.com/citation-style-language/schema/raw/ma</w:instrText>
      </w:r>
      <w:r w:rsidR="005C6BBB" w:rsidRPr="00A3306E">
        <w:rPr>
          <w:rFonts w:ascii="Times New Roman" w:eastAsia="宋体" w:hAnsi="Times New Roman" w:cs="Times New Roman"/>
          <w:highlight w:val="green"/>
        </w:rPr>
        <w:instrText xml:space="preserve">ster/csl-citation.json"} </w:instrText>
      </w:r>
      <w:r w:rsidR="00DF146C" w:rsidRPr="00A3306E">
        <w:rPr>
          <w:rFonts w:ascii="Times New Roman" w:eastAsia="宋体" w:hAnsi="Times New Roman" w:cs="Times New Roman"/>
          <w:highlight w:val="green"/>
        </w:rPr>
        <w:fldChar w:fldCharType="separate"/>
      </w:r>
      <w:r w:rsidR="005C6BBB" w:rsidRPr="00A3306E">
        <w:rPr>
          <w:rFonts w:ascii="Times New Roman" w:eastAsia="宋体" w:hAnsi="Times New Roman" w:cs="Times New Roman"/>
          <w:kern w:val="0"/>
          <w:szCs w:val="24"/>
          <w:highlight w:val="green"/>
        </w:rPr>
        <w:t>(</w:t>
      </w:r>
      <w:r w:rsidR="005C6BBB" w:rsidRPr="00A3306E">
        <w:rPr>
          <w:rFonts w:ascii="Times New Roman" w:eastAsia="宋体" w:hAnsi="Times New Roman" w:cs="Times New Roman"/>
          <w:kern w:val="0"/>
          <w:szCs w:val="24"/>
          <w:highlight w:val="green"/>
        </w:rPr>
        <w:t>唐存琛</w:t>
      </w:r>
      <w:r w:rsidR="005C6BBB" w:rsidRPr="00A3306E">
        <w:rPr>
          <w:rFonts w:ascii="Times New Roman" w:eastAsia="宋体" w:hAnsi="Times New Roman" w:cs="Times New Roman"/>
          <w:kern w:val="0"/>
          <w:szCs w:val="24"/>
          <w:highlight w:val="green"/>
        </w:rPr>
        <w:t> </w:t>
      </w:r>
      <w:r w:rsidR="005C6BBB" w:rsidRPr="00A3306E">
        <w:rPr>
          <w:rFonts w:ascii="Times New Roman" w:eastAsia="宋体" w:hAnsi="Times New Roman" w:cs="Times New Roman"/>
          <w:kern w:val="0"/>
          <w:szCs w:val="24"/>
          <w:highlight w:val="green"/>
        </w:rPr>
        <w:t>等</w:t>
      </w:r>
      <w:r w:rsidR="005C6BBB" w:rsidRPr="00A3306E">
        <w:rPr>
          <w:rFonts w:ascii="Times New Roman" w:eastAsia="宋体" w:hAnsi="Times New Roman" w:cs="Times New Roman"/>
          <w:kern w:val="0"/>
          <w:szCs w:val="24"/>
          <w:highlight w:val="green"/>
        </w:rPr>
        <w:t>, 1999)</w:t>
      </w:r>
      <w:r w:rsidR="00DF146C" w:rsidRPr="00A3306E">
        <w:rPr>
          <w:rFonts w:ascii="Times New Roman" w:eastAsia="宋体" w:hAnsi="Times New Roman" w:cs="Times New Roman"/>
          <w:highlight w:val="green"/>
        </w:rPr>
        <w:fldChar w:fldCharType="end"/>
      </w:r>
      <w:r w:rsidR="00AC7962" w:rsidRPr="00A3306E">
        <w:rPr>
          <w:rFonts w:ascii="Times New Roman" w:eastAsia="宋体" w:hAnsi="Times New Roman" w:cs="Times New Roman" w:hint="eastAsia"/>
          <w:highlight w:val="green"/>
        </w:rPr>
        <w:t>，表明本文首次利用</w:t>
      </w:r>
      <w:r w:rsidR="00985478" w:rsidRPr="00A3306E">
        <w:rPr>
          <w:rFonts w:ascii="Times New Roman" w:eastAsia="宋体" w:hAnsi="Times New Roman" w:cs="Times New Roman" w:hint="eastAsia"/>
          <w:highlight w:val="green"/>
        </w:rPr>
        <w:t>GFO</w:t>
      </w:r>
      <w:r w:rsidR="00AC7962" w:rsidRPr="00A3306E">
        <w:rPr>
          <w:rFonts w:ascii="Times New Roman" w:eastAsia="宋体" w:hAnsi="Times New Roman" w:cs="Times New Roman" w:hint="eastAsia"/>
          <w:highlight w:val="green"/>
        </w:rPr>
        <w:t>实测</w:t>
      </w:r>
      <w:r w:rsidR="00AC7962" w:rsidRPr="00A3306E">
        <w:rPr>
          <w:rFonts w:ascii="Times New Roman" w:eastAsia="宋体" w:hAnsi="Times New Roman" w:cs="Times New Roman" w:hint="eastAsia"/>
          <w:highlight w:val="green"/>
        </w:rPr>
        <w:t>K</w:t>
      </w:r>
      <w:r w:rsidR="00AC7962" w:rsidRPr="00A3306E">
        <w:rPr>
          <w:rFonts w:ascii="Times New Roman" w:eastAsia="宋体" w:hAnsi="Times New Roman" w:cs="Times New Roman"/>
          <w:highlight w:val="green"/>
        </w:rPr>
        <w:t>BR</w:t>
      </w:r>
      <w:r w:rsidR="00AC7962" w:rsidRPr="00A3306E">
        <w:rPr>
          <w:rFonts w:ascii="Times New Roman" w:eastAsia="宋体" w:hAnsi="Times New Roman" w:cs="Times New Roman" w:hint="eastAsia"/>
          <w:highlight w:val="green"/>
        </w:rPr>
        <w:t>数据验证</w:t>
      </w:r>
      <w:r w:rsidR="00AC7962" w:rsidRPr="00A3306E">
        <w:rPr>
          <w:rFonts w:ascii="Times New Roman" w:eastAsia="宋体" w:hAnsi="Times New Roman" w:cs="Times New Roman" w:hint="eastAsia"/>
          <w:highlight w:val="green"/>
        </w:rPr>
        <w:t>T</w:t>
      </w:r>
      <w:r w:rsidR="00AC7962" w:rsidRPr="00A3306E">
        <w:rPr>
          <w:rFonts w:ascii="Times New Roman" w:eastAsia="宋体" w:hAnsi="Times New Roman" w:cs="Times New Roman"/>
          <w:highlight w:val="green"/>
        </w:rPr>
        <w:t>EC</w:t>
      </w:r>
      <w:r w:rsidR="00AC7962" w:rsidRPr="00A3306E">
        <w:rPr>
          <w:rFonts w:ascii="Times New Roman" w:eastAsia="宋体" w:hAnsi="Times New Roman" w:cs="Times New Roman" w:hint="eastAsia"/>
          <w:highlight w:val="green"/>
        </w:rPr>
        <w:t>全球分布与季变化</w:t>
      </w:r>
      <w:r w:rsidR="007469A5" w:rsidRPr="00A3306E">
        <w:rPr>
          <w:rFonts w:ascii="Times New Roman" w:eastAsia="宋体" w:hAnsi="Times New Roman" w:cs="Times New Roman" w:hint="eastAsia"/>
          <w:highlight w:val="green"/>
        </w:rPr>
        <w:t>。</w:t>
      </w:r>
    </w:p>
    <w:p w14:paraId="1E7D213A" w14:textId="0968AFC8" w:rsidR="002C0B02" w:rsidRPr="00A3306E" w:rsidRDefault="00E75279" w:rsidP="00544E64">
      <w:pPr>
        <w:adjustRightInd w:val="0"/>
        <w:snapToGrid w:val="0"/>
        <w:spacing w:line="360" w:lineRule="auto"/>
        <w:jc w:val="center"/>
        <w:rPr>
          <w:rFonts w:ascii="Times New Roman" w:eastAsia="宋体" w:hAnsi="Times New Roman" w:cs="Times New Roman"/>
        </w:rPr>
      </w:pPr>
      <w:r w:rsidRPr="00A3306E">
        <w:rPr>
          <w:rFonts w:ascii="Times New Roman" w:eastAsia="宋体" w:hAnsi="Times New Roman"/>
          <w:noProof/>
        </w:rPr>
        <w:lastRenderedPageBreak/>
        <w:drawing>
          <wp:inline distT="0" distB="0" distL="0" distR="0" wp14:anchorId="11B1C985" wp14:editId="7FA43D40">
            <wp:extent cx="5274310" cy="1612265"/>
            <wp:effectExtent l="0" t="0" r="2540" b="6985"/>
            <wp:docPr id="36" name="图片 36" descr="图片包含 游戏机, 围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片包含 游戏机, 围栏&#10;&#10;描述已自动生成"/>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5274310" cy="1612265"/>
                    </a:xfrm>
                    <a:prstGeom prst="rect">
                      <a:avLst/>
                    </a:prstGeom>
                    <a:noFill/>
                    <a:ln>
                      <a:noFill/>
                    </a:ln>
                  </pic:spPr>
                </pic:pic>
              </a:graphicData>
            </a:graphic>
          </wp:inline>
        </w:drawing>
      </w:r>
    </w:p>
    <w:p w14:paraId="3D806AA2" w14:textId="56968F87" w:rsidR="0013317B" w:rsidRPr="00A3306E" w:rsidRDefault="0013317B" w:rsidP="00544E64">
      <w:pPr>
        <w:adjustRightInd w:val="0"/>
        <w:snapToGrid w:val="0"/>
        <w:spacing w:line="360" w:lineRule="auto"/>
        <w:jc w:val="center"/>
        <w:rPr>
          <w:rFonts w:ascii="Times New Roman" w:eastAsia="宋体" w:hAnsi="Times New Roman" w:cs="Times New Roman"/>
          <w:sz w:val="16"/>
          <w:szCs w:val="16"/>
        </w:rPr>
      </w:pPr>
      <w:bookmarkStart w:id="183" w:name="_Ref83757038"/>
      <w:r w:rsidRPr="00A3306E">
        <w:rPr>
          <w:rFonts w:ascii="Times New Roman" w:eastAsia="宋体" w:hAnsi="Times New Roman" w:cs="Times New Roman"/>
          <w:sz w:val="16"/>
          <w:szCs w:val="16"/>
        </w:rPr>
        <w:t>图</w:t>
      </w:r>
      <w:r w:rsidRPr="00A3306E">
        <w:rPr>
          <w:rFonts w:ascii="Times New Roman" w:eastAsia="宋体" w:hAnsi="Times New Roman" w:cs="Times New Roman"/>
          <w:sz w:val="16"/>
          <w:szCs w:val="16"/>
        </w:rPr>
        <w:t xml:space="preserve"> </w:t>
      </w:r>
      <w:r w:rsidRPr="00A3306E">
        <w:rPr>
          <w:rFonts w:ascii="Times New Roman" w:eastAsia="宋体" w:hAnsi="Times New Roman" w:cs="Times New Roman"/>
          <w:sz w:val="16"/>
          <w:szCs w:val="16"/>
        </w:rPr>
        <w:fldChar w:fldCharType="begin"/>
      </w:r>
      <w:r w:rsidRPr="00A3306E">
        <w:rPr>
          <w:rFonts w:ascii="Times New Roman" w:eastAsia="宋体" w:hAnsi="Times New Roman" w:cs="Times New Roman"/>
          <w:sz w:val="16"/>
          <w:szCs w:val="16"/>
        </w:rPr>
        <w:instrText xml:space="preserve"> SEQ </w:instrText>
      </w:r>
      <w:r w:rsidRPr="00A3306E">
        <w:rPr>
          <w:rFonts w:ascii="Times New Roman" w:eastAsia="宋体" w:hAnsi="Times New Roman" w:cs="Times New Roman"/>
          <w:sz w:val="16"/>
          <w:szCs w:val="16"/>
        </w:rPr>
        <w:instrText>图</w:instrText>
      </w:r>
      <w:r w:rsidRPr="00A3306E">
        <w:rPr>
          <w:rFonts w:ascii="Times New Roman" w:eastAsia="宋体" w:hAnsi="Times New Roman" w:cs="Times New Roman"/>
          <w:sz w:val="16"/>
          <w:szCs w:val="16"/>
        </w:rPr>
        <w:instrText xml:space="preserve"> \* ARABIC </w:instrText>
      </w:r>
      <w:r w:rsidRPr="00A3306E">
        <w:rPr>
          <w:rFonts w:ascii="Times New Roman" w:eastAsia="宋体" w:hAnsi="Times New Roman" w:cs="Times New Roman"/>
          <w:sz w:val="16"/>
          <w:szCs w:val="16"/>
        </w:rPr>
        <w:fldChar w:fldCharType="separate"/>
      </w:r>
      <w:r w:rsidR="00AB4BEE" w:rsidRPr="00A3306E">
        <w:rPr>
          <w:rFonts w:ascii="Times New Roman" w:eastAsia="宋体" w:hAnsi="Times New Roman" w:cs="Times New Roman"/>
          <w:noProof/>
          <w:sz w:val="16"/>
          <w:szCs w:val="16"/>
        </w:rPr>
        <w:t>11</w:t>
      </w:r>
      <w:r w:rsidRPr="00A3306E">
        <w:rPr>
          <w:rFonts w:ascii="Times New Roman" w:eastAsia="宋体" w:hAnsi="Times New Roman" w:cs="Times New Roman"/>
          <w:sz w:val="16"/>
          <w:szCs w:val="16"/>
        </w:rPr>
        <w:fldChar w:fldCharType="end"/>
      </w:r>
      <w:bookmarkEnd w:id="183"/>
      <w:r w:rsidR="00E75279" w:rsidRPr="00A3306E">
        <w:rPr>
          <w:rFonts w:ascii="Times New Roman" w:eastAsia="宋体" w:hAnsi="Times New Roman" w:cs="Times New Roman"/>
          <w:sz w:val="16"/>
          <w:szCs w:val="16"/>
        </w:rPr>
        <w:t xml:space="preserve"> </w:t>
      </w:r>
      <w:r w:rsidR="00DD5467" w:rsidRPr="00A3306E">
        <w:rPr>
          <w:rFonts w:ascii="Times New Roman" w:eastAsia="宋体" w:hAnsi="Times New Roman" w:cs="Times New Roman"/>
          <w:sz w:val="16"/>
          <w:szCs w:val="16"/>
        </w:rPr>
        <w:t>0.04-0.08Hz</w:t>
      </w:r>
      <w:r w:rsidR="00DD5467" w:rsidRPr="00A3306E">
        <w:rPr>
          <w:rFonts w:ascii="Times New Roman" w:eastAsia="宋体" w:hAnsi="Times New Roman" w:cs="Times New Roman"/>
          <w:sz w:val="16"/>
          <w:szCs w:val="16"/>
        </w:rPr>
        <w:t>分量</w:t>
      </w:r>
      <w:r w:rsidR="005355B0" w:rsidRPr="00A3306E">
        <w:rPr>
          <w:rFonts w:ascii="Times New Roman" w:eastAsia="宋体" w:hAnsi="Times New Roman" w:cs="Times New Roman"/>
          <w:sz w:val="16"/>
          <w:szCs w:val="16"/>
        </w:rPr>
        <w:t>水平电子数增量</w:t>
      </w:r>
      <w:r w:rsidR="00E75279" w:rsidRPr="00A3306E">
        <w:rPr>
          <w:rFonts w:ascii="Times New Roman" w:eastAsia="宋体" w:hAnsi="Times New Roman" w:cs="Times New Roman" w:hint="eastAsia"/>
          <w:sz w:val="16"/>
          <w:szCs w:val="16"/>
        </w:rPr>
        <w:t xml:space="preserve"> </w:t>
      </w:r>
      <w:r w:rsidR="00E75279" w:rsidRPr="00A3306E">
        <w:rPr>
          <w:rFonts w:ascii="Times New Roman" w:eastAsia="宋体" w:hAnsi="Times New Roman" w:cs="Times New Roman"/>
          <w:sz w:val="16"/>
          <w:szCs w:val="16"/>
        </w:rPr>
        <w:t>(a) 2018</w:t>
      </w:r>
      <w:r w:rsidR="00E75279" w:rsidRPr="00A3306E">
        <w:rPr>
          <w:rFonts w:ascii="Times New Roman" w:eastAsia="宋体" w:hAnsi="Times New Roman" w:cs="Times New Roman" w:hint="eastAsia"/>
          <w:sz w:val="16"/>
          <w:szCs w:val="16"/>
        </w:rPr>
        <w:t>年</w:t>
      </w:r>
      <w:r w:rsidR="00E75279" w:rsidRPr="00A3306E">
        <w:rPr>
          <w:rFonts w:ascii="Times New Roman" w:eastAsia="宋体" w:hAnsi="Times New Roman" w:cs="Times New Roman" w:hint="eastAsia"/>
          <w:sz w:val="16"/>
          <w:szCs w:val="16"/>
        </w:rPr>
        <w:t>1</w:t>
      </w:r>
      <w:r w:rsidR="00E75279" w:rsidRPr="00A3306E">
        <w:rPr>
          <w:rFonts w:ascii="Times New Roman" w:eastAsia="宋体" w:hAnsi="Times New Roman" w:cs="Times New Roman"/>
          <w:sz w:val="16"/>
          <w:szCs w:val="16"/>
        </w:rPr>
        <w:t>2</w:t>
      </w:r>
      <w:r w:rsidR="00E75279" w:rsidRPr="00A3306E">
        <w:rPr>
          <w:rFonts w:ascii="Times New Roman" w:eastAsia="宋体" w:hAnsi="Times New Roman" w:cs="Times New Roman" w:hint="eastAsia"/>
          <w:sz w:val="16"/>
          <w:szCs w:val="16"/>
        </w:rPr>
        <w:t>月</w:t>
      </w:r>
      <w:r w:rsidR="00E75279" w:rsidRPr="00A3306E">
        <w:rPr>
          <w:rFonts w:ascii="Times New Roman" w:eastAsia="宋体" w:hAnsi="Times New Roman" w:cs="Times New Roman" w:hint="eastAsia"/>
          <w:sz w:val="16"/>
          <w:szCs w:val="16"/>
        </w:rPr>
        <w:t>2</w:t>
      </w:r>
      <w:r w:rsidR="00E75279" w:rsidRPr="00A3306E">
        <w:rPr>
          <w:rFonts w:ascii="Times New Roman" w:eastAsia="宋体" w:hAnsi="Times New Roman" w:cs="Times New Roman"/>
          <w:sz w:val="16"/>
          <w:szCs w:val="16"/>
        </w:rPr>
        <w:t>2</w:t>
      </w:r>
      <w:r w:rsidR="00E75279" w:rsidRPr="00A3306E">
        <w:rPr>
          <w:rFonts w:ascii="Times New Roman" w:eastAsia="宋体" w:hAnsi="Times New Roman" w:cs="Times New Roman" w:hint="eastAsia"/>
          <w:sz w:val="16"/>
          <w:szCs w:val="16"/>
        </w:rPr>
        <w:t>日</w:t>
      </w:r>
      <w:r w:rsidR="00E75279" w:rsidRPr="00A3306E">
        <w:rPr>
          <w:rFonts w:ascii="Times New Roman" w:eastAsia="宋体" w:hAnsi="Times New Roman" w:cs="Times New Roman" w:hint="eastAsia"/>
          <w:sz w:val="16"/>
          <w:szCs w:val="16"/>
        </w:rPr>
        <w:t xml:space="preserve"> </w:t>
      </w:r>
      <w:r w:rsidR="00E75279" w:rsidRPr="00A3306E">
        <w:rPr>
          <w:rFonts w:ascii="Times New Roman" w:eastAsia="宋体" w:hAnsi="Times New Roman" w:cs="Times New Roman"/>
          <w:sz w:val="16"/>
          <w:szCs w:val="16"/>
        </w:rPr>
        <w:t>(b) 2019</w:t>
      </w:r>
      <w:r w:rsidR="00E75279" w:rsidRPr="00A3306E">
        <w:rPr>
          <w:rFonts w:ascii="Times New Roman" w:eastAsia="宋体" w:hAnsi="Times New Roman" w:cs="Times New Roman" w:hint="eastAsia"/>
          <w:sz w:val="16"/>
          <w:szCs w:val="16"/>
        </w:rPr>
        <w:t>年</w:t>
      </w:r>
      <w:r w:rsidR="00E75279" w:rsidRPr="00A3306E">
        <w:rPr>
          <w:rFonts w:ascii="Times New Roman" w:eastAsia="宋体" w:hAnsi="Times New Roman" w:cs="Times New Roman" w:hint="eastAsia"/>
          <w:sz w:val="16"/>
          <w:szCs w:val="16"/>
        </w:rPr>
        <w:t>6</w:t>
      </w:r>
      <w:r w:rsidR="00E75279" w:rsidRPr="00A3306E">
        <w:rPr>
          <w:rFonts w:ascii="Times New Roman" w:eastAsia="宋体" w:hAnsi="Times New Roman" w:cs="Times New Roman" w:hint="eastAsia"/>
          <w:sz w:val="16"/>
          <w:szCs w:val="16"/>
        </w:rPr>
        <w:t>月</w:t>
      </w:r>
      <w:r w:rsidR="00E75279" w:rsidRPr="00A3306E">
        <w:rPr>
          <w:rFonts w:ascii="Times New Roman" w:eastAsia="宋体" w:hAnsi="Times New Roman" w:cs="Times New Roman" w:hint="eastAsia"/>
          <w:sz w:val="16"/>
          <w:szCs w:val="16"/>
        </w:rPr>
        <w:t>2</w:t>
      </w:r>
      <w:r w:rsidR="00E75279" w:rsidRPr="00A3306E">
        <w:rPr>
          <w:rFonts w:ascii="Times New Roman" w:eastAsia="宋体" w:hAnsi="Times New Roman" w:cs="Times New Roman"/>
          <w:sz w:val="16"/>
          <w:szCs w:val="16"/>
        </w:rPr>
        <w:t>2</w:t>
      </w:r>
      <w:r w:rsidR="00E75279" w:rsidRPr="00A3306E">
        <w:rPr>
          <w:rFonts w:ascii="Times New Roman" w:eastAsia="宋体" w:hAnsi="Times New Roman" w:cs="Times New Roman" w:hint="eastAsia"/>
          <w:sz w:val="16"/>
          <w:szCs w:val="16"/>
        </w:rPr>
        <w:t>日</w:t>
      </w:r>
    </w:p>
    <w:p w14:paraId="58548508" w14:textId="36803E76" w:rsidR="0013317B" w:rsidRPr="00A3306E" w:rsidRDefault="00957E77" w:rsidP="00467E54">
      <w:pPr>
        <w:adjustRightInd w:val="0"/>
        <w:snapToGrid w:val="0"/>
        <w:spacing w:line="360" w:lineRule="auto"/>
        <w:jc w:val="center"/>
        <w:rPr>
          <w:rFonts w:ascii="Times New Roman" w:eastAsia="宋体" w:hAnsi="Times New Roman" w:cs="Times New Roman"/>
          <w:sz w:val="16"/>
          <w:szCs w:val="16"/>
        </w:rPr>
      </w:pPr>
      <w:r w:rsidRPr="00A3306E">
        <w:rPr>
          <w:rFonts w:ascii="Times New Roman" w:eastAsia="宋体" w:hAnsi="Times New Roman" w:cs="Times New Roman"/>
          <w:sz w:val="16"/>
          <w:szCs w:val="16"/>
        </w:rPr>
        <w:t xml:space="preserve">Figure </w:t>
      </w:r>
      <w:r w:rsidRPr="00A3306E">
        <w:rPr>
          <w:rFonts w:ascii="Times New Roman" w:eastAsia="宋体" w:hAnsi="Times New Roman" w:cs="Times New Roman"/>
          <w:sz w:val="16"/>
          <w:szCs w:val="16"/>
        </w:rPr>
        <w:fldChar w:fldCharType="begin"/>
      </w:r>
      <w:r w:rsidRPr="00A3306E">
        <w:rPr>
          <w:rFonts w:ascii="Times New Roman" w:eastAsia="宋体" w:hAnsi="Times New Roman" w:cs="Times New Roman"/>
          <w:sz w:val="16"/>
          <w:szCs w:val="16"/>
        </w:rPr>
        <w:instrText xml:space="preserve"> SEQ Figure \* ARABIC </w:instrText>
      </w:r>
      <w:r w:rsidRPr="00A3306E">
        <w:rPr>
          <w:rFonts w:ascii="Times New Roman" w:eastAsia="宋体" w:hAnsi="Times New Roman" w:cs="Times New Roman"/>
          <w:sz w:val="16"/>
          <w:szCs w:val="16"/>
        </w:rPr>
        <w:fldChar w:fldCharType="separate"/>
      </w:r>
      <w:r w:rsidR="00AB4BEE" w:rsidRPr="00A3306E">
        <w:rPr>
          <w:rFonts w:ascii="Times New Roman" w:eastAsia="宋体" w:hAnsi="Times New Roman" w:cs="Times New Roman"/>
          <w:noProof/>
          <w:sz w:val="16"/>
          <w:szCs w:val="16"/>
        </w:rPr>
        <w:t>11</w:t>
      </w:r>
      <w:r w:rsidRPr="00A3306E">
        <w:rPr>
          <w:rFonts w:ascii="Times New Roman" w:eastAsia="宋体" w:hAnsi="Times New Roman" w:cs="Times New Roman"/>
          <w:sz w:val="16"/>
          <w:szCs w:val="16"/>
        </w:rPr>
        <w:fldChar w:fldCharType="end"/>
      </w:r>
      <w:r w:rsidRPr="00A3306E">
        <w:rPr>
          <w:rFonts w:ascii="Times New Roman" w:eastAsia="宋体" w:hAnsi="Times New Roman" w:cs="Times New Roman"/>
          <w:sz w:val="16"/>
          <w:szCs w:val="16"/>
        </w:rPr>
        <w:t xml:space="preserve"> </w:t>
      </w:r>
      <w:r w:rsidR="00DD5467" w:rsidRPr="00A3306E">
        <w:rPr>
          <w:rFonts w:ascii="Times New Roman" w:eastAsia="宋体" w:hAnsi="Times New Roman" w:cs="Times New Roman"/>
          <w:sz w:val="16"/>
          <w:szCs w:val="16"/>
        </w:rPr>
        <w:t xml:space="preserve">Component of </w:t>
      </w:r>
      <w:r w:rsidR="00B773A6" w:rsidRPr="00A3306E">
        <w:rPr>
          <w:rFonts w:ascii="Times New Roman" w:eastAsia="宋体" w:hAnsi="Times New Roman" w:cs="Times New Roman"/>
          <w:sz w:val="16"/>
          <w:szCs w:val="16"/>
        </w:rPr>
        <w:t xml:space="preserve">TEC </w:t>
      </w:r>
      <w:r w:rsidR="00DD5467" w:rsidRPr="00A3306E">
        <w:rPr>
          <w:rFonts w:ascii="Times New Roman" w:eastAsia="宋体" w:hAnsi="Times New Roman" w:cs="Times New Roman"/>
          <w:sz w:val="16"/>
          <w:szCs w:val="16"/>
        </w:rPr>
        <w:t xml:space="preserve">from 0.04Hz to 0.08Hz </w:t>
      </w:r>
      <w:r w:rsidR="00E75279" w:rsidRPr="00A3306E">
        <w:rPr>
          <w:rFonts w:ascii="Times New Roman" w:eastAsia="宋体" w:hAnsi="Times New Roman" w:cs="Times New Roman"/>
          <w:sz w:val="16"/>
          <w:szCs w:val="16"/>
        </w:rPr>
        <w:t>(a)</w:t>
      </w:r>
      <w:r w:rsidR="00DD5467" w:rsidRPr="00A3306E">
        <w:rPr>
          <w:rFonts w:ascii="Times New Roman" w:eastAsia="宋体" w:hAnsi="Times New Roman" w:cs="Times New Roman"/>
          <w:sz w:val="16"/>
          <w:szCs w:val="16"/>
        </w:rPr>
        <w:t xml:space="preserve"> </w:t>
      </w:r>
      <w:r w:rsidR="00E75279" w:rsidRPr="00A3306E">
        <w:rPr>
          <w:rFonts w:ascii="Times New Roman" w:eastAsia="宋体" w:hAnsi="Times New Roman" w:cs="Times New Roman"/>
          <w:sz w:val="16"/>
          <w:szCs w:val="16"/>
        </w:rPr>
        <w:t>December</w:t>
      </w:r>
      <w:r w:rsidR="00DD5467" w:rsidRPr="00A3306E">
        <w:rPr>
          <w:rFonts w:ascii="Times New Roman" w:eastAsia="宋体" w:hAnsi="Times New Roman" w:cs="Times New Roman"/>
          <w:sz w:val="16"/>
          <w:szCs w:val="16"/>
        </w:rPr>
        <w:t xml:space="preserve"> </w:t>
      </w:r>
      <w:r w:rsidR="00E75279" w:rsidRPr="00A3306E">
        <w:rPr>
          <w:rFonts w:ascii="Times New Roman" w:eastAsia="宋体" w:hAnsi="Times New Roman" w:cs="Times New Roman"/>
          <w:sz w:val="16"/>
          <w:szCs w:val="16"/>
        </w:rPr>
        <w:t>22th</w:t>
      </w:r>
      <w:r w:rsidR="00DD5467" w:rsidRPr="00A3306E">
        <w:rPr>
          <w:rFonts w:ascii="Times New Roman" w:eastAsia="宋体" w:hAnsi="Times New Roman" w:cs="Times New Roman"/>
          <w:sz w:val="16"/>
          <w:szCs w:val="16"/>
        </w:rPr>
        <w:t>, 201</w:t>
      </w:r>
      <w:r w:rsidR="00E75279" w:rsidRPr="00A3306E">
        <w:rPr>
          <w:rFonts w:ascii="Times New Roman" w:eastAsia="宋体" w:hAnsi="Times New Roman" w:cs="Times New Roman"/>
          <w:sz w:val="16"/>
          <w:szCs w:val="16"/>
        </w:rPr>
        <w:t>8 (b) June 22th, 2019</w:t>
      </w:r>
    </w:p>
    <w:p w14:paraId="05883296" w14:textId="3AE18C0E" w:rsidR="0013317B" w:rsidRPr="00A3306E" w:rsidRDefault="006A3216" w:rsidP="00544E64">
      <w:pPr>
        <w:adjustRightInd w:val="0"/>
        <w:snapToGrid w:val="0"/>
        <w:spacing w:line="360" w:lineRule="auto"/>
        <w:jc w:val="center"/>
        <w:rPr>
          <w:rFonts w:ascii="Times New Roman" w:eastAsia="宋体" w:hAnsi="Times New Roman" w:cs="Times New Roman"/>
        </w:rPr>
      </w:pPr>
      <w:r w:rsidRPr="00A3306E">
        <w:rPr>
          <w:rFonts w:ascii="Times New Roman" w:eastAsia="宋体" w:hAnsi="Times New Roman" w:cs="Times New Roman"/>
          <w:noProof/>
        </w:rPr>
        <w:drawing>
          <wp:inline distT="0" distB="0" distL="0" distR="0" wp14:anchorId="79C6BAC4" wp14:editId="0C48B4D2">
            <wp:extent cx="5274310" cy="1715135"/>
            <wp:effectExtent l="0" t="0" r="2540" b="0"/>
            <wp:docPr id="4" name="图片 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10;&#10;描述已自动生成"/>
                    <pic:cNvPicPr/>
                  </pic:nvPicPr>
                  <pic:blipFill>
                    <a:blip r:embed="rId172"/>
                    <a:stretch>
                      <a:fillRect/>
                    </a:stretch>
                  </pic:blipFill>
                  <pic:spPr>
                    <a:xfrm>
                      <a:off x="0" y="0"/>
                      <a:ext cx="5274310" cy="1715135"/>
                    </a:xfrm>
                    <a:prstGeom prst="rect">
                      <a:avLst/>
                    </a:prstGeom>
                  </pic:spPr>
                </pic:pic>
              </a:graphicData>
            </a:graphic>
          </wp:inline>
        </w:drawing>
      </w:r>
    </w:p>
    <w:p w14:paraId="22165C16" w14:textId="70E90F9A" w:rsidR="00401B1D" w:rsidRPr="00A3306E" w:rsidRDefault="00401B1D" w:rsidP="00544E64">
      <w:pPr>
        <w:adjustRightInd w:val="0"/>
        <w:snapToGrid w:val="0"/>
        <w:spacing w:line="360" w:lineRule="auto"/>
        <w:jc w:val="center"/>
        <w:rPr>
          <w:rFonts w:ascii="Times New Roman" w:eastAsia="宋体" w:hAnsi="Times New Roman" w:cs="Times New Roman"/>
          <w:sz w:val="16"/>
          <w:szCs w:val="16"/>
        </w:rPr>
      </w:pPr>
      <w:bookmarkStart w:id="184" w:name="_Ref83769730"/>
      <w:bookmarkStart w:id="185" w:name="_Ref97305478"/>
      <w:r w:rsidRPr="00A3306E">
        <w:rPr>
          <w:rFonts w:ascii="Times New Roman" w:eastAsia="宋体" w:hAnsi="Times New Roman" w:cs="Times New Roman"/>
          <w:sz w:val="16"/>
          <w:szCs w:val="16"/>
        </w:rPr>
        <w:t>图</w:t>
      </w:r>
      <w:r w:rsidRPr="00A3306E">
        <w:rPr>
          <w:rFonts w:ascii="Times New Roman" w:eastAsia="宋体" w:hAnsi="Times New Roman" w:cs="Times New Roman"/>
          <w:sz w:val="16"/>
          <w:szCs w:val="16"/>
        </w:rPr>
        <w:t xml:space="preserve"> </w:t>
      </w:r>
      <w:r w:rsidRPr="00A3306E">
        <w:rPr>
          <w:rFonts w:ascii="Times New Roman" w:eastAsia="宋体" w:hAnsi="Times New Roman" w:cs="Times New Roman"/>
          <w:sz w:val="16"/>
          <w:szCs w:val="16"/>
        </w:rPr>
        <w:fldChar w:fldCharType="begin"/>
      </w:r>
      <w:r w:rsidRPr="00A3306E">
        <w:rPr>
          <w:rFonts w:ascii="Times New Roman" w:eastAsia="宋体" w:hAnsi="Times New Roman" w:cs="Times New Roman"/>
          <w:sz w:val="16"/>
          <w:szCs w:val="16"/>
        </w:rPr>
        <w:instrText xml:space="preserve"> SEQ </w:instrText>
      </w:r>
      <w:r w:rsidRPr="00A3306E">
        <w:rPr>
          <w:rFonts w:ascii="Times New Roman" w:eastAsia="宋体" w:hAnsi="Times New Roman" w:cs="Times New Roman"/>
          <w:sz w:val="16"/>
          <w:szCs w:val="16"/>
        </w:rPr>
        <w:instrText>图</w:instrText>
      </w:r>
      <w:r w:rsidRPr="00A3306E">
        <w:rPr>
          <w:rFonts w:ascii="Times New Roman" w:eastAsia="宋体" w:hAnsi="Times New Roman" w:cs="Times New Roman"/>
          <w:sz w:val="16"/>
          <w:szCs w:val="16"/>
        </w:rPr>
        <w:instrText xml:space="preserve"> \* ARABIC </w:instrText>
      </w:r>
      <w:r w:rsidRPr="00A3306E">
        <w:rPr>
          <w:rFonts w:ascii="Times New Roman" w:eastAsia="宋体" w:hAnsi="Times New Roman" w:cs="Times New Roman"/>
          <w:sz w:val="16"/>
          <w:szCs w:val="16"/>
        </w:rPr>
        <w:fldChar w:fldCharType="separate"/>
      </w:r>
      <w:r w:rsidR="00AB4BEE" w:rsidRPr="00A3306E">
        <w:rPr>
          <w:rFonts w:ascii="Times New Roman" w:eastAsia="宋体" w:hAnsi="Times New Roman" w:cs="Times New Roman"/>
          <w:noProof/>
          <w:sz w:val="16"/>
          <w:szCs w:val="16"/>
        </w:rPr>
        <w:t>12</w:t>
      </w:r>
      <w:r w:rsidRPr="00A3306E">
        <w:rPr>
          <w:rFonts w:ascii="Times New Roman" w:eastAsia="宋体" w:hAnsi="Times New Roman" w:cs="Times New Roman"/>
          <w:sz w:val="16"/>
          <w:szCs w:val="16"/>
        </w:rPr>
        <w:fldChar w:fldCharType="end"/>
      </w:r>
      <w:bookmarkEnd w:id="184"/>
      <w:r w:rsidRPr="00A3306E">
        <w:rPr>
          <w:rFonts w:ascii="Times New Roman" w:eastAsia="宋体" w:hAnsi="Times New Roman" w:cs="Times New Roman"/>
          <w:sz w:val="16"/>
          <w:szCs w:val="16"/>
        </w:rPr>
        <w:t xml:space="preserve"> 0.04-0.08Hz</w:t>
      </w:r>
      <w:r w:rsidRPr="00A3306E">
        <w:rPr>
          <w:rFonts w:ascii="Times New Roman" w:eastAsia="宋体" w:hAnsi="Times New Roman" w:cs="Times New Roman"/>
          <w:sz w:val="16"/>
          <w:szCs w:val="16"/>
        </w:rPr>
        <w:t>水平电子数增量</w:t>
      </w:r>
      <w:r w:rsidR="004C01E3" w:rsidRPr="00A3306E">
        <w:rPr>
          <w:rFonts w:ascii="Times New Roman" w:eastAsia="宋体" w:hAnsi="Times New Roman" w:cs="Times New Roman" w:hint="eastAsia"/>
          <w:sz w:val="16"/>
          <w:szCs w:val="16"/>
        </w:rPr>
        <w:t>（</w:t>
      </w:r>
      <w:r w:rsidR="004C01E3" w:rsidRPr="00A3306E">
        <w:rPr>
          <w:rFonts w:ascii="Times New Roman" w:eastAsia="宋体" w:hAnsi="Times New Roman" w:cs="Times New Roman"/>
          <w:position w:val="-8"/>
          <w:sz w:val="16"/>
          <w:szCs w:val="16"/>
        </w:rPr>
        <w:object w:dxaOrig="366" w:dyaOrig="237" w14:anchorId="5CF58D6B">
          <v:shape id="_x0000_i7137" type="#_x0000_t75" style="width:18.6pt;height:12pt" o:ole="">
            <v:imagedata r:id="rId173" o:title=""/>
          </v:shape>
          <o:OLEObject Type="Embed" ProgID="Equation.AxMath" ShapeID="_x0000_i7137" DrawAspect="Content" ObjectID="_1708888051" r:id="rId174"/>
        </w:object>
      </w:r>
      <w:r w:rsidR="004C01E3" w:rsidRPr="00A3306E">
        <w:rPr>
          <w:rFonts w:ascii="Times New Roman" w:eastAsia="宋体" w:hAnsi="Times New Roman" w:cs="Times New Roman" w:hint="eastAsia"/>
          <w:sz w:val="16"/>
          <w:szCs w:val="16"/>
        </w:rPr>
        <w:t>）</w:t>
      </w:r>
      <w:r w:rsidRPr="00A3306E">
        <w:rPr>
          <w:rFonts w:ascii="Times New Roman" w:eastAsia="宋体" w:hAnsi="Times New Roman" w:cs="Times New Roman"/>
          <w:sz w:val="16"/>
          <w:szCs w:val="16"/>
        </w:rPr>
        <w:t>的全球地理分布</w:t>
      </w:r>
      <w:r w:rsidR="00467E54" w:rsidRPr="00A3306E">
        <w:rPr>
          <w:rFonts w:ascii="Times New Roman" w:eastAsia="宋体" w:hAnsi="Times New Roman" w:cs="Times New Roman" w:hint="eastAsia"/>
          <w:sz w:val="16"/>
          <w:szCs w:val="16"/>
        </w:rPr>
        <w:t xml:space="preserve"> </w:t>
      </w:r>
      <w:r w:rsidR="006A3216" w:rsidRPr="00A3306E">
        <w:rPr>
          <w:rFonts w:ascii="Times New Roman" w:eastAsia="宋体" w:hAnsi="Times New Roman" w:cs="Times New Roman"/>
          <w:sz w:val="16"/>
          <w:szCs w:val="16"/>
        </w:rPr>
        <w:t>(a) 2018</w:t>
      </w:r>
      <w:r w:rsidR="006A3216" w:rsidRPr="00A3306E">
        <w:rPr>
          <w:rFonts w:ascii="Times New Roman" w:eastAsia="宋体" w:hAnsi="Times New Roman" w:cs="Times New Roman" w:hint="eastAsia"/>
          <w:sz w:val="16"/>
          <w:szCs w:val="16"/>
        </w:rPr>
        <w:t>年</w:t>
      </w:r>
      <w:r w:rsidR="006A3216" w:rsidRPr="00A3306E">
        <w:rPr>
          <w:rFonts w:ascii="Times New Roman" w:eastAsia="宋体" w:hAnsi="Times New Roman" w:cs="Times New Roman" w:hint="eastAsia"/>
          <w:sz w:val="16"/>
          <w:szCs w:val="16"/>
        </w:rPr>
        <w:t>1</w:t>
      </w:r>
      <w:r w:rsidR="006A3216" w:rsidRPr="00A3306E">
        <w:rPr>
          <w:rFonts w:ascii="Times New Roman" w:eastAsia="宋体" w:hAnsi="Times New Roman" w:cs="Times New Roman"/>
          <w:sz w:val="16"/>
          <w:szCs w:val="16"/>
        </w:rPr>
        <w:t>2</w:t>
      </w:r>
      <w:r w:rsidR="006A3216" w:rsidRPr="00A3306E">
        <w:rPr>
          <w:rFonts w:ascii="Times New Roman" w:eastAsia="宋体" w:hAnsi="Times New Roman" w:cs="Times New Roman" w:hint="eastAsia"/>
          <w:sz w:val="16"/>
          <w:szCs w:val="16"/>
        </w:rPr>
        <w:t>月</w:t>
      </w:r>
      <w:r w:rsidR="006A3216" w:rsidRPr="00A3306E">
        <w:rPr>
          <w:rFonts w:ascii="Times New Roman" w:eastAsia="宋体" w:hAnsi="Times New Roman" w:cs="Times New Roman"/>
          <w:sz w:val="16"/>
          <w:szCs w:val="16"/>
        </w:rPr>
        <w:t>16</w:t>
      </w:r>
      <w:r w:rsidR="006A3216" w:rsidRPr="00A3306E">
        <w:rPr>
          <w:rFonts w:ascii="Times New Roman" w:eastAsia="宋体" w:hAnsi="Times New Roman" w:cs="Times New Roman" w:hint="eastAsia"/>
          <w:sz w:val="16"/>
          <w:szCs w:val="16"/>
        </w:rPr>
        <w:t>日至日</w:t>
      </w:r>
      <w:r w:rsidR="006A3216" w:rsidRPr="00A3306E">
        <w:rPr>
          <w:rFonts w:ascii="Times New Roman" w:eastAsia="宋体" w:hAnsi="Times New Roman" w:cs="Times New Roman" w:hint="eastAsia"/>
          <w:sz w:val="16"/>
          <w:szCs w:val="16"/>
        </w:rPr>
        <w:t xml:space="preserve"> </w:t>
      </w:r>
      <w:r w:rsidR="006A3216" w:rsidRPr="00A3306E">
        <w:rPr>
          <w:rFonts w:ascii="Times New Roman" w:eastAsia="宋体" w:hAnsi="Times New Roman" w:cs="Times New Roman"/>
          <w:sz w:val="16"/>
          <w:szCs w:val="16"/>
        </w:rPr>
        <w:t>(b) 2019</w:t>
      </w:r>
      <w:r w:rsidR="006A3216" w:rsidRPr="00A3306E">
        <w:rPr>
          <w:rFonts w:ascii="Times New Roman" w:eastAsia="宋体" w:hAnsi="Times New Roman" w:cs="Times New Roman" w:hint="eastAsia"/>
          <w:sz w:val="16"/>
          <w:szCs w:val="16"/>
        </w:rPr>
        <w:t>年</w:t>
      </w:r>
      <w:r w:rsidR="006A3216" w:rsidRPr="00A3306E">
        <w:rPr>
          <w:rFonts w:ascii="Times New Roman" w:eastAsia="宋体" w:hAnsi="Times New Roman" w:cs="Times New Roman" w:hint="eastAsia"/>
          <w:sz w:val="16"/>
          <w:szCs w:val="16"/>
        </w:rPr>
        <w:t>6</w:t>
      </w:r>
      <w:r w:rsidR="006A3216" w:rsidRPr="00A3306E">
        <w:rPr>
          <w:rFonts w:ascii="Times New Roman" w:eastAsia="宋体" w:hAnsi="Times New Roman" w:cs="Times New Roman" w:hint="eastAsia"/>
          <w:sz w:val="16"/>
          <w:szCs w:val="16"/>
        </w:rPr>
        <w:t>月</w:t>
      </w:r>
      <w:r w:rsidR="006A3216" w:rsidRPr="00A3306E">
        <w:rPr>
          <w:rFonts w:ascii="Times New Roman" w:eastAsia="宋体" w:hAnsi="Times New Roman" w:cs="Times New Roman" w:hint="eastAsia"/>
          <w:sz w:val="16"/>
          <w:szCs w:val="16"/>
        </w:rPr>
        <w:t>2</w:t>
      </w:r>
      <w:r w:rsidR="006A3216" w:rsidRPr="00A3306E">
        <w:rPr>
          <w:rFonts w:ascii="Times New Roman" w:eastAsia="宋体" w:hAnsi="Times New Roman" w:cs="Times New Roman"/>
          <w:sz w:val="16"/>
          <w:szCs w:val="16"/>
        </w:rPr>
        <w:t>2</w:t>
      </w:r>
      <w:r w:rsidR="006A3216" w:rsidRPr="00A3306E">
        <w:rPr>
          <w:rFonts w:ascii="Times New Roman" w:eastAsia="宋体" w:hAnsi="Times New Roman" w:cs="Times New Roman" w:hint="eastAsia"/>
          <w:sz w:val="16"/>
          <w:szCs w:val="16"/>
        </w:rPr>
        <w:t>日至</w:t>
      </w:r>
      <w:r w:rsidR="006A3216" w:rsidRPr="00A3306E">
        <w:rPr>
          <w:rFonts w:ascii="Times New Roman" w:eastAsia="宋体" w:hAnsi="Times New Roman" w:cs="Times New Roman" w:hint="eastAsia"/>
          <w:sz w:val="16"/>
          <w:szCs w:val="16"/>
        </w:rPr>
        <w:t>3</w:t>
      </w:r>
      <w:r w:rsidR="006A3216" w:rsidRPr="00A3306E">
        <w:rPr>
          <w:rFonts w:ascii="Times New Roman" w:eastAsia="宋体" w:hAnsi="Times New Roman" w:cs="Times New Roman"/>
          <w:sz w:val="16"/>
          <w:szCs w:val="16"/>
        </w:rPr>
        <w:t>0</w:t>
      </w:r>
      <w:r w:rsidR="006A3216" w:rsidRPr="00A3306E">
        <w:rPr>
          <w:rFonts w:ascii="Times New Roman" w:eastAsia="宋体" w:hAnsi="Times New Roman" w:cs="Times New Roman" w:hint="eastAsia"/>
          <w:sz w:val="16"/>
          <w:szCs w:val="16"/>
        </w:rPr>
        <w:t>日</w:t>
      </w:r>
      <w:bookmarkEnd w:id="185"/>
    </w:p>
    <w:p w14:paraId="155AC035" w14:textId="40CC3883" w:rsidR="00B11967" w:rsidRPr="00A3306E" w:rsidRDefault="00957E77" w:rsidP="00467E54">
      <w:pPr>
        <w:adjustRightInd w:val="0"/>
        <w:snapToGrid w:val="0"/>
        <w:spacing w:line="360" w:lineRule="auto"/>
        <w:jc w:val="center"/>
        <w:rPr>
          <w:rFonts w:ascii="Times New Roman" w:eastAsia="宋体" w:hAnsi="Times New Roman" w:cs="Times New Roman"/>
          <w:sz w:val="16"/>
          <w:szCs w:val="16"/>
        </w:rPr>
      </w:pPr>
      <w:r w:rsidRPr="00A3306E">
        <w:rPr>
          <w:rFonts w:ascii="Times New Roman" w:eastAsia="宋体" w:hAnsi="Times New Roman" w:cs="Times New Roman"/>
          <w:sz w:val="16"/>
          <w:szCs w:val="16"/>
        </w:rPr>
        <w:t xml:space="preserve">Figure </w:t>
      </w:r>
      <w:r w:rsidRPr="00A3306E">
        <w:rPr>
          <w:rFonts w:ascii="Times New Roman" w:eastAsia="宋体" w:hAnsi="Times New Roman" w:cs="Times New Roman"/>
          <w:sz w:val="16"/>
          <w:szCs w:val="16"/>
        </w:rPr>
        <w:fldChar w:fldCharType="begin"/>
      </w:r>
      <w:r w:rsidRPr="00A3306E">
        <w:rPr>
          <w:rFonts w:ascii="Times New Roman" w:eastAsia="宋体" w:hAnsi="Times New Roman" w:cs="Times New Roman"/>
          <w:sz w:val="16"/>
          <w:szCs w:val="16"/>
        </w:rPr>
        <w:instrText xml:space="preserve"> SEQ Figure \* ARABIC </w:instrText>
      </w:r>
      <w:r w:rsidRPr="00A3306E">
        <w:rPr>
          <w:rFonts w:ascii="Times New Roman" w:eastAsia="宋体" w:hAnsi="Times New Roman" w:cs="Times New Roman"/>
          <w:sz w:val="16"/>
          <w:szCs w:val="16"/>
        </w:rPr>
        <w:fldChar w:fldCharType="separate"/>
      </w:r>
      <w:r w:rsidR="00AB4BEE" w:rsidRPr="00A3306E">
        <w:rPr>
          <w:rFonts w:ascii="Times New Roman" w:eastAsia="宋体" w:hAnsi="Times New Roman" w:cs="Times New Roman"/>
          <w:noProof/>
          <w:sz w:val="16"/>
          <w:szCs w:val="16"/>
        </w:rPr>
        <w:t>12</w:t>
      </w:r>
      <w:r w:rsidRPr="00A3306E">
        <w:rPr>
          <w:rFonts w:ascii="Times New Roman" w:eastAsia="宋体" w:hAnsi="Times New Roman" w:cs="Times New Roman"/>
          <w:sz w:val="16"/>
          <w:szCs w:val="16"/>
        </w:rPr>
        <w:fldChar w:fldCharType="end"/>
      </w:r>
      <w:r w:rsidR="00401B1D" w:rsidRPr="00A3306E">
        <w:rPr>
          <w:rFonts w:ascii="Times New Roman" w:eastAsia="宋体" w:hAnsi="Times New Roman" w:cs="Times New Roman"/>
          <w:sz w:val="16"/>
          <w:szCs w:val="16"/>
        </w:rPr>
        <w:t xml:space="preserve"> Global distribution of TEC between 0.04Hz and 0.08Hz</w:t>
      </w:r>
      <w:r w:rsidR="004C01E3" w:rsidRPr="00A3306E">
        <w:rPr>
          <w:rFonts w:ascii="Times New Roman" w:eastAsia="宋体" w:hAnsi="Times New Roman" w:cs="Times New Roman"/>
          <w:sz w:val="16"/>
          <w:szCs w:val="16"/>
        </w:rPr>
        <w:t xml:space="preserve"> (</w:t>
      </w:r>
      <w:r w:rsidR="004C01E3" w:rsidRPr="00A3306E">
        <w:rPr>
          <w:rFonts w:ascii="Times New Roman" w:eastAsia="宋体" w:hAnsi="Times New Roman" w:cs="Times New Roman"/>
          <w:position w:val="-8"/>
          <w:sz w:val="16"/>
          <w:szCs w:val="16"/>
        </w:rPr>
        <w:object w:dxaOrig="366" w:dyaOrig="237" w14:anchorId="03AD3581">
          <v:shape id="_x0000_i7138" type="#_x0000_t75" style="width:18.6pt;height:12pt" o:ole="">
            <v:imagedata r:id="rId173" o:title=""/>
          </v:shape>
          <o:OLEObject Type="Embed" ProgID="Equation.AxMath" ShapeID="_x0000_i7138" DrawAspect="Content" ObjectID="_1708888052" r:id="rId175"/>
        </w:object>
      </w:r>
      <w:r w:rsidR="004C01E3" w:rsidRPr="00A3306E">
        <w:rPr>
          <w:rFonts w:ascii="Times New Roman" w:eastAsia="宋体" w:hAnsi="Times New Roman" w:cs="Times New Roman"/>
          <w:sz w:val="16"/>
          <w:szCs w:val="16"/>
        </w:rPr>
        <w:t>)</w:t>
      </w:r>
      <w:r w:rsidR="00401B1D" w:rsidRPr="00A3306E">
        <w:rPr>
          <w:rFonts w:ascii="Times New Roman" w:eastAsia="宋体" w:hAnsi="Times New Roman" w:cs="Times New Roman"/>
          <w:sz w:val="16"/>
          <w:szCs w:val="16"/>
        </w:rPr>
        <w:t xml:space="preserve"> </w:t>
      </w:r>
      <w:r w:rsidR="006A3216" w:rsidRPr="00A3306E">
        <w:rPr>
          <w:rFonts w:ascii="Times New Roman" w:eastAsia="宋体" w:hAnsi="Times New Roman" w:cs="Times New Roman"/>
          <w:sz w:val="16"/>
          <w:szCs w:val="16"/>
        </w:rPr>
        <w:t>(a)December 12-16th, 2018 (b) June 22-30th, 2019</w:t>
      </w:r>
    </w:p>
    <w:p w14:paraId="0E6A8802" w14:textId="45570BE4" w:rsidR="00100A50" w:rsidRPr="00A3306E" w:rsidRDefault="00212916" w:rsidP="00544E64">
      <w:pPr>
        <w:adjustRightInd w:val="0"/>
        <w:snapToGrid w:val="0"/>
        <w:spacing w:line="360" w:lineRule="auto"/>
        <w:ind w:right="210"/>
        <w:rPr>
          <w:rFonts w:ascii="Times New Roman" w:eastAsia="宋体" w:hAnsi="Times New Roman" w:cs="Times New Roman"/>
          <w:sz w:val="32"/>
          <w:szCs w:val="32"/>
        </w:rPr>
      </w:pPr>
      <w:r w:rsidRPr="00A3306E">
        <w:rPr>
          <w:rFonts w:ascii="Times New Roman" w:eastAsia="宋体" w:hAnsi="Times New Roman" w:cs="Times New Roman"/>
        </w:rPr>
        <w:t>4</w:t>
      </w:r>
      <w:r w:rsidR="00100A50" w:rsidRPr="00A3306E">
        <w:rPr>
          <w:rFonts w:ascii="Times New Roman" w:eastAsia="宋体" w:hAnsi="Times New Roman" w:cs="Times New Roman"/>
        </w:rPr>
        <w:t xml:space="preserve">.2 </w:t>
      </w:r>
      <w:r w:rsidR="00100A50" w:rsidRPr="00A3306E">
        <w:rPr>
          <w:rFonts w:ascii="Times New Roman" w:eastAsia="宋体" w:hAnsi="Times New Roman" w:cs="Times New Roman"/>
        </w:rPr>
        <w:t>随机噪声水平分析</w:t>
      </w:r>
    </w:p>
    <w:p w14:paraId="27F05B51" w14:textId="3779E203" w:rsidR="00100A50" w:rsidRPr="00A3306E" w:rsidRDefault="00100A50" w:rsidP="00544E64">
      <w:pPr>
        <w:adjustRightInd w:val="0"/>
        <w:snapToGrid w:val="0"/>
        <w:spacing w:line="360" w:lineRule="auto"/>
        <w:ind w:right="210" w:firstLineChars="200" w:firstLine="420"/>
        <w:rPr>
          <w:rFonts w:ascii="Times New Roman" w:eastAsia="宋体" w:hAnsi="Times New Roman" w:cs="Times New Roman"/>
        </w:rPr>
      </w:pPr>
      <w:r w:rsidRPr="00A3306E">
        <w:rPr>
          <w:rFonts w:ascii="Times New Roman" w:eastAsia="宋体" w:hAnsi="Times New Roman" w:cs="Times New Roman"/>
        </w:rPr>
        <w:t>微波测距</w:t>
      </w:r>
      <w:r w:rsidR="00635F5B" w:rsidRPr="00A3306E">
        <w:rPr>
          <w:rFonts w:ascii="Times New Roman" w:eastAsia="宋体" w:hAnsi="Times New Roman" w:cs="Times New Roman"/>
        </w:rPr>
        <w:t>数据中</w:t>
      </w:r>
      <w:r w:rsidRPr="00A3306E">
        <w:rPr>
          <w:rFonts w:ascii="Times New Roman" w:eastAsia="宋体" w:hAnsi="Times New Roman" w:cs="Times New Roman"/>
        </w:rPr>
        <w:t>随机噪声</w:t>
      </w:r>
      <w:r w:rsidR="00DD73BF" w:rsidRPr="00A3306E">
        <w:rPr>
          <w:rFonts w:ascii="Times New Roman" w:eastAsia="宋体" w:hAnsi="Times New Roman" w:cs="Times New Roman"/>
        </w:rPr>
        <w:t>干扰</w:t>
      </w:r>
      <w:r w:rsidRPr="00A3306E">
        <w:rPr>
          <w:rFonts w:ascii="Times New Roman" w:eastAsia="宋体" w:hAnsi="Times New Roman" w:cs="Times New Roman"/>
        </w:rPr>
        <w:t>有效重力</w:t>
      </w:r>
      <w:r w:rsidR="00DD73BF" w:rsidRPr="00A3306E">
        <w:rPr>
          <w:rFonts w:ascii="Times New Roman" w:eastAsia="宋体" w:hAnsi="Times New Roman" w:cs="Times New Roman"/>
        </w:rPr>
        <w:t>场</w:t>
      </w:r>
      <w:r w:rsidRPr="00A3306E">
        <w:rPr>
          <w:rFonts w:ascii="Times New Roman" w:eastAsia="宋体" w:hAnsi="Times New Roman" w:cs="Times New Roman"/>
        </w:rPr>
        <w:t>信号</w:t>
      </w:r>
      <w:r w:rsidR="00AB5778" w:rsidRPr="00A3306E">
        <w:rPr>
          <w:rFonts w:ascii="Times New Roman" w:eastAsia="宋体" w:hAnsi="Times New Roman" w:cs="Times New Roman"/>
        </w:rPr>
        <w:t>的频谱特性</w:t>
      </w:r>
      <w:r w:rsidR="0036644A" w:rsidRPr="00A3306E">
        <w:rPr>
          <w:rFonts w:ascii="Times New Roman" w:eastAsia="宋体" w:hAnsi="Times New Roman" w:cs="Times New Roman"/>
        </w:rPr>
        <w:t>，影响重力场反演精度</w:t>
      </w:r>
      <w:r w:rsidR="00220AB8" w:rsidRPr="00A3306E">
        <w:rPr>
          <w:rFonts w:ascii="Times New Roman" w:eastAsia="宋体" w:hAnsi="Times New Roman" w:cs="Times New Roman"/>
        </w:rPr>
        <w:t>，因此分析</w:t>
      </w:r>
      <w:r w:rsidR="00985478" w:rsidRPr="00A3306E">
        <w:rPr>
          <w:rFonts w:ascii="Times New Roman" w:eastAsia="宋体" w:hAnsi="Times New Roman" w:cs="Times New Roman"/>
        </w:rPr>
        <w:t>GFO</w:t>
      </w:r>
      <w:r w:rsidR="00220AB8" w:rsidRPr="00A3306E">
        <w:rPr>
          <w:rFonts w:ascii="Times New Roman" w:eastAsia="宋体" w:hAnsi="Times New Roman" w:cs="Times New Roman"/>
        </w:rPr>
        <w:t>卫星高精度微波测距系统的在轨运行数据是否达到</w:t>
      </w:r>
      <w:r w:rsidR="00097EBD" w:rsidRPr="00A3306E">
        <w:rPr>
          <w:rFonts w:ascii="Times New Roman" w:eastAsia="宋体" w:hAnsi="Times New Roman" w:cs="Times New Roman"/>
        </w:rPr>
        <w:t>预设指标要求是数据处理与分析过程的一项重要工作</w:t>
      </w:r>
      <w:r w:rsidRPr="00A3306E">
        <w:rPr>
          <w:rFonts w:ascii="Times New Roman" w:eastAsia="宋体" w:hAnsi="Times New Roman" w:cs="Times New Roman"/>
        </w:rPr>
        <w:t>。</w:t>
      </w:r>
      <w:r w:rsidR="004D0686" w:rsidRPr="00A3306E">
        <w:rPr>
          <w:rFonts w:ascii="Times New Roman" w:eastAsia="宋体" w:hAnsi="Times New Roman" w:cs="Times New Roman"/>
        </w:rPr>
        <w:t>原理上，</w:t>
      </w:r>
      <w:r w:rsidR="004E4039" w:rsidRPr="00A3306E">
        <w:rPr>
          <w:rFonts w:ascii="Times New Roman" w:eastAsia="宋体" w:hAnsi="Times New Roman" w:cs="Times New Roman"/>
        </w:rPr>
        <w:t>同一</w:t>
      </w:r>
      <w:r w:rsidR="00284358" w:rsidRPr="00A3306E">
        <w:rPr>
          <w:rFonts w:ascii="Times New Roman" w:eastAsia="宋体" w:hAnsi="Times New Roman" w:cs="Times New Roman"/>
        </w:rPr>
        <w:t>时刻的</w:t>
      </w:r>
      <w:r w:rsidR="00E71BAE" w:rsidRPr="00A3306E">
        <w:rPr>
          <w:rFonts w:ascii="Times New Roman" w:eastAsia="宋体" w:hAnsi="Times New Roman" w:cs="Times New Roman"/>
        </w:rPr>
        <w:t>K/Ka</w:t>
      </w:r>
      <w:r w:rsidR="00E71BAE" w:rsidRPr="00A3306E">
        <w:rPr>
          <w:rFonts w:ascii="Times New Roman" w:eastAsia="宋体" w:hAnsi="Times New Roman" w:cs="Times New Roman"/>
        </w:rPr>
        <w:t>频段微波相位测量值中包含相同的重力场信号，同时，</w:t>
      </w:r>
      <w:r w:rsidR="00985478" w:rsidRPr="00A3306E">
        <w:rPr>
          <w:rFonts w:ascii="Times New Roman" w:eastAsia="宋体" w:hAnsi="Times New Roman" w:cs="Times New Roman"/>
        </w:rPr>
        <w:t>GFO</w:t>
      </w:r>
      <w:r w:rsidR="00BC7AEB" w:rsidRPr="00A3306E">
        <w:rPr>
          <w:rFonts w:ascii="Times New Roman" w:eastAsia="宋体" w:hAnsi="Times New Roman" w:cs="Times New Roman"/>
        </w:rPr>
        <w:t>双星星间距保持在</w:t>
      </w:r>
      <w:r w:rsidR="00BC7AEB" w:rsidRPr="00A3306E">
        <w:rPr>
          <w:rFonts w:ascii="Times New Roman" w:eastAsia="宋体" w:hAnsi="Times New Roman" w:cs="Times New Roman"/>
        </w:rPr>
        <w:t>200km</w:t>
      </w:r>
      <w:r w:rsidR="00BC7AEB" w:rsidRPr="00A3306E">
        <w:rPr>
          <w:rFonts w:ascii="Times New Roman" w:eastAsia="宋体" w:hAnsi="Times New Roman" w:cs="Times New Roman"/>
        </w:rPr>
        <w:t>左右，</w:t>
      </w:r>
      <w:r w:rsidR="007B095C" w:rsidRPr="00A3306E">
        <w:rPr>
          <w:rFonts w:ascii="Times New Roman" w:eastAsia="宋体" w:hAnsi="Times New Roman" w:cs="Times New Roman"/>
        </w:rPr>
        <w:t>可认为</w:t>
      </w:r>
      <w:r w:rsidR="00BC7AEB" w:rsidRPr="00A3306E">
        <w:rPr>
          <w:rFonts w:ascii="Times New Roman" w:eastAsia="宋体" w:hAnsi="Times New Roman" w:cs="Times New Roman"/>
        </w:rPr>
        <w:t>电离层环境</w:t>
      </w:r>
      <w:r w:rsidR="007B095C" w:rsidRPr="00A3306E">
        <w:rPr>
          <w:rFonts w:ascii="Times New Roman" w:eastAsia="宋体" w:hAnsi="Times New Roman" w:cs="Times New Roman"/>
        </w:rPr>
        <w:t>在其微波星间链路上保持不变</w:t>
      </w:r>
      <w:r w:rsidR="00E71BAE" w:rsidRPr="00A3306E">
        <w:rPr>
          <w:rFonts w:ascii="Times New Roman" w:eastAsia="宋体" w:hAnsi="Times New Roman" w:cs="Times New Roman"/>
        </w:rPr>
        <w:t>，</w:t>
      </w:r>
      <w:r w:rsidR="007B095C" w:rsidRPr="00A3306E">
        <w:rPr>
          <w:rFonts w:ascii="Times New Roman" w:eastAsia="宋体" w:hAnsi="Times New Roman" w:cs="Times New Roman"/>
        </w:rPr>
        <w:t>由此</w:t>
      </w:r>
      <w:r w:rsidR="00512F37" w:rsidRPr="00A3306E">
        <w:rPr>
          <w:rFonts w:ascii="Times New Roman" w:eastAsia="宋体" w:hAnsi="Times New Roman" w:cs="Times New Roman"/>
        </w:rPr>
        <w:t>可</w:t>
      </w:r>
      <w:r w:rsidR="007B095C" w:rsidRPr="00A3306E">
        <w:rPr>
          <w:rFonts w:ascii="Times New Roman" w:eastAsia="宋体" w:hAnsi="Times New Roman" w:cs="Times New Roman"/>
        </w:rPr>
        <w:t>通过</w:t>
      </w:r>
      <w:r w:rsidR="00512F37" w:rsidRPr="00A3306E">
        <w:rPr>
          <w:rFonts w:ascii="Times New Roman" w:eastAsia="宋体" w:hAnsi="Times New Roman" w:cs="Times New Roman"/>
        </w:rPr>
        <w:t>以</w:t>
      </w:r>
      <w:r w:rsidR="00512F37" w:rsidRPr="00A3306E">
        <w:rPr>
          <w:rFonts w:ascii="Times New Roman" w:eastAsia="宋体" w:hAnsi="Times New Roman" w:cs="Times New Roman"/>
        </w:rPr>
        <w:t>K/Ka</w:t>
      </w:r>
      <w:r w:rsidR="00512F37" w:rsidRPr="00A3306E">
        <w:rPr>
          <w:rFonts w:ascii="Times New Roman" w:eastAsia="宋体" w:hAnsi="Times New Roman" w:cs="Times New Roman"/>
        </w:rPr>
        <w:t>频段微波频率为比例系数的线性组合</w:t>
      </w:r>
      <w:r w:rsidR="007B095C" w:rsidRPr="00A3306E">
        <w:rPr>
          <w:rFonts w:ascii="Times New Roman" w:eastAsia="宋体" w:hAnsi="Times New Roman" w:cs="Times New Roman"/>
        </w:rPr>
        <w:t>抵消</w:t>
      </w:r>
      <w:r w:rsidR="00EC668E" w:rsidRPr="00A3306E">
        <w:rPr>
          <w:rFonts w:ascii="Times New Roman" w:eastAsia="宋体" w:hAnsi="Times New Roman" w:cs="Times New Roman"/>
        </w:rPr>
        <w:t>其相位数据中</w:t>
      </w:r>
      <w:r w:rsidR="007B095C" w:rsidRPr="00A3306E">
        <w:rPr>
          <w:rFonts w:ascii="Times New Roman" w:eastAsia="宋体" w:hAnsi="Times New Roman" w:cs="Times New Roman"/>
        </w:rPr>
        <w:t>重力场信息与电离层的低阶影响</w:t>
      </w:r>
      <w:r w:rsidR="002A0AFC" w:rsidRPr="00A3306E">
        <w:rPr>
          <w:rFonts w:ascii="Times New Roman" w:eastAsia="宋体" w:hAnsi="Times New Roman" w:cs="Times New Roman"/>
        </w:rPr>
        <w:t>。</w:t>
      </w:r>
      <w:r w:rsidRPr="00A3306E">
        <w:rPr>
          <w:rFonts w:ascii="Times New Roman" w:eastAsia="宋体" w:hAnsi="Times New Roman" w:cs="Times New Roman"/>
        </w:rPr>
        <w:t>引入</w:t>
      </w:r>
      <w:proofErr w:type="gramStart"/>
      <w:r w:rsidR="004F10B5" w:rsidRPr="00A3306E">
        <w:rPr>
          <w:rFonts w:ascii="Times New Roman" w:eastAsia="宋体" w:hAnsi="Times New Roman" w:cs="Times New Roman"/>
        </w:rPr>
        <w:t>以下双</w:t>
      </w:r>
      <w:proofErr w:type="gramEnd"/>
      <w:r w:rsidR="004F10B5" w:rsidRPr="00A3306E">
        <w:rPr>
          <w:rFonts w:ascii="Times New Roman" w:eastAsia="宋体" w:hAnsi="Times New Roman" w:cs="Times New Roman"/>
        </w:rPr>
        <w:t>差分的线性</w:t>
      </w:r>
      <w:r w:rsidRPr="00A3306E">
        <w:rPr>
          <w:rFonts w:ascii="Times New Roman" w:eastAsia="宋体" w:hAnsi="Times New Roman" w:cs="Times New Roman"/>
        </w:rPr>
        <w:t>组合信号</w:t>
      </w:r>
      <w:r w:rsidR="00BD270B" w:rsidRPr="00A3306E">
        <w:rPr>
          <w:rFonts w:ascii="Times New Roman" w:eastAsia="宋体" w:hAnsi="Times New Roman" w:cs="Times New Roman"/>
        </w:rPr>
        <w:t>如下</w:t>
      </w:r>
      <w:r w:rsidR="00BD270B" w:rsidRPr="00A3306E">
        <w:rPr>
          <w:rFonts w:ascii="Times New Roman" w:eastAsia="宋体" w:hAnsi="Times New Roman" w:cs="Times New Roman"/>
        </w:rPr>
        <w:t xml:space="preserve"> </w:t>
      </w:r>
      <w:r w:rsidRPr="00A3306E">
        <w:rPr>
          <w:rFonts w:ascii="Times New Roman" w:eastAsia="宋体" w:hAnsi="Times New Roman" w:cs="Times New Roman"/>
        </w:rPr>
        <w:fldChar w:fldCharType="begin"/>
      </w:r>
      <w:r w:rsidR="005C6BBB" w:rsidRPr="00A3306E">
        <w:rPr>
          <w:rFonts w:ascii="Times New Roman" w:eastAsia="宋体" w:hAnsi="Times New Roman" w:cs="Times New Roman" w:hint="eastAsia"/>
        </w:rPr>
        <w:instrText xml:space="preserve"> ADDIN ZOTERO_ITEM CSL_CITATION {"citationID":"oYscNzmr","properties":{"formattedCitation":"(DUNN\\uc0\\u160{}\\uc0\\u31561{}, 2002; KIM\\uc0\\u160{}\\uc0\\u31561{}, 2009)","plainCitation":"(DUNN </w:instrText>
      </w:r>
      <w:r w:rsidR="005C6BBB" w:rsidRPr="00A3306E">
        <w:rPr>
          <w:rFonts w:ascii="Times New Roman" w:eastAsia="宋体" w:hAnsi="Times New Roman" w:cs="Times New Roman" w:hint="eastAsia"/>
        </w:rPr>
        <w:instrText>等</w:instrText>
      </w:r>
      <w:r w:rsidR="005C6BBB" w:rsidRPr="00A3306E">
        <w:rPr>
          <w:rFonts w:ascii="Times New Roman" w:eastAsia="宋体" w:hAnsi="Times New Roman" w:cs="Times New Roman" w:hint="eastAsia"/>
        </w:rPr>
        <w:instrText>, 2002; KIM </w:instrText>
      </w:r>
      <w:r w:rsidR="005C6BBB" w:rsidRPr="00A3306E">
        <w:rPr>
          <w:rFonts w:ascii="Times New Roman" w:eastAsia="宋体" w:hAnsi="Times New Roman" w:cs="Times New Roman" w:hint="eastAsia"/>
        </w:rPr>
        <w:instrText>等</w:instrText>
      </w:r>
      <w:r w:rsidR="005C6BBB" w:rsidRPr="00A3306E">
        <w:rPr>
          <w:rFonts w:ascii="Times New Roman" w:eastAsia="宋体" w:hAnsi="Times New Roman" w:cs="Times New Roman" w:hint="eastAsia"/>
        </w:rPr>
        <w:instrText>, 2009)","noteIndex":0},"citationItems":[{"id</w:instrText>
      </w:r>
      <w:r w:rsidR="005C6BBB" w:rsidRPr="00A3306E">
        <w:rPr>
          <w:rFonts w:ascii="Times New Roman" w:eastAsia="宋体" w:hAnsi="Times New Roman" w:cs="Times New Roman"/>
        </w:rPr>
        <w:instrText xml:space="preserve">":259,"uris":["http://zotero.org/users/6467040/items/42HUMGEB"],"uri":["http://zotero.org/users/6467040/items/42HUMGEB"],"itemData":{"id":259,"type":"paper-conference","container-title":"Proceedings of the 15th international technical meeting of the satellite division of the institute of navigation (ION GPS 2002)","page":"724–730","source":"Google Scholar","title":"The instrument on NASA's GRACE mission: augmentation of GPS to achieve unprecedented gravity field measurements","title-short":"The instrument on NASA's GRACE mission","author":[{"family":"Dunn","given":"Charles"},{"family":"Bertiger","given":"Willy"},{"family":"Franklin","given":"Garth"},{"family":"Harris","given":"Ian"},{"family":"Kruizinga","given":"Gerhard"},{"family":"Meehan","given":"Tom"},{"family":"Nandi","given":"Sumita"},{"family":"Nguyen","given":"Don"},{"family":"Rogstad","given":"Tim"},{"family":"Thomas","given":"J. Brooks"}],"issued":{"date-parts":[["2002"]]}},"label":"page"},{"id":155,"uris":["http://zotero.org/users/6467040/items/4IXYJCZW"],"uri":["http://zotero.org/users/6467040/items/4IXYJCZW"],"itemData":{"id":155,"type":"article-journal","container-title":"Acta Astronautica","DOI":"10.1016/j.actaastro.2009.04.010","ISSN":"00945765","issue":"11-12","journalAbbreviation":"Acta Astronautica","language":"en","page":"1571-1581","source":"DOI.org (Crossref)","title":"Flight performance analysis of GRACE K-band ranging instrument with simulation data","URL":"https://linkinghub.elsevier.com/retrieve/pii/S0094576509002446","volume":"65","author":[{"family":"Kim","given":"Jeongrae"},{"family":"Lee","given":"Seung Woo"}],"accessed":{"date-parts":[["2021",1,25]]},"issued":{"date-parts":[["2009",12]]}},"label":"page"}],"schema":"https://github.com/citation-style-language/schema/raw/master/csl-citation.json"} </w:instrText>
      </w:r>
      <w:r w:rsidRPr="00A3306E">
        <w:rPr>
          <w:rFonts w:ascii="Times New Roman" w:eastAsia="宋体" w:hAnsi="Times New Roman" w:cs="Times New Roman"/>
        </w:rPr>
        <w:fldChar w:fldCharType="separate"/>
      </w:r>
      <w:r w:rsidR="005C6BBB" w:rsidRPr="00A3306E">
        <w:rPr>
          <w:rFonts w:ascii="Times New Roman" w:eastAsia="宋体" w:hAnsi="Times New Roman" w:cs="Times New Roman"/>
          <w:kern w:val="0"/>
          <w:szCs w:val="24"/>
        </w:rPr>
        <w:t>(DUNN </w:t>
      </w:r>
      <w:r w:rsidR="005C6BBB" w:rsidRPr="00A3306E">
        <w:rPr>
          <w:rFonts w:ascii="Times New Roman" w:eastAsia="宋体" w:hAnsi="Times New Roman" w:cs="Times New Roman"/>
          <w:kern w:val="0"/>
          <w:szCs w:val="24"/>
        </w:rPr>
        <w:t>等</w:t>
      </w:r>
      <w:r w:rsidR="005C6BBB" w:rsidRPr="00A3306E">
        <w:rPr>
          <w:rFonts w:ascii="Times New Roman" w:eastAsia="宋体" w:hAnsi="Times New Roman" w:cs="Times New Roman"/>
          <w:kern w:val="0"/>
          <w:szCs w:val="24"/>
        </w:rPr>
        <w:t>, 2002; KIM </w:t>
      </w:r>
      <w:r w:rsidR="005C6BBB" w:rsidRPr="00A3306E">
        <w:rPr>
          <w:rFonts w:ascii="Times New Roman" w:eastAsia="宋体" w:hAnsi="Times New Roman" w:cs="Times New Roman"/>
          <w:kern w:val="0"/>
          <w:szCs w:val="24"/>
        </w:rPr>
        <w:t>等</w:t>
      </w:r>
      <w:r w:rsidR="005C6BBB" w:rsidRPr="00A3306E">
        <w:rPr>
          <w:rFonts w:ascii="Times New Roman" w:eastAsia="宋体" w:hAnsi="Times New Roman" w:cs="Times New Roman"/>
          <w:kern w:val="0"/>
          <w:szCs w:val="24"/>
        </w:rPr>
        <w:t>, 2009)</w:t>
      </w:r>
      <w:r w:rsidRPr="00A3306E">
        <w:rPr>
          <w:rFonts w:ascii="Times New Roman" w:eastAsia="宋体" w:hAnsi="Times New Roman" w:cs="Times New Roman"/>
        </w:rPr>
        <w:fldChar w:fldCharType="end"/>
      </w:r>
      <w:r w:rsidRPr="00A3306E">
        <w:rPr>
          <w:rFonts w:ascii="Times New Roman" w:eastAsia="宋体" w:hAnsi="Times New Roman" w:cs="Times New Roman"/>
        </w:rPr>
        <w:t>：</w:t>
      </w:r>
    </w:p>
    <w:p w14:paraId="4AEBFACE" w14:textId="73C2DD73" w:rsidR="00100A50" w:rsidRPr="00A3306E" w:rsidRDefault="00100A50"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color w:val="FF0000"/>
        </w:rPr>
      </w:pPr>
      <w:r w:rsidRPr="00A3306E">
        <w:rPr>
          <w:rFonts w:ascii="Times New Roman" w:eastAsia="宋体" w:hAnsi="Times New Roman" w:cs="Times New Roman"/>
        </w:rPr>
        <w:tab/>
      </w:r>
      <w:r w:rsidRPr="00A3306E">
        <w:rPr>
          <w:rFonts w:ascii="Times New Roman" w:eastAsia="宋体" w:hAnsi="Times New Roman" w:cs="Times New Roman"/>
          <w:position w:val="-53"/>
        </w:rPr>
        <w:object w:dxaOrig="5766" w:dyaOrig="1183" w14:anchorId="12BDD3DE">
          <v:shape id="_x0000_i7139" type="#_x0000_t75" style="width:288.6pt;height:58.8pt" o:ole="">
            <v:imagedata r:id="rId176" o:title=""/>
          </v:shape>
          <o:OLEObject Type="Embed" ProgID="Equation.AxMath" ShapeID="_x0000_i7139" DrawAspect="Content" ObjectID="_1708888053" r:id="rId177"/>
        </w:object>
      </w:r>
      <w:r w:rsidRPr="00A3306E">
        <w:rPr>
          <w:rFonts w:ascii="Times New Roman" w:eastAsia="宋体" w:hAnsi="Times New Roman" w:cs="Times New Roman"/>
        </w:rPr>
        <w:tab/>
      </w:r>
      <w:r w:rsidRPr="00A3306E">
        <w:rPr>
          <w:rFonts w:ascii="Times New Roman" w:eastAsia="宋体" w:hAnsi="Times New Roman" w:cs="Times New Roman"/>
          <w:color w:val="000000" w:themeColor="text1"/>
        </w:rPr>
        <w:fldChar w:fldCharType="begin"/>
      </w:r>
      <w:r w:rsidRPr="00A3306E">
        <w:rPr>
          <w:rFonts w:ascii="Times New Roman" w:eastAsia="宋体" w:hAnsi="Times New Roman" w:cs="Times New Roman"/>
          <w:color w:val="000000" w:themeColor="text1"/>
        </w:rPr>
        <w:instrText xml:space="preserve"> MACROBUTTON AMMPlaceRM \* MERGEFORMAT </w:instrText>
      </w:r>
      <w:r w:rsidRPr="00A3306E">
        <w:rPr>
          <w:rFonts w:ascii="Times New Roman" w:eastAsia="宋体" w:hAnsi="Times New Roman" w:cs="Times New Roman"/>
          <w:color w:val="000000" w:themeColor="text1"/>
        </w:rPr>
        <w:fldChar w:fldCharType="begin"/>
      </w:r>
      <w:r w:rsidRPr="00A3306E">
        <w:rPr>
          <w:rFonts w:ascii="Times New Roman" w:eastAsia="宋体" w:hAnsi="Times New Roman" w:cs="Times New Roman"/>
          <w:color w:val="000000" w:themeColor="text1"/>
        </w:rPr>
        <w:instrText xml:space="preserve"> SEQ AMEqn \h \* MERGEFORMAT </w:instrText>
      </w:r>
      <w:r w:rsidRPr="00A3306E">
        <w:rPr>
          <w:rFonts w:ascii="Times New Roman" w:eastAsia="宋体" w:hAnsi="Times New Roman" w:cs="Times New Roman"/>
          <w:color w:val="000000" w:themeColor="text1"/>
        </w:rPr>
        <w:fldChar w:fldCharType="end"/>
      </w:r>
      <w:bookmarkStart w:id="186" w:name="ZEqnNum457491"/>
      <w:r w:rsidRPr="00A3306E">
        <w:rPr>
          <w:rFonts w:ascii="Times New Roman" w:eastAsia="宋体" w:hAnsi="Times New Roman" w:cs="Times New Roman"/>
          <w:color w:val="000000" w:themeColor="text1"/>
        </w:rPr>
        <w:instrText>(</w:instrText>
      </w:r>
      <w:r w:rsidRPr="00A3306E">
        <w:rPr>
          <w:rFonts w:ascii="Times New Roman" w:eastAsia="宋体" w:hAnsi="Times New Roman" w:cs="Times New Roman"/>
          <w:color w:val="000000" w:themeColor="text1"/>
        </w:rPr>
        <w:fldChar w:fldCharType="begin"/>
      </w:r>
      <w:r w:rsidRPr="00A3306E">
        <w:rPr>
          <w:rFonts w:ascii="Times New Roman" w:eastAsia="宋体" w:hAnsi="Times New Roman" w:cs="Times New Roman"/>
          <w:color w:val="000000" w:themeColor="text1"/>
        </w:rPr>
        <w:instrText xml:space="preserve"> SEQ AMEqn \c \* Arabic \* MERGEFORMAT </w:instrText>
      </w:r>
      <w:r w:rsidRPr="00A3306E">
        <w:rPr>
          <w:rFonts w:ascii="Times New Roman" w:eastAsia="宋体" w:hAnsi="Times New Roman" w:cs="Times New Roman"/>
          <w:color w:val="000000" w:themeColor="text1"/>
        </w:rPr>
        <w:fldChar w:fldCharType="separate"/>
      </w:r>
      <w:r w:rsidR="00AB4BEE" w:rsidRPr="00A3306E">
        <w:rPr>
          <w:rFonts w:ascii="Times New Roman" w:eastAsia="宋体" w:hAnsi="Times New Roman" w:cs="Times New Roman"/>
          <w:noProof/>
          <w:color w:val="000000" w:themeColor="text1"/>
        </w:rPr>
        <w:instrText>19</w:instrText>
      </w:r>
      <w:r w:rsidRPr="00A3306E">
        <w:rPr>
          <w:rFonts w:ascii="Times New Roman" w:eastAsia="宋体" w:hAnsi="Times New Roman" w:cs="Times New Roman"/>
          <w:noProof/>
          <w:color w:val="000000" w:themeColor="text1"/>
        </w:rPr>
        <w:fldChar w:fldCharType="end"/>
      </w:r>
      <w:r w:rsidRPr="00A3306E">
        <w:rPr>
          <w:rFonts w:ascii="Times New Roman" w:eastAsia="宋体" w:hAnsi="Times New Roman" w:cs="Times New Roman"/>
          <w:color w:val="000000" w:themeColor="text1"/>
        </w:rPr>
        <w:instrText>)</w:instrText>
      </w:r>
      <w:bookmarkEnd w:id="186"/>
      <w:r w:rsidRPr="00A3306E">
        <w:rPr>
          <w:rFonts w:ascii="Times New Roman" w:eastAsia="宋体" w:hAnsi="Times New Roman" w:cs="Times New Roman"/>
          <w:color w:val="000000" w:themeColor="text1"/>
        </w:rPr>
        <w:fldChar w:fldCharType="end"/>
      </w:r>
    </w:p>
    <w:p w14:paraId="5A019C82" w14:textId="59E054A5" w:rsidR="00100A50" w:rsidRPr="00A3306E" w:rsidRDefault="00100A50" w:rsidP="00544E64">
      <w:pPr>
        <w:adjustRightInd w:val="0"/>
        <w:snapToGrid w:val="0"/>
        <w:spacing w:line="360" w:lineRule="auto"/>
        <w:ind w:firstLineChars="200" w:firstLine="420"/>
        <w:rPr>
          <w:rFonts w:ascii="Times New Roman" w:eastAsia="宋体" w:hAnsi="Times New Roman" w:cs="Times New Roman"/>
          <w:color w:val="000000" w:themeColor="text1"/>
        </w:rPr>
      </w:pPr>
      <w:r w:rsidRPr="00A3306E">
        <w:rPr>
          <w:rFonts w:ascii="Times New Roman" w:eastAsia="宋体" w:hAnsi="Times New Roman" w:cs="Times New Roman"/>
          <w:color w:val="000000" w:themeColor="text1"/>
        </w:rPr>
        <w:t>将</w:t>
      </w:r>
      <w:r w:rsidR="00366C76" w:rsidRPr="00A3306E">
        <w:rPr>
          <w:rFonts w:ascii="Times New Roman" w:eastAsia="宋体" w:hAnsi="Times New Roman" w:cs="Times New Roman"/>
          <w:color w:val="000000" w:themeColor="text1"/>
        </w:rPr>
        <w:t>上式</w:t>
      </w:r>
      <w:r w:rsidR="00366C76" w:rsidRPr="00A3306E">
        <w:rPr>
          <w:rFonts w:ascii="Times New Roman" w:eastAsia="宋体" w:hAnsi="Times New Roman" w:cs="Times New Roman"/>
          <w:color w:val="000000" w:themeColor="text1"/>
        </w:rPr>
        <w:fldChar w:fldCharType="begin"/>
      </w:r>
      <w:r w:rsidR="00366C76" w:rsidRPr="00A3306E">
        <w:rPr>
          <w:rFonts w:ascii="Times New Roman" w:eastAsia="宋体" w:hAnsi="Times New Roman" w:cs="Times New Roman"/>
          <w:color w:val="000000" w:themeColor="text1"/>
        </w:rPr>
        <w:instrText xml:space="preserve"> GOTOBUTTON ZEqnNum457491  \* MERGEFORMAT </w:instrText>
      </w:r>
      <w:r w:rsidR="00366C76" w:rsidRPr="00A3306E">
        <w:rPr>
          <w:rFonts w:ascii="Times New Roman" w:eastAsia="宋体" w:hAnsi="Times New Roman" w:cs="Times New Roman"/>
          <w:color w:val="000000" w:themeColor="text1"/>
        </w:rPr>
        <w:fldChar w:fldCharType="begin"/>
      </w:r>
      <w:r w:rsidR="00366C76" w:rsidRPr="00A3306E">
        <w:rPr>
          <w:rFonts w:ascii="Times New Roman" w:eastAsia="宋体" w:hAnsi="Times New Roman" w:cs="Times New Roman"/>
          <w:color w:val="000000" w:themeColor="text1"/>
        </w:rPr>
        <w:instrText xml:space="preserve"> REF ZEqnNum457491 \* Charformat \! \* MERGEFORMAT </w:instrText>
      </w:r>
      <w:r w:rsidR="00366C76" w:rsidRPr="00A3306E">
        <w:rPr>
          <w:rFonts w:ascii="Times New Roman" w:eastAsia="宋体" w:hAnsi="Times New Roman" w:cs="Times New Roman"/>
          <w:color w:val="000000" w:themeColor="text1"/>
        </w:rPr>
        <w:fldChar w:fldCharType="separate"/>
      </w:r>
      <w:r w:rsidR="00AB4BEE" w:rsidRPr="00A3306E">
        <w:rPr>
          <w:rFonts w:ascii="Times New Roman" w:eastAsia="宋体" w:hAnsi="Times New Roman" w:cs="Times New Roman"/>
          <w:color w:val="000000" w:themeColor="text1"/>
        </w:rPr>
        <w:instrText>(19)</w:instrText>
      </w:r>
      <w:r w:rsidR="00366C76" w:rsidRPr="00A3306E">
        <w:rPr>
          <w:rFonts w:ascii="Times New Roman" w:eastAsia="宋体" w:hAnsi="Times New Roman" w:cs="Times New Roman"/>
          <w:color w:val="000000" w:themeColor="text1"/>
        </w:rPr>
        <w:fldChar w:fldCharType="end"/>
      </w:r>
      <w:r w:rsidR="00366C76" w:rsidRPr="00A3306E">
        <w:rPr>
          <w:rFonts w:ascii="Times New Roman" w:eastAsia="宋体" w:hAnsi="Times New Roman" w:cs="Times New Roman"/>
          <w:color w:val="000000" w:themeColor="text1"/>
        </w:rPr>
        <w:fldChar w:fldCharType="end"/>
      </w:r>
      <w:r w:rsidR="00366C76" w:rsidRPr="00A3306E">
        <w:rPr>
          <w:rFonts w:ascii="Times New Roman" w:eastAsia="宋体" w:hAnsi="Times New Roman" w:cs="Times New Roman"/>
          <w:color w:val="000000" w:themeColor="text1"/>
        </w:rPr>
        <w:t>中相位信号表示为</w:t>
      </w:r>
    </w:p>
    <w:p w14:paraId="0ADE01BE" w14:textId="76FD375E" w:rsidR="00100A50" w:rsidRPr="00A3306E" w:rsidRDefault="00100A50"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color w:val="000000" w:themeColor="text1"/>
        </w:rPr>
      </w:pPr>
      <w:r w:rsidRPr="00A3306E">
        <w:rPr>
          <w:rFonts w:ascii="Times New Roman" w:eastAsia="宋体" w:hAnsi="Times New Roman" w:cs="Times New Roman"/>
          <w:color w:val="000000" w:themeColor="text1"/>
        </w:rPr>
        <w:tab/>
      </w:r>
      <w:r w:rsidRPr="00A3306E">
        <w:rPr>
          <w:rFonts w:ascii="Times New Roman" w:eastAsia="宋体" w:hAnsi="Times New Roman" w:cs="Times New Roman"/>
          <w:color w:val="000000" w:themeColor="text1"/>
          <w:position w:val="-57"/>
        </w:rPr>
        <w:object w:dxaOrig="5467" w:dyaOrig="1259" w14:anchorId="1775AD10">
          <v:shape id="_x0000_i7140" type="#_x0000_t75" style="width:273.6pt;height:63.6pt" o:ole="">
            <v:imagedata r:id="rId178" o:title=""/>
          </v:shape>
          <o:OLEObject Type="Embed" ProgID="Equation.AxMath" ShapeID="_x0000_i7140" DrawAspect="Content" ObjectID="_1708888054" r:id="rId179"/>
        </w:object>
      </w:r>
      <w:r w:rsidRPr="00A3306E">
        <w:rPr>
          <w:rFonts w:ascii="Times New Roman" w:eastAsia="宋体" w:hAnsi="Times New Roman" w:cs="Times New Roman"/>
          <w:color w:val="000000" w:themeColor="text1"/>
        </w:rPr>
        <w:tab/>
      </w:r>
      <w:r w:rsidRPr="00A3306E">
        <w:rPr>
          <w:rFonts w:ascii="Times New Roman" w:eastAsia="宋体" w:hAnsi="Times New Roman" w:cs="Times New Roman"/>
          <w:color w:val="000000" w:themeColor="text1"/>
        </w:rPr>
        <w:fldChar w:fldCharType="begin"/>
      </w:r>
      <w:r w:rsidRPr="00A3306E">
        <w:rPr>
          <w:rFonts w:ascii="Times New Roman" w:eastAsia="宋体" w:hAnsi="Times New Roman" w:cs="Times New Roman"/>
          <w:color w:val="000000" w:themeColor="text1"/>
        </w:rPr>
        <w:instrText xml:space="preserve"> MACROBUTTON AMMPlaceRM \* MERGEFORMAT </w:instrText>
      </w:r>
      <w:r w:rsidRPr="00A3306E">
        <w:rPr>
          <w:rFonts w:ascii="Times New Roman" w:eastAsia="宋体" w:hAnsi="Times New Roman" w:cs="Times New Roman"/>
          <w:color w:val="000000" w:themeColor="text1"/>
        </w:rPr>
        <w:fldChar w:fldCharType="begin"/>
      </w:r>
      <w:r w:rsidRPr="00A3306E">
        <w:rPr>
          <w:rFonts w:ascii="Times New Roman" w:eastAsia="宋体" w:hAnsi="Times New Roman" w:cs="Times New Roman"/>
          <w:color w:val="000000" w:themeColor="text1"/>
        </w:rPr>
        <w:instrText xml:space="preserve"> SEQ AMEqn \h \* MERGEFORMAT </w:instrText>
      </w:r>
      <w:r w:rsidRPr="00A3306E">
        <w:rPr>
          <w:rFonts w:ascii="Times New Roman" w:eastAsia="宋体" w:hAnsi="Times New Roman" w:cs="Times New Roman"/>
          <w:color w:val="000000" w:themeColor="text1"/>
        </w:rPr>
        <w:fldChar w:fldCharType="end"/>
      </w:r>
      <w:r w:rsidRPr="00A3306E">
        <w:rPr>
          <w:rFonts w:ascii="Times New Roman" w:eastAsia="宋体" w:hAnsi="Times New Roman" w:cs="Times New Roman"/>
          <w:color w:val="000000" w:themeColor="text1"/>
        </w:rPr>
        <w:instrText>(</w:instrText>
      </w:r>
      <w:r w:rsidRPr="00A3306E">
        <w:rPr>
          <w:rFonts w:ascii="Times New Roman" w:eastAsia="宋体" w:hAnsi="Times New Roman" w:cs="Times New Roman"/>
          <w:color w:val="000000" w:themeColor="text1"/>
        </w:rPr>
        <w:fldChar w:fldCharType="begin"/>
      </w:r>
      <w:r w:rsidRPr="00A3306E">
        <w:rPr>
          <w:rFonts w:ascii="Times New Roman" w:eastAsia="宋体" w:hAnsi="Times New Roman" w:cs="Times New Roman"/>
          <w:color w:val="000000" w:themeColor="text1"/>
        </w:rPr>
        <w:instrText xml:space="preserve"> SEQ AMEqn \c \* Arabic \* MERGEFORMAT </w:instrText>
      </w:r>
      <w:r w:rsidRPr="00A3306E">
        <w:rPr>
          <w:rFonts w:ascii="Times New Roman" w:eastAsia="宋体" w:hAnsi="Times New Roman" w:cs="Times New Roman"/>
          <w:color w:val="000000" w:themeColor="text1"/>
        </w:rPr>
        <w:fldChar w:fldCharType="separate"/>
      </w:r>
      <w:r w:rsidR="00AB4BEE" w:rsidRPr="00A3306E">
        <w:rPr>
          <w:rFonts w:ascii="Times New Roman" w:eastAsia="宋体" w:hAnsi="Times New Roman" w:cs="Times New Roman"/>
          <w:noProof/>
          <w:color w:val="000000" w:themeColor="text1"/>
        </w:rPr>
        <w:instrText>20</w:instrText>
      </w:r>
      <w:r w:rsidRPr="00A3306E">
        <w:rPr>
          <w:rFonts w:ascii="Times New Roman" w:eastAsia="宋体" w:hAnsi="Times New Roman" w:cs="Times New Roman"/>
          <w:color w:val="000000" w:themeColor="text1"/>
        </w:rPr>
        <w:fldChar w:fldCharType="end"/>
      </w:r>
      <w:r w:rsidRPr="00A3306E">
        <w:rPr>
          <w:rFonts w:ascii="Times New Roman" w:eastAsia="宋体" w:hAnsi="Times New Roman" w:cs="Times New Roman"/>
          <w:color w:val="000000" w:themeColor="text1"/>
        </w:rPr>
        <w:instrText>)</w:instrText>
      </w:r>
      <w:r w:rsidRPr="00A3306E">
        <w:rPr>
          <w:rFonts w:ascii="Times New Roman" w:eastAsia="宋体" w:hAnsi="Times New Roman" w:cs="Times New Roman"/>
          <w:color w:val="000000" w:themeColor="text1"/>
        </w:rPr>
        <w:fldChar w:fldCharType="end"/>
      </w:r>
    </w:p>
    <w:p w14:paraId="01F599B0" w14:textId="63F8EACB" w:rsidR="00100A50" w:rsidRPr="00A3306E" w:rsidRDefault="00100A50"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color w:val="000000" w:themeColor="text1"/>
        </w:rPr>
      </w:pPr>
      <w:r w:rsidRPr="00A3306E">
        <w:rPr>
          <w:rFonts w:ascii="Times New Roman" w:eastAsia="宋体" w:hAnsi="Times New Roman" w:cs="Times New Roman"/>
          <w:color w:val="000000" w:themeColor="text1"/>
        </w:rPr>
        <w:lastRenderedPageBreak/>
        <w:tab/>
      </w:r>
      <w:r w:rsidRPr="00A3306E">
        <w:rPr>
          <w:rFonts w:ascii="Times New Roman" w:eastAsia="宋体" w:hAnsi="Times New Roman" w:cs="Times New Roman"/>
          <w:color w:val="000000" w:themeColor="text1"/>
          <w:position w:val="-57"/>
        </w:rPr>
        <w:object w:dxaOrig="5756" w:dyaOrig="1259" w14:anchorId="187D083F">
          <v:shape id="_x0000_i7141" type="#_x0000_t75" style="width:4in;height:63.6pt" o:ole="">
            <v:imagedata r:id="rId180" o:title=""/>
          </v:shape>
          <o:OLEObject Type="Embed" ProgID="Equation.AxMath" ShapeID="_x0000_i7141" DrawAspect="Content" ObjectID="_1708888055" r:id="rId181"/>
        </w:object>
      </w:r>
      <w:r w:rsidRPr="00A3306E">
        <w:rPr>
          <w:rFonts w:ascii="Times New Roman" w:eastAsia="宋体" w:hAnsi="Times New Roman" w:cs="Times New Roman"/>
          <w:color w:val="000000" w:themeColor="text1"/>
        </w:rPr>
        <w:tab/>
      </w:r>
      <w:r w:rsidRPr="00A3306E">
        <w:rPr>
          <w:rFonts w:ascii="Times New Roman" w:eastAsia="宋体" w:hAnsi="Times New Roman" w:cs="Times New Roman"/>
          <w:color w:val="000000" w:themeColor="text1"/>
        </w:rPr>
        <w:fldChar w:fldCharType="begin"/>
      </w:r>
      <w:r w:rsidRPr="00A3306E">
        <w:rPr>
          <w:rFonts w:ascii="Times New Roman" w:eastAsia="宋体" w:hAnsi="Times New Roman" w:cs="Times New Roman"/>
          <w:color w:val="000000" w:themeColor="text1"/>
        </w:rPr>
        <w:instrText xml:space="preserve"> MACROBUTTON AMMPlaceRM \* MERGEFORMAT </w:instrText>
      </w:r>
      <w:r w:rsidRPr="00A3306E">
        <w:rPr>
          <w:rFonts w:ascii="Times New Roman" w:eastAsia="宋体" w:hAnsi="Times New Roman" w:cs="Times New Roman"/>
          <w:color w:val="000000" w:themeColor="text1"/>
        </w:rPr>
        <w:fldChar w:fldCharType="begin"/>
      </w:r>
      <w:r w:rsidRPr="00A3306E">
        <w:rPr>
          <w:rFonts w:ascii="Times New Roman" w:eastAsia="宋体" w:hAnsi="Times New Roman" w:cs="Times New Roman"/>
          <w:color w:val="000000" w:themeColor="text1"/>
        </w:rPr>
        <w:instrText xml:space="preserve"> SEQ AMEqn \h \* MERGEFORMAT </w:instrText>
      </w:r>
      <w:r w:rsidRPr="00A3306E">
        <w:rPr>
          <w:rFonts w:ascii="Times New Roman" w:eastAsia="宋体" w:hAnsi="Times New Roman" w:cs="Times New Roman"/>
          <w:color w:val="000000" w:themeColor="text1"/>
        </w:rPr>
        <w:fldChar w:fldCharType="end"/>
      </w:r>
      <w:r w:rsidRPr="00A3306E">
        <w:rPr>
          <w:rFonts w:ascii="Times New Roman" w:eastAsia="宋体" w:hAnsi="Times New Roman" w:cs="Times New Roman"/>
          <w:color w:val="000000" w:themeColor="text1"/>
        </w:rPr>
        <w:instrText>(</w:instrText>
      </w:r>
      <w:r w:rsidRPr="00A3306E">
        <w:rPr>
          <w:rFonts w:ascii="Times New Roman" w:eastAsia="宋体" w:hAnsi="Times New Roman" w:cs="Times New Roman"/>
          <w:color w:val="000000" w:themeColor="text1"/>
        </w:rPr>
        <w:fldChar w:fldCharType="begin"/>
      </w:r>
      <w:r w:rsidRPr="00A3306E">
        <w:rPr>
          <w:rFonts w:ascii="Times New Roman" w:eastAsia="宋体" w:hAnsi="Times New Roman" w:cs="Times New Roman"/>
          <w:color w:val="000000" w:themeColor="text1"/>
        </w:rPr>
        <w:instrText xml:space="preserve"> SEQ AMEqn \c \* Arabic \* MERGEFORMAT </w:instrText>
      </w:r>
      <w:r w:rsidRPr="00A3306E">
        <w:rPr>
          <w:rFonts w:ascii="Times New Roman" w:eastAsia="宋体" w:hAnsi="Times New Roman" w:cs="Times New Roman"/>
          <w:color w:val="000000" w:themeColor="text1"/>
        </w:rPr>
        <w:fldChar w:fldCharType="separate"/>
      </w:r>
      <w:r w:rsidR="00AB4BEE" w:rsidRPr="00A3306E">
        <w:rPr>
          <w:rFonts w:ascii="Times New Roman" w:eastAsia="宋体" w:hAnsi="Times New Roman" w:cs="Times New Roman"/>
          <w:noProof/>
          <w:color w:val="000000" w:themeColor="text1"/>
        </w:rPr>
        <w:instrText>21</w:instrText>
      </w:r>
      <w:r w:rsidRPr="00A3306E">
        <w:rPr>
          <w:rFonts w:ascii="Times New Roman" w:eastAsia="宋体" w:hAnsi="Times New Roman" w:cs="Times New Roman"/>
          <w:color w:val="000000" w:themeColor="text1"/>
        </w:rPr>
        <w:fldChar w:fldCharType="end"/>
      </w:r>
      <w:r w:rsidRPr="00A3306E">
        <w:rPr>
          <w:rFonts w:ascii="Times New Roman" w:eastAsia="宋体" w:hAnsi="Times New Roman" w:cs="Times New Roman"/>
          <w:color w:val="000000" w:themeColor="text1"/>
        </w:rPr>
        <w:instrText>)</w:instrText>
      </w:r>
      <w:r w:rsidRPr="00A3306E">
        <w:rPr>
          <w:rFonts w:ascii="Times New Roman" w:eastAsia="宋体" w:hAnsi="Times New Roman" w:cs="Times New Roman"/>
          <w:color w:val="000000" w:themeColor="text1"/>
        </w:rPr>
        <w:fldChar w:fldCharType="end"/>
      </w:r>
    </w:p>
    <w:p w14:paraId="4615A93D" w14:textId="08AE27A8" w:rsidR="00100A50" w:rsidRPr="00A3306E" w:rsidRDefault="00100A50"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color w:val="000000" w:themeColor="text1"/>
        </w:rPr>
      </w:pPr>
      <w:r w:rsidRPr="00A3306E">
        <w:rPr>
          <w:rFonts w:ascii="Times New Roman" w:eastAsia="宋体" w:hAnsi="Times New Roman" w:cs="Times New Roman"/>
          <w:color w:val="000000" w:themeColor="text1"/>
        </w:rPr>
        <w:tab/>
      </w:r>
      <w:r w:rsidRPr="00A3306E">
        <w:rPr>
          <w:rFonts w:ascii="Times New Roman" w:eastAsia="宋体" w:hAnsi="Times New Roman" w:cs="Times New Roman"/>
          <w:color w:val="000000" w:themeColor="text1"/>
          <w:position w:val="-57"/>
        </w:rPr>
        <w:object w:dxaOrig="5440" w:dyaOrig="1259" w14:anchorId="0FB20CAA">
          <v:shape id="_x0000_i7142" type="#_x0000_t75" style="width:271.2pt;height:63.6pt" o:ole="">
            <v:imagedata r:id="rId182" o:title=""/>
          </v:shape>
          <o:OLEObject Type="Embed" ProgID="Equation.AxMath" ShapeID="_x0000_i7142" DrawAspect="Content" ObjectID="_1708888056" r:id="rId183"/>
        </w:object>
      </w:r>
      <w:r w:rsidRPr="00A3306E">
        <w:rPr>
          <w:rFonts w:ascii="Times New Roman" w:eastAsia="宋体" w:hAnsi="Times New Roman" w:cs="Times New Roman"/>
          <w:color w:val="000000" w:themeColor="text1"/>
        </w:rPr>
        <w:tab/>
      </w:r>
      <w:r w:rsidRPr="00A3306E">
        <w:rPr>
          <w:rFonts w:ascii="Times New Roman" w:eastAsia="宋体" w:hAnsi="Times New Roman" w:cs="Times New Roman"/>
          <w:color w:val="000000" w:themeColor="text1"/>
        </w:rPr>
        <w:fldChar w:fldCharType="begin"/>
      </w:r>
      <w:r w:rsidRPr="00A3306E">
        <w:rPr>
          <w:rFonts w:ascii="Times New Roman" w:eastAsia="宋体" w:hAnsi="Times New Roman" w:cs="Times New Roman"/>
          <w:color w:val="000000" w:themeColor="text1"/>
        </w:rPr>
        <w:instrText xml:space="preserve"> MACROBUTTON AMMPlaceRM \* MERGEFORMAT </w:instrText>
      </w:r>
      <w:r w:rsidRPr="00A3306E">
        <w:rPr>
          <w:rFonts w:ascii="Times New Roman" w:eastAsia="宋体" w:hAnsi="Times New Roman" w:cs="Times New Roman"/>
          <w:color w:val="000000" w:themeColor="text1"/>
        </w:rPr>
        <w:fldChar w:fldCharType="begin"/>
      </w:r>
      <w:r w:rsidRPr="00A3306E">
        <w:rPr>
          <w:rFonts w:ascii="Times New Roman" w:eastAsia="宋体" w:hAnsi="Times New Roman" w:cs="Times New Roman"/>
          <w:color w:val="000000" w:themeColor="text1"/>
        </w:rPr>
        <w:instrText xml:space="preserve"> SEQ AMEqn \h \* MERGEFORMAT </w:instrText>
      </w:r>
      <w:r w:rsidRPr="00A3306E">
        <w:rPr>
          <w:rFonts w:ascii="Times New Roman" w:eastAsia="宋体" w:hAnsi="Times New Roman" w:cs="Times New Roman"/>
          <w:color w:val="000000" w:themeColor="text1"/>
        </w:rPr>
        <w:fldChar w:fldCharType="end"/>
      </w:r>
      <w:r w:rsidRPr="00A3306E">
        <w:rPr>
          <w:rFonts w:ascii="Times New Roman" w:eastAsia="宋体" w:hAnsi="Times New Roman" w:cs="Times New Roman"/>
          <w:color w:val="000000" w:themeColor="text1"/>
        </w:rPr>
        <w:instrText>(</w:instrText>
      </w:r>
      <w:r w:rsidRPr="00A3306E">
        <w:rPr>
          <w:rFonts w:ascii="Times New Roman" w:eastAsia="宋体" w:hAnsi="Times New Roman" w:cs="Times New Roman"/>
          <w:color w:val="000000" w:themeColor="text1"/>
        </w:rPr>
        <w:fldChar w:fldCharType="begin"/>
      </w:r>
      <w:r w:rsidRPr="00A3306E">
        <w:rPr>
          <w:rFonts w:ascii="Times New Roman" w:eastAsia="宋体" w:hAnsi="Times New Roman" w:cs="Times New Roman"/>
          <w:color w:val="000000" w:themeColor="text1"/>
        </w:rPr>
        <w:instrText xml:space="preserve"> SEQ AMEqn \c \* Arabic \* MERGEFORMAT </w:instrText>
      </w:r>
      <w:r w:rsidRPr="00A3306E">
        <w:rPr>
          <w:rFonts w:ascii="Times New Roman" w:eastAsia="宋体" w:hAnsi="Times New Roman" w:cs="Times New Roman"/>
          <w:color w:val="000000" w:themeColor="text1"/>
        </w:rPr>
        <w:fldChar w:fldCharType="separate"/>
      </w:r>
      <w:r w:rsidR="00AB4BEE" w:rsidRPr="00A3306E">
        <w:rPr>
          <w:rFonts w:ascii="Times New Roman" w:eastAsia="宋体" w:hAnsi="Times New Roman" w:cs="Times New Roman"/>
          <w:noProof/>
          <w:color w:val="000000" w:themeColor="text1"/>
        </w:rPr>
        <w:instrText>22</w:instrText>
      </w:r>
      <w:r w:rsidRPr="00A3306E">
        <w:rPr>
          <w:rFonts w:ascii="Times New Roman" w:eastAsia="宋体" w:hAnsi="Times New Roman" w:cs="Times New Roman"/>
          <w:color w:val="000000" w:themeColor="text1"/>
        </w:rPr>
        <w:fldChar w:fldCharType="end"/>
      </w:r>
      <w:r w:rsidRPr="00A3306E">
        <w:rPr>
          <w:rFonts w:ascii="Times New Roman" w:eastAsia="宋体" w:hAnsi="Times New Roman" w:cs="Times New Roman"/>
          <w:color w:val="000000" w:themeColor="text1"/>
        </w:rPr>
        <w:instrText>)</w:instrText>
      </w:r>
      <w:r w:rsidRPr="00A3306E">
        <w:rPr>
          <w:rFonts w:ascii="Times New Roman" w:eastAsia="宋体" w:hAnsi="Times New Roman" w:cs="Times New Roman"/>
          <w:color w:val="000000" w:themeColor="text1"/>
        </w:rPr>
        <w:fldChar w:fldCharType="end"/>
      </w:r>
    </w:p>
    <w:p w14:paraId="480A5AC2" w14:textId="24631771" w:rsidR="00100A50" w:rsidRPr="00A3306E" w:rsidRDefault="00100A50"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color w:val="000000" w:themeColor="text1"/>
        </w:rPr>
      </w:pPr>
      <w:r w:rsidRPr="00A3306E">
        <w:rPr>
          <w:rFonts w:ascii="Times New Roman" w:eastAsia="宋体" w:hAnsi="Times New Roman" w:cs="Times New Roman"/>
          <w:color w:val="000000" w:themeColor="text1"/>
        </w:rPr>
        <w:tab/>
      </w:r>
      <w:r w:rsidRPr="00A3306E">
        <w:rPr>
          <w:rFonts w:ascii="Times New Roman" w:eastAsia="宋体" w:hAnsi="Times New Roman" w:cs="Times New Roman"/>
          <w:color w:val="000000" w:themeColor="text1"/>
          <w:position w:val="-57"/>
        </w:rPr>
        <w:object w:dxaOrig="5728" w:dyaOrig="1259" w14:anchorId="3C9C9CF1">
          <v:shape id="_x0000_i7143" type="#_x0000_t75" style="width:285.6pt;height:63.6pt" o:ole="">
            <v:imagedata r:id="rId184" o:title=""/>
          </v:shape>
          <o:OLEObject Type="Embed" ProgID="Equation.AxMath" ShapeID="_x0000_i7143" DrawAspect="Content" ObjectID="_1708888057" r:id="rId185"/>
        </w:object>
      </w:r>
      <w:r w:rsidRPr="00A3306E">
        <w:rPr>
          <w:rFonts w:ascii="Times New Roman" w:eastAsia="宋体" w:hAnsi="Times New Roman" w:cs="Times New Roman"/>
          <w:color w:val="000000" w:themeColor="text1"/>
        </w:rPr>
        <w:tab/>
      </w:r>
      <w:r w:rsidRPr="00A3306E">
        <w:rPr>
          <w:rFonts w:ascii="Times New Roman" w:eastAsia="宋体" w:hAnsi="Times New Roman" w:cs="Times New Roman"/>
          <w:color w:val="000000" w:themeColor="text1"/>
        </w:rPr>
        <w:fldChar w:fldCharType="begin"/>
      </w:r>
      <w:r w:rsidRPr="00A3306E">
        <w:rPr>
          <w:rFonts w:ascii="Times New Roman" w:eastAsia="宋体" w:hAnsi="Times New Roman" w:cs="Times New Roman"/>
          <w:color w:val="000000" w:themeColor="text1"/>
        </w:rPr>
        <w:instrText xml:space="preserve"> MACROBUTTON AMMPlaceRM \* MERGEFORMAT </w:instrText>
      </w:r>
      <w:r w:rsidRPr="00A3306E">
        <w:rPr>
          <w:rFonts w:ascii="Times New Roman" w:eastAsia="宋体" w:hAnsi="Times New Roman" w:cs="Times New Roman"/>
          <w:color w:val="000000" w:themeColor="text1"/>
        </w:rPr>
        <w:fldChar w:fldCharType="begin"/>
      </w:r>
      <w:r w:rsidRPr="00A3306E">
        <w:rPr>
          <w:rFonts w:ascii="Times New Roman" w:eastAsia="宋体" w:hAnsi="Times New Roman" w:cs="Times New Roman"/>
          <w:color w:val="000000" w:themeColor="text1"/>
        </w:rPr>
        <w:instrText xml:space="preserve"> SEQ AMEqn \h \* MERGEFORMAT </w:instrText>
      </w:r>
      <w:r w:rsidRPr="00A3306E">
        <w:rPr>
          <w:rFonts w:ascii="Times New Roman" w:eastAsia="宋体" w:hAnsi="Times New Roman" w:cs="Times New Roman"/>
          <w:color w:val="000000" w:themeColor="text1"/>
        </w:rPr>
        <w:fldChar w:fldCharType="end"/>
      </w:r>
      <w:r w:rsidRPr="00A3306E">
        <w:rPr>
          <w:rFonts w:ascii="Times New Roman" w:eastAsia="宋体" w:hAnsi="Times New Roman" w:cs="Times New Roman"/>
          <w:color w:val="000000" w:themeColor="text1"/>
        </w:rPr>
        <w:instrText>(</w:instrText>
      </w:r>
      <w:r w:rsidRPr="00A3306E">
        <w:rPr>
          <w:rFonts w:ascii="Times New Roman" w:eastAsia="宋体" w:hAnsi="Times New Roman" w:cs="Times New Roman"/>
          <w:color w:val="000000" w:themeColor="text1"/>
        </w:rPr>
        <w:fldChar w:fldCharType="begin"/>
      </w:r>
      <w:r w:rsidRPr="00A3306E">
        <w:rPr>
          <w:rFonts w:ascii="Times New Roman" w:eastAsia="宋体" w:hAnsi="Times New Roman" w:cs="Times New Roman"/>
          <w:color w:val="000000" w:themeColor="text1"/>
        </w:rPr>
        <w:instrText xml:space="preserve"> SEQ AMEqn \c \* Arabic \* MERGEFORMAT </w:instrText>
      </w:r>
      <w:r w:rsidRPr="00A3306E">
        <w:rPr>
          <w:rFonts w:ascii="Times New Roman" w:eastAsia="宋体" w:hAnsi="Times New Roman" w:cs="Times New Roman"/>
          <w:color w:val="000000" w:themeColor="text1"/>
        </w:rPr>
        <w:fldChar w:fldCharType="separate"/>
      </w:r>
      <w:r w:rsidR="00AB4BEE" w:rsidRPr="00A3306E">
        <w:rPr>
          <w:rFonts w:ascii="Times New Roman" w:eastAsia="宋体" w:hAnsi="Times New Roman" w:cs="Times New Roman"/>
          <w:noProof/>
          <w:color w:val="000000" w:themeColor="text1"/>
        </w:rPr>
        <w:instrText>23</w:instrText>
      </w:r>
      <w:r w:rsidRPr="00A3306E">
        <w:rPr>
          <w:rFonts w:ascii="Times New Roman" w:eastAsia="宋体" w:hAnsi="Times New Roman" w:cs="Times New Roman"/>
          <w:color w:val="000000" w:themeColor="text1"/>
        </w:rPr>
        <w:fldChar w:fldCharType="end"/>
      </w:r>
      <w:r w:rsidRPr="00A3306E">
        <w:rPr>
          <w:rFonts w:ascii="Times New Roman" w:eastAsia="宋体" w:hAnsi="Times New Roman" w:cs="Times New Roman"/>
          <w:color w:val="000000" w:themeColor="text1"/>
        </w:rPr>
        <w:instrText>)</w:instrText>
      </w:r>
      <w:r w:rsidRPr="00A3306E">
        <w:rPr>
          <w:rFonts w:ascii="Times New Roman" w:eastAsia="宋体" w:hAnsi="Times New Roman" w:cs="Times New Roman"/>
          <w:color w:val="000000" w:themeColor="text1"/>
        </w:rPr>
        <w:fldChar w:fldCharType="end"/>
      </w:r>
    </w:p>
    <w:p w14:paraId="5048ADE6" w14:textId="67FF664E" w:rsidR="00100A50" w:rsidRPr="00A3306E" w:rsidRDefault="00100A50" w:rsidP="00544E64">
      <w:pPr>
        <w:adjustRightInd w:val="0"/>
        <w:snapToGrid w:val="0"/>
        <w:spacing w:line="360" w:lineRule="auto"/>
        <w:ind w:firstLineChars="200" w:firstLine="420"/>
        <w:rPr>
          <w:rFonts w:ascii="Times New Roman" w:eastAsia="宋体" w:hAnsi="Times New Roman" w:cs="Times New Roman"/>
          <w:color w:val="000000" w:themeColor="text1"/>
        </w:rPr>
      </w:pPr>
      <w:r w:rsidRPr="00A3306E">
        <w:rPr>
          <w:rFonts w:ascii="Times New Roman" w:eastAsia="宋体" w:hAnsi="Times New Roman" w:cs="Times New Roman"/>
          <w:color w:val="000000" w:themeColor="text1"/>
        </w:rPr>
        <w:t>相位是频率</w:t>
      </w:r>
      <w:r w:rsidR="00127FD4" w:rsidRPr="00A3306E">
        <w:rPr>
          <w:rFonts w:ascii="Times New Roman" w:eastAsia="宋体" w:hAnsi="Times New Roman" w:cs="Times New Roman"/>
          <w:color w:val="000000" w:themeColor="text1"/>
        </w:rPr>
        <w:t>对时间</w:t>
      </w:r>
      <w:r w:rsidRPr="00A3306E">
        <w:rPr>
          <w:rFonts w:ascii="Times New Roman" w:eastAsia="宋体" w:hAnsi="Times New Roman" w:cs="Times New Roman"/>
          <w:color w:val="000000" w:themeColor="text1"/>
        </w:rPr>
        <w:t>的积分，</w:t>
      </w:r>
      <w:r w:rsidR="00A37DB7" w:rsidRPr="00A3306E">
        <w:rPr>
          <w:rFonts w:ascii="Times New Roman" w:eastAsia="宋体" w:hAnsi="Times New Roman" w:cs="Times New Roman"/>
          <w:color w:val="000000" w:themeColor="text1"/>
        </w:rPr>
        <w:t>即</w:t>
      </w:r>
      <m:oMath>
        <m:sSup>
          <m:sSupPr>
            <m:ctrlPr>
              <w:rPr>
                <w:rFonts w:ascii="Cambria Math" w:eastAsia="宋体" w:hAnsi="Cambria Math" w:cs="Times New Roman"/>
                <w:i/>
                <w:color w:val="000000" w:themeColor="text1"/>
              </w:rPr>
            </m:ctrlPr>
          </m:sSupPr>
          <m:e>
            <m:r>
              <m:rPr>
                <m:sty m:val="p"/>
              </m:rPr>
              <w:rPr>
                <w:rFonts w:ascii="Cambria Math" w:eastAsia="宋体" w:hAnsi="Cambria Math" w:cs="Times New Roman"/>
                <w:color w:val="000000" w:themeColor="text1"/>
              </w:rPr>
              <m:t>ϕ</m:t>
            </m:r>
            <m:ctrlPr>
              <w:rPr>
                <w:rFonts w:ascii="Cambria Math" w:eastAsia="宋体" w:hAnsi="Cambria Math" w:cs="Times New Roman"/>
                <w:color w:val="000000" w:themeColor="text1"/>
              </w:rPr>
            </m:ctrlPr>
          </m:e>
          <m:sup>
            <m:r>
              <w:rPr>
                <w:rFonts w:ascii="Cambria Math" w:eastAsia="宋体" w:hAnsi="Cambria Math" w:cs="Times New Roman"/>
                <w:color w:val="000000" w:themeColor="text1"/>
              </w:rPr>
              <m:t>K</m:t>
            </m:r>
          </m:sup>
        </m:sSup>
        <m:d>
          <m:dPr>
            <m:ctrlPr>
              <w:rPr>
                <w:rFonts w:ascii="Cambria Math" w:eastAsia="宋体" w:hAnsi="Cambria Math" w:cs="Times New Roman"/>
                <w:i/>
                <w:color w:val="000000" w:themeColor="text1"/>
              </w:rPr>
            </m:ctrlPr>
          </m:dPr>
          <m:e>
            <m:r>
              <w:rPr>
                <w:rFonts w:ascii="Cambria Math" w:eastAsia="宋体" w:hAnsi="Cambria Math" w:cs="Times New Roman"/>
                <w:color w:val="000000" w:themeColor="text1"/>
              </w:rPr>
              <m:t>t</m:t>
            </m:r>
          </m:e>
        </m:d>
        <m:r>
          <w:rPr>
            <w:rFonts w:ascii="Cambria Math" w:eastAsia="宋体" w:hAnsi="Cambria Math" w:cs="Times New Roman"/>
            <w:color w:val="000000" w:themeColor="text1"/>
          </w:rPr>
          <m:t>=</m:t>
        </m:r>
        <m:f>
          <m:fPr>
            <m:ctrlPr>
              <w:rPr>
                <w:rFonts w:ascii="Cambria Math" w:eastAsia="宋体" w:hAnsi="Cambria Math" w:cs="Times New Roman"/>
                <w:color w:val="000000" w:themeColor="text1"/>
              </w:rPr>
            </m:ctrlPr>
          </m:fPr>
          <m:num>
            <m:sSup>
              <m:sSupPr>
                <m:ctrlPr>
                  <w:rPr>
                    <w:rFonts w:ascii="Cambria Math" w:eastAsia="宋体" w:hAnsi="Cambria Math" w:cs="Times New Roman"/>
                    <w:i/>
                    <w:color w:val="000000" w:themeColor="text1"/>
                  </w:rPr>
                </m:ctrlPr>
              </m:sSupPr>
              <m:e>
                <m:r>
                  <w:rPr>
                    <w:rFonts w:ascii="Cambria Math" w:eastAsia="宋体" w:hAnsi="Cambria Math" w:cs="Times New Roman"/>
                    <w:color w:val="000000" w:themeColor="text1"/>
                  </w:rPr>
                  <m:t>f</m:t>
                </m:r>
              </m:e>
              <m:sup>
                <m:r>
                  <w:rPr>
                    <w:rFonts w:ascii="Cambria Math" w:eastAsia="宋体" w:hAnsi="Cambria Math" w:cs="Times New Roman"/>
                    <w:color w:val="000000" w:themeColor="text1"/>
                  </w:rPr>
                  <m:t>K</m:t>
                </m:r>
              </m:sup>
            </m:sSup>
            <m:ctrlPr>
              <w:rPr>
                <w:rFonts w:ascii="Cambria Math" w:eastAsia="宋体" w:hAnsi="Cambria Math" w:cs="Times New Roman"/>
                <w:i/>
                <w:color w:val="000000" w:themeColor="text1"/>
              </w:rPr>
            </m:ctrlPr>
          </m:num>
          <m:den>
            <m:sSup>
              <m:sSupPr>
                <m:ctrlPr>
                  <w:rPr>
                    <w:rFonts w:ascii="Cambria Math" w:eastAsia="宋体" w:hAnsi="Cambria Math" w:cs="Times New Roman"/>
                    <w:i/>
                    <w:color w:val="000000" w:themeColor="text1"/>
                  </w:rPr>
                </m:ctrlPr>
              </m:sSupPr>
              <m:e>
                <m:r>
                  <w:rPr>
                    <w:rFonts w:ascii="Cambria Math" w:eastAsia="宋体" w:hAnsi="Cambria Math" w:cs="Times New Roman"/>
                    <w:color w:val="000000" w:themeColor="text1"/>
                  </w:rPr>
                  <m:t>f</m:t>
                </m:r>
              </m:e>
              <m:sup>
                <m:r>
                  <w:rPr>
                    <w:rFonts w:ascii="Cambria Math" w:eastAsia="宋体" w:hAnsi="Cambria Math" w:cs="Times New Roman"/>
                    <w:color w:val="000000" w:themeColor="text1"/>
                  </w:rPr>
                  <m:t>Ka</m:t>
                </m:r>
              </m:sup>
            </m:sSup>
            <m:ctrlPr>
              <w:rPr>
                <w:rFonts w:ascii="Cambria Math" w:eastAsia="宋体" w:hAnsi="Cambria Math" w:cs="Times New Roman"/>
                <w:i/>
                <w:color w:val="000000" w:themeColor="text1"/>
              </w:rPr>
            </m:ctrlPr>
          </m:den>
        </m:f>
        <m:sSup>
          <m:sSupPr>
            <m:ctrlPr>
              <w:rPr>
                <w:rFonts w:ascii="Cambria Math" w:eastAsia="宋体" w:hAnsi="Cambria Math" w:cs="Times New Roman"/>
                <w:i/>
                <w:color w:val="000000" w:themeColor="text1"/>
              </w:rPr>
            </m:ctrlPr>
          </m:sSupPr>
          <m:e>
            <m:r>
              <m:rPr>
                <m:sty m:val="p"/>
              </m:rPr>
              <w:rPr>
                <w:rFonts w:ascii="Cambria Math" w:eastAsia="宋体" w:hAnsi="Cambria Math" w:cs="Times New Roman"/>
                <w:color w:val="000000" w:themeColor="text1"/>
              </w:rPr>
              <m:t>ϕ</m:t>
            </m:r>
            <m:ctrlPr>
              <w:rPr>
                <w:rFonts w:ascii="Cambria Math" w:eastAsia="宋体" w:hAnsi="Cambria Math" w:cs="Times New Roman"/>
                <w:color w:val="000000" w:themeColor="text1"/>
              </w:rPr>
            </m:ctrlPr>
          </m:e>
          <m:sup>
            <m:r>
              <w:rPr>
                <w:rFonts w:ascii="Cambria Math" w:eastAsia="宋体" w:hAnsi="Cambria Math" w:cs="Times New Roman"/>
                <w:color w:val="000000" w:themeColor="text1"/>
              </w:rPr>
              <m:t>Ka</m:t>
            </m:r>
          </m:sup>
        </m:sSup>
        <m:d>
          <m:dPr>
            <m:ctrlPr>
              <w:rPr>
                <w:rFonts w:ascii="Cambria Math" w:eastAsia="宋体" w:hAnsi="Cambria Math" w:cs="Times New Roman"/>
                <w:i/>
                <w:color w:val="000000" w:themeColor="text1"/>
              </w:rPr>
            </m:ctrlPr>
          </m:dPr>
          <m:e>
            <m:r>
              <w:rPr>
                <w:rFonts w:ascii="Cambria Math" w:eastAsia="宋体" w:hAnsi="Cambria Math" w:cs="Times New Roman"/>
                <w:color w:val="000000" w:themeColor="text1"/>
              </w:rPr>
              <m:t>t</m:t>
            </m:r>
          </m:e>
        </m:d>
        <m:r>
          <w:rPr>
            <w:rFonts w:ascii="Cambria Math" w:eastAsia="宋体" w:hAnsi="Cambria Math" w:cs="Times New Roman"/>
            <w:color w:val="000000" w:themeColor="text1"/>
          </w:rPr>
          <m:t>+const.</m:t>
        </m:r>
      </m:oMath>
      <w:r w:rsidRPr="00A3306E">
        <w:rPr>
          <w:rFonts w:ascii="Times New Roman" w:eastAsia="宋体" w:hAnsi="Times New Roman" w:cs="Times New Roman"/>
          <w:color w:val="000000" w:themeColor="text1"/>
        </w:rPr>
        <w:t>。同时，考虑到</w:t>
      </w:r>
    </w:p>
    <w:p w14:paraId="0F444033" w14:textId="67451D84" w:rsidR="00100A50" w:rsidRPr="00A3306E" w:rsidRDefault="00100A50"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color w:val="000000" w:themeColor="text1"/>
        </w:rPr>
      </w:pPr>
      <w:r w:rsidRPr="00A3306E">
        <w:rPr>
          <w:rFonts w:ascii="Times New Roman" w:eastAsia="宋体" w:hAnsi="Times New Roman" w:cs="Times New Roman"/>
          <w:color w:val="000000" w:themeColor="text1"/>
        </w:rPr>
        <w:tab/>
      </w:r>
      <w:r w:rsidRPr="00A3306E">
        <w:rPr>
          <w:rFonts w:ascii="Times New Roman" w:eastAsia="宋体" w:hAnsi="Times New Roman" w:cs="Times New Roman"/>
          <w:color w:val="000000" w:themeColor="text1"/>
          <w:position w:val="-23"/>
        </w:rPr>
        <w:object w:dxaOrig="5703" w:dyaOrig="583" w14:anchorId="5F3D9274">
          <v:shape id="_x0000_i7144" type="#_x0000_t75" style="width:283.8pt;height:29.4pt" o:ole="">
            <v:imagedata r:id="rId186" o:title=""/>
          </v:shape>
          <o:OLEObject Type="Embed" ProgID="Equation.AxMath" ShapeID="_x0000_i7144" DrawAspect="Content" ObjectID="_1708888058" r:id="rId187"/>
        </w:object>
      </w:r>
      <w:r w:rsidRPr="00A3306E">
        <w:rPr>
          <w:rFonts w:ascii="Times New Roman" w:eastAsia="宋体" w:hAnsi="Times New Roman" w:cs="Times New Roman"/>
          <w:color w:val="000000" w:themeColor="text1"/>
        </w:rPr>
        <w:tab/>
      </w:r>
      <w:r w:rsidRPr="00A3306E">
        <w:rPr>
          <w:rFonts w:ascii="Times New Roman" w:eastAsia="宋体" w:hAnsi="Times New Roman" w:cs="Times New Roman"/>
          <w:color w:val="000000" w:themeColor="text1"/>
        </w:rPr>
        <w:fldChar w:fldCharType="begin"/>
      </w:r>
      <w:r w:rsidRPr="00A3306E">
        <w:rPr>
          <w:rFonts w:ascii="Times New Roman" w:eastAsia="宋体" w:hAnsi="Times New Roman" w:cs="Times New Roman"/>
          <w:color w:val="000000" w:themeColor="text1"/>
        </w:rPr>
        <w:instrText xml:space="preserve"> MACROBUTTON AMMPlaceRM \* MERGEFORMAT </w:instrText>
      </w:r>
      <w:r w:rsidRPr="00A3306E">
        <w:rPr>
          <w:rFonts w:ascii="Times New Roman" w:eastAsia="宋体" w:hAnsi="Times New Roman" w:cs="Times New Roman"/>
          <w:color w:val="000000" w:themeColor="text1"/>
        </w:rPr>
        <w:fldChar w:fldCharType="begin"/>
      </w:r>
      <w:r w:rsidRPr="00A3306E">
        <w:rPr>
          <w:rFonts w:ascii="Times New Roman" w:eastAsia="宋体" w:hAnsi="Times New Roman" w:cs="Times New Roman"/>
          <w:color w:val="000000" w:themeColor="text1"/>
        </w:rPr>
        <w:instrText xml:space="preserve"> SEQ AMEqn \h \* MERGEFORMAT </w:instrText>
      </w:r>
      <w:r w:rsidRPr="00A3306E">
        <w:rPr>
          <w:rFonts w:ascii="Times New Roman" w:eastAsia="宋体" w:hAnsi="Times New Roman" w:cs="Times New Roman"/>
          <w:color w:val="000000" w:themeColor="text1"/>
        </w:rPr>
        <w:fldChar w:fldCharType="end"/>
      </w:r>
      <w:r w:rsidRPr="00A3306E">
        <w:rPr>
          <w:rFonts w:ascii="Times New Roman" w:eastAsia="宋体" w:hAnsi="Times New Roman" w:cs="Times New Roman"/>
          <w:color w:val="000000" w:themeColor="text1"/>
        </w:rPr>
        <w:instrText>(</w:instrText>
      </w:r>
      <w:r w:rsidRPr="00A3306E">
        <w:rPr>
          <w:rFonts w:ascii="Times New Roman" w:eastAsia="宋体" w:hAnsi="Times New Roman" w:cs="Times New Roman"/>
          <w:color w:val="000000" w:themeColor="text1"/>
        </w:rPr>
        <w:fldChar w:fldCharType="begin"/>
      </w:r>
      <w:r w:rsidRPr="00A3306E">
        <w:rPr>
          <w:rFonts w:ascii="Times New Roman" w:eastAsia="宋体" w:hAnsi="Times New Roman" w:cs="Times New Roman"/>
          <w:color w:val="000000" w:themeColor="text1"/>
        </w:rPr>
        <w:instrText xml:space="preserve"> SEQ AMEqn \c \* Arabic \* MERGEFORMAT </w:instrText>
      </w:r>
      <w:r w:rsidRPr="00A3306E">
        <w:rPr>
          <w:rFonts w:ascii="Times New Roman" w:eastAsia="宋体" w:hAnsi="Times New Roman" w:cs="Times New Roman"/>
          <w:color w:val="000000" w:themeColor="text1"/>
        </w:rPr>
        <w:fldChar w:fldCharType="separate"/>
      </w:r>
      <w:r w:rsidR="00AB4BEE" w:rsidRPr="00A3306E">
        <w:rPr>
          <w:rFonts w:ascii="Times New Roman" w:eastAsia="宋体" w:hAnsi="Times New Roman" w:cs="Times New Roman"/>
          <w:noProof/>
          <w:color w:val="000000" w:themeColor="text1"/>
        </w:rPr>
        <w:instrText>24</w:instrText>
      </w:r>
      <w:r w:rsidRPr="00A3306E">
        <w:rPr>
          <w:rFonts w:ascii="Times New Roman" w:eastAsia="宋体" w:hAnsi="Times New Roman" w:cs="Times New Roman"/>
          <w:color w:val="000000" w:themeColor="text1"/>
        </w:rPr>
        <w:fldChar w:fldCharType="end"/>
      </w:r>
      <w:r w:rsidRPr="00A3306E">
        <w:rPr>
          <w:rFonts w:ascii="Times New Roman" w:eastAsia="宋体" w:hAnsi="Times New Roman" w:cs="Times New Roman"/>
          <w:color w:val="000000" w:themeColor="text1"/>
        </w:rPr>
        <w:instrText>)</w:instrText>
      </w:r>
      <w:r w:rsidRPr="00A3306E">
        <w:rPr>
          <w:rFonts w:ascii="Times New Roman" w:eastAsia="宋体" w:hAnsi="Times New Roman" w:cs="Times New Roman"/>
          <w:color w:val="000000" w:themeColor="text1"/>
        </w:rPr>
        <w:fldChar w:fldCharType="end"/>
      </w:r>
    </w:p>
    <w:p w14:paraId="485FB0BB" w14:textId="0E1C29B1" w:rsidR="00100A50" w:rsidRPr="00A3306E" w:rsidRDefault="00100A50" w:rsidP="00544E64">
      <w:pPr>
        <w:adjustRightInd w:val="0"/>
        <w:snapToGrid w:val="0"/>
        <w:spacing w:line="360" w:lineRule="auto"/>
        <w:ind w:firstLineChars="200" w:firstLine="420"/>
        <w:rPr>
          <w:rFonts w:ascii="Times New Roman" w:eastAsia="宋体" w:hAnsi="Times New Roman" w:cs="Times New Roman"/>
          <w:color w:val="000000" w:themeColor="text1"/>
        </w:rPr>
      </w:pPr>
      <w:r w:rsidRPr="00A3306E">
        <w:rPr>
          <w:rFonts w:ascii="Times New Roman" w:eastAsia="宋体" w:hAnsi="Times New Roman" w:cs="Times New Roman"/>
          <w:color w:val="000000" w:themeColor="text1"/>
        </w:rPr>
        <w:t>则近似认为</w:t>
      </w:r>
      <m:oMath>
        <m:f>
          <m:fPr>
            <m:ctrlPr>
              <w:rPr>
                <w:rFonts w:ascii="Cambria Math" w:eastAsia="宋体" w:hAnsi="Cambria Math" w:cs="Times New Roman"/>
                <w:color w:val="000000" w:themeColor="text1"/>
              </w:rPr>
            </m:ctrlPr>
          </m:fPr>
          <m:num>
            <m:sSubSup>
              <m:sSubSupPr>
                <m:ctrlPr>
                  <w:rPr>
                    <w:rFonts w:ascii="Cambria Math" w:eastAsia="宋体" w:hAnsi="Cambria Math" w:cs="Times New Roman"/>
                    <w:i/>
                    <w:color w:val="000000" w:themeColor="text1"/>
                  </w:rPr>
                </m:ctrlPr>
              </m:sSubSupPr>
              <m:e>
                <m:r>
                  <w:rPr>
                    <w:rFonts w:ascii="Cambria Math" w:eastAsia="宋体" w:hAnsi="Cambria Math" w:cs="Times New Roman"/>
                    <w:color w:val="000000" w:themeColor="text1"/>
                  </w:rPr>
                  <m:t>f</m:t>
                </m:r>
                <m:ctrlPr>
                  <w:rPr>
                    <w:rFonts w:ascii="Cambria Math" w:eastAsia="宋体" w:hAnsi="Cambria Math" w:cs="Times New Roman"/>
                    <w:color w:val="000000" w:themeColor="text1"/>
                  </w:rPr>
                </m:ctrlPr>
              </m:e>
              <m:sub>
                <m:r>
                  <w:rPr>
                    <w:rFonts w:ascii="Cambria Math" w:eastAsia="宋体" w:hAnsi="Cambria Math" w:cs="Times New Roman"/>
                    <w:color w:val="000000" w:themeColor="text1"/>
                  </w:rPr>
                  <m:t>D</m:t>
                </m:r>
              </m:sub>
              <m:sup>
                <m:r>
                  <w:rPr>
                    <w:rFonts w:ascii="Cambria Math" w:eastAsia="宋体" w:hAnsi="Cambria Math" w:cs="Times New Roman"/>
                    <w:color w:val="000000" w:themeColor="text1"/>
                  </w:rPr>
                  <m:t>K</m:t>
                </m:r>
              </m:sup>
            </m:sSubSup>
          </m:num>
          <m:den>
            <m:sSubSup>
              <m:sSubSupPr>
                <m:ctrlPr>
                  <w:rPr>
                    <w:rFonts w:ascii="Cambria Math" w:eastAsia="宋体" w:hAnsi="Cambria Math" w:cs="Times New Roman"/>
                    <w:i/>
                    <w:color w:val="000000" w:themeColor="text1"/>
                  </w:rPr>
                </m:ctrlPr>
              </m:sSubSupPr>
              <m:e>
                <m:r>
                  <w:rPr>
                    <w:rFonts w:ascii="Cambria Math" w:eastAsia="宋体" w:hAnsi="Cambria Math" w:cs="Times New Roman"/>
                    <w:color w:val="000000" w:themeColor="text1"/>
                  </w:rPr>
                  <m:t>f</m:t>
                </m:r>
                <m:ctrlPr>
                  <w:rPr>
                    <w:rFonts w:ascii="Cambria Math" w:eastAsia="宋体" w:hAnsi="Cambria Math" w:cs="Times New Roman"/>
                    <w:color w:val="000000" w:themeColor="text1"/>
                  </w:rPr>
                </m:ctrlPr>
              </m:e>
              <m:sub>
                <m:r>
                  <w:rPr>
                    <w:rFonts w:ascii="Cambria Math" w:eastAsia="宋体" w:hAnsi="Cambria Math" w:cs="Times New Roman"/>
                    <w:color w:val="000000" w:themeColor="text1"/>
                  </w:rPr>
                  <m:t>D</m:t>
                </m:r>
              </m:sub>
              <m:sup>
                <m:r>
                  <w:rPr>
                    <w:rFonts w:ascii="Cambria Math" w:eastAsia="宋体" w:hAnsi="Cambria Math" w:cs="Times New Roman"/>
                    <w:color w:val="000000" w:themeColor="text1"/>
                  </w:rPr>
                  <m:t>Ka</m:t>
                </m:r>
              </m:sup>
            </m:sSubSup>
          </m:den>
        </m:f>
        <m:r>
          <w:rPr>
            <w:rFonts w:ascii="Cambria Math" w:eastAsia="宋体" w:hAnsi="Cambria Math" w:cs="Times New Roman"/>
            <w:color w:val="000000" w:themeColor="text1"/>
          </w:rPr>
          <m:t>=</m:t>
        </m:r>
        <m:f>
          <m:fPr>
            <m:ctrlPr>
              <w:rPr>
                <w:rFonts w:ascii="Cambria Math" w:eastAsia="宋体" w:hAnsi="Cambria Math" w:cs="Times New Roman"/>
                <w:color w:val="000000" w:themeColor="text1"/>
              </w:rPr>
            </m:ctrlPr>
          </m:fPr>
          <m:num>
            <m:sSubSup>
              <m:sSubSupPr>
                <m:ctrlPr>
                  <w:rPr>
                    <w:rFonts w:ascii="Cambria Math" w:eastAsia="宋体" w:hAnsi="Cambria Math" w:cs="Times New Roman"/>
                    <w:i/>
                    <w:color w:val="000000" w:themeColor="text1"/>
                  </w:rPr>
                </m:ctrlPr>
              </m:sSubSupPr>
              <m:e>
                <m:r>
                  <w:rPr>
                    <w:rFonts w:ascii="Cambria Math" w:eastAsia="宋体" w:hAnsi="Cambria Math" w:cs="Times New Roman"/>
                    <w:color w:val="000000" w:themeColor="text1"/>
                  </w:rPr>
                  <m:t>f</m:t>
                </m:r>
                <m:ctrlPr>
                  <w:rPr>
                    <w:rFonts w:ascii="Cambria Math" w:eastAsia="宋体" w:hAnsi="Cambria Math" w:cs="Times New Roman"/>
                    <w:color w:val="000000" w:themeColor="text1"/>
                  </w:rPr>
                </m:ctrlPr>
              </m:e>
              <m:sub>
                <m:r>
                  <w:rPr>
                    <w:rFonts w:ascii="Cambria Math" w:eastAsia="宋体" w:hAnsi="Cambria Math" w:cs="Times New Roman"/>
                    <w:color w:val="000000" w:themeColor="text1"/>
                  </w:rPr>
                  <m:t>C</m:t>
                </m:r>
              </m:sub>
              <m:sup>
                <m:r>
                  <w:rPr>
                    <w:rFonts w:ascii="Cambria Math" w:eastAsia="宋体" w:hAnsi="Cambria Math" w:cs="Times New Roman"/>
                    <w:color w:val="000000" w:themeColor="text1"/>
                  </w:rPr>
                  <m:t>K</m:t>
                </m:r>
              </m:sup>
            </m:sSubSup>
          </m:num>
          <m:den>
            <m:sSubSup>
              <m:sSubSupPr>
                <m:ctrlPr>
                  <w:rPr>
                    <w:rFonts w:ascii="Cambria Math" w:eastAsia="宋体" w:hAnsi="Cambria Math" w:cs="Times New Roman"/>
                    <w:i/>
                    <w:color w:val="000000" w:themeColor="text1"/>
                  </w:rPr>
                </m:ctrlPr>
              </m:sSubSupPr>
              <m:e>
                <m:r>
                  <w:rPr>
                    <w:rFonts w:ascii="Cambria Math" w:eastAsia="宋体" w:hAnsi="Cambria Math" w:cs="Times New Roman"/>
                    <w:color w:val="000000" w:themeColor="text1"/>
                  </w:rPr>
                  <m:t>f</m:t>
                </m:r>
                <m:ctrlPr>
                  <w:rPr>
                    <w:rFonts w:ascii="Cambria Math" w:eastAsia="宋体" w:hAnsi="Cambria Math" w:cs="Times New Roman"/>
                    <w:color w:val="000000" w:themeColor="text1"/>
                  </w:rPr>
                </m:ctrlPr>
              </m:e>
              <m:sub>
                <m:r>
                  <w:rPr>
                    <w:rFonts w:ascii="Cambria Math" w:eastAsia="宋体" w:hAnsi="Cambria Math" w:cs="Times New Roman"/>
                    <w:color w:val="000000" w:themeColor="text1"/>
                  </w:rPr>
                  <m:t>C</m:t>
                </m:r>
              </m:sub>
              <m:sup>
                <m:r>
                  <w:rPr>
                    <w:rFonts w:ascii="Cambria Math" w:eastAsia="宋体" w:hAnsi="Cambria Math" w:cs="Times New Roman"/>
                    <w:color w:val="000000" w:themeColor="text1"/>
                  </w:rPr>
                  <m:t>Ka</m:t>
                </m:r>
              </m:sup>
            </m:sSubSup>
          </m:den>
        </m:f>
        <m:r>
          <w:rPr>
            <w:rFonts w:ascii="Cambria Math" w:eastAsia="宋体" w:hAnsi="Cambria Math" w:cs="Times New Roman"/>
            <w:color w:val="000000" w:themeColor="text1"/>
          </w:rPr>
          <m:t>=</m:t>
        </m:r>
        <m:f>
          <m:fPr>
            <m:ctrlPr>
              <w:rPr>
                <w:rFonts w:ascii="Cambria Math" w:eastAsia="宋体" w:hAnsi="Cambria Math" w:cs="Times New Roman"/>
                <w:color w:val="000000" w:themeColor="text1"/>
              </w:rPr>
            </m:ctrlPr>
          </m:fPr>
          <m:num>
            <m:r>
              <w:rPr>
                <w:rFonts w:ascii="Cambria Math" w:eastAsia="宋体" w:hAnsi="Cambria Math" w:cs="Times New Roman"/>
                <w:color w:val="000000" w:themeColor="text1"/>
              </w:rPr>
              <m:t>3</m:t>
            </m:r>
          </m:num>
          <m:den>
            <m:r>
              <w:rPr>
                <w:rFonts w:ascii="Cambria Math" w:eastAsia="宋体" w:hAnsi="Cambria Math" w:cs="Times New Roman"/>
                <w:color w:val="000000" w:themeColor="text1"/>
              </w:rPr>
              <m:t>4</m:t>
            </m:r>
          </m:den>
        </m:f>
      </m:oMath>
      <w:r w:rsidRPr="00A3306E">
        <w:rPr>
          <w:rFonts w:ascii="Times New Roman" w:eastAsia="宋体" w:hAnsi="Times New Roman" w:cs="Times New Roman"/>
          <w:color w:val="000000" w:themeColor="text1"/>
        </w:rPr>
        <w:t>。由于</w:t>
      </w:r>
      <w:r w:rsidR="00985478" w:rsidRPr="00A3306E">
        <w:rPr>
          <w:rFonts w:ascii="Times New Roman" w:eastAsia="宋体" w:hAnsi="Times New Roman" w:cs="Times New Roman"/>
          <w:color w:val="000000" w:themeColor="text1"/>
        </w:rPr>
        <w:t>GFO</w:t>
      </w:r>
      <w:r w:rsidRPr="00A3306E">
        <w:rPr>
          <w:rFonts w:ascii="Times New Roman" w:eastAsia="宋体" w:hAnsi="Times New Roman" w:cs="Times New Roman"/>
          <w:color w:val="000000" w:themeColor="text1"/>
        </w:rPr>
        <w:t>的载波频率为超稳振子的倍频，所以</w:t>
      </w:r>
      <w:r w:rsidRPr="00A3306E">
        <w:rPr>
          <w:rFonts w:ascii="Times New Roman" w:eastAsia="宋体" w:hAnsi="Times New Roman" w:cs="Times New Roman"/>
          <w:color w:val="000000" w:themeColor="text1"/>
        </w:rPr>
        <w:t>K/Ka</w:t>
      </w:r>
      <w:r w:rsidRPr="00A3306E">
        <w:rPr>
          <w:rFonts w:ascii="Times New Roman" w:eastAsia="宋体" w:hAnsi="Times New Roman" w:cs="Times New Roman"/>
          <w:color w:val="000000" w:themeColor="text1"/>
        </w:rPr>
        <w:t>波段载波频率噪声也近似满足</w:t>
      </w:r>
      <m:oMath>
        <m:f>
          <m:fPr>
            <m:ctrlPr>
              <w:rPr>
                <w:rFonts w:ascii="Cambria Math" w:eastAsia="宋体" w:hAnsi="Cambria Math" w:cs="Times New Roman"/>
                <w:color w:val="000000" w:themeColor="text1"/>
              </w:rPr>
            </m:ctrlPr>
          </m:fPr>
          <m:num>
            <m:r>
              <m:rPr>
                <m:sty m:val="p"/>
              </m:rPr>
              <w:rPr>
                <w:rFonts w:ascii="Cambria Math" w:eastAsia="宋体" w:hAnsi="Cambria Math" w:cs="Times New Roman"/>
                <w:color w:val="000000" w:themeColor="text1"/>
              </w:rPr>
              <m:t>δ</m:t>
            </m:r>
            <m:sSubSup>
              <m:sSubSupPr>
                <m:ctrlPr>
                  <w:rPr>
                    <w:rFonts w:ascii="Cambria Math" w:eastAsia="宋体" w:hAnsi="Cambria Math" w:cs="Times New Roman"/>
                    <w:i/>
                    <w:color w:val="000000" w:themeColor="text1"/>
                  </w:rPr>
                </m:ctrlPr>
              </m:sSubSupPr>
              <m:e>
                <m:r>
                  <w:rPr>
                    <w:rFonts w:ascii="Cambria Math" w:eastAsia="宋体" w:hAnsi="Cambria Math" w:cs="Times New Roman"/>
                    <w:color w:val="000000" w:themeColor="text1"/>
                  </w:rPr>
                  <m:t>f</m:t>
                </m:r>
              </m:e>
              <m:sub>
                <m:r>
                  <w:rPr>
                    <w:rFonts w:ascii="Cambria Math" w:eastAsia="宋体" w:hAnsi="Cambria Math" w:cs="Times New Roman"/>
                    <w:color w:val="000000" w:themeColor="text1"/>
                  </w:rPr>
                  <m:t>D</m:t>
                </m:r>
              </m:sub>
              <m:sup>
                <m:r>
                  <w:rPr>
                    <w:rFonts w:ascii="Cambria Math" w:eastAsia="宋体" w:hAnsi="Cambria Math" w:cs="Times New Roman"/>
                    <w:color w:val="000000" w:themeColor="text1"/>
                  </w:rPr>
                  <m:t>K</m:t>
                </m:r>
              </m:sup>
            </m:sSubSup>
          </m:num>
          <m:den>
            <m:r>
              <m:rPr>
                <m:sty m:val="p"/>
              </m:rPr>
              <w:rPr>
                <w:rFonts w:ascii="Cambria Math" w:eastAsia="宋体" w:hAnsi="Cambria Math" w:cs="Times New Roman"/>
                <w:color w:val="000000" w:themeColor="text1"/>
              </w:rPr>
              <m:t>δ</m:t>
            </m:r>
            <m:sSubSup>
              <m:sSubSupPr>
                <m:ctrlPr>
                  <w:rPr>
                    <w:rFonts w:ascii="Cambria Math" w:eastAsia="宋体" w:hAnsi="Cambria Math" w:cs="Times New Roman"/>
                    <w:i/>
                    <w:color w:val="000000" w:themeColor="text1"/>
                  </w:rPr>
                </m:ctrlPr>
              </m:sSubSupPr>
              <m:e>
                <m:r>
                  <w:rPr>
                    <w:rFonts w:ascii="Cambria Math" w:eastAsia="宋体" w:hAnsi="Cambria Math" w:cs="Times New Roman"/>
                    <w:color w:val="000000" w:themeColor="text1"/>
                  </w:rPr>
                  <m:t>f</m:t>
                </m:r>
              </m:e>
              <m:sub>
                <m:r>
                  <w:rPr>
                    <w:rFonts w:ascii="Cambria Math" w:eastAsia="宋体" w:hAnsi="Cambria Math" w:cs="Times New Roman"/>
                    <w:color w:val="000000" w:themeColor="text1"/>
                  </w:rPr>
                  <m:t>D</m:t>
                </m:r>
              </m:sub>
              <m:sup>
                <m:r>
                  <w:rPr>
                    <w:rFonts w:ascii="Cambria Math" w:eastAsia="宋体" w:hAnsi="Cambria Math" w:cs="Times New Roman"/>
                    <w:color w:val="000000" w:themeColor="text1"/>
                  </w:rPr>
                  <m:t>Ka</m:t>
                </m:r>
              </m:sup>
            </m:sSubSup>
          </m:den>
        </m:f>
        <m:r>
          <w:rPr>
            <w:rFonts w:ascii="Cambria Math" w:eastAsia="宋体" w:hAnsi="Cambria Math" w:cs="Times New Roman"/>
            <w:color w:val="000000" w:themeColor="text1"/>
          </w:rPr>
          <m:t>=</m:t>
        </m:r>
        <m:f>
          <m:fPr>
            <m:ctrlPr>
              <w:rPr>
                <w:rFonts w:ascii="Cambria Math" w:eastAsia="宋体" w:hAnsi="Cambria Math" w:cs="Times New Roman"/>
                <w:color w:val="000000" w:themeColor="text1"/>
              </w:rPr>
            </m:ctrlPr>
          </m:fPr>
          <m:num>
            <m:r>
              <m:rPr>
                <m:sty m:val="p"/>
              </m:rPr>
              <w:rPr>
                <w:rFonts w:ascii="Cambria Math" w:eastAsia="宋体" w:hAnsi="Cambria Math" w:cs="Times New Roman"/>
                <w:color w:val="000000" w:themeColor="text1"/>
              </w:rPr>
              <m:t>δ</m:t>
            </m:r>
            <m:sSubSup>
              <m:sSubSupPr>
                <m:ctrlPr>
                  <w:rPr>
                    <w:rFonts w:ascii="Cambria Math" w:eastAsia="宋体" w:hAnsi="Cambria Math" w:cs="Times New Roman"/>
                    <w:i/>
                    <w:color w:val="000000" w:themeColor="text1"/>
                  </w:rPr>
                </m:ctrlPr>
              </m:sSubSupPr>
              <m:e>
                <m:r>
                  <w:rPr>
                    <w:rFonts w:ascii="Cambria Math" w:eastAsia="宋体" w:hAnsi="Cambria Math" w:cs="Times New Roman"/>
                    <w:color w:val="000000" w:themeColor="text1"/>
                  </w:rPr>
                  <m:t>f</m:t>
                </m:r>
              </m:e>
              <m:sub>
                <m:r>
                  <w:rPr>
                    <w:rFonts w:ascii="Cambria Math" w:eastAsia="宋体" w:hAnsi="Cambria Math" w:cs="Times New Roman"/>
                    <w:color w:val="000000" w:themeColor="text1"/>
                  </w:rPr>
                  <m:t>C</m:t>
                </m:r>
              </m:sub>
              <m:sup>
                <m:r>
                  <w:rPr>
                    <w:rFonts w:ascii="Cambria Math" w:eastAsia="宋体" w:hAnsi="Cambria Math" w:cs="Times New Roman"/>
                    <w:color w:val="000000" w:themeColor="text1"/>
                  </w:rPr>
                  <m:t>K</m:t>
                </m:r>
              </m:sup>
            </m:sSubSup>
          </m:num>
          <m:den>
            <m:r>
              <m:rPr>
                <m:sty m:val="p"/>
              </m:rPr>
              <w:rPr>
                <w:rFonts w:ascii="Cambria Math" w:eastAsia="宋体" w:hAnsi="Cambria Math" w:cs="Times New Roman"/>
                <w:color w:val="000000" w:themeColor="text1"/>
              </w:rPr>
              <m:t>δ</m:t>
            </m:r>
            <m:sSubSup>
              <m:sSubSupPr>
                <m:ctrlPr>
                  <w:rPr>
                    <w:rFonts w:ascii="Cambria Math" w:eastAsia="宋体" w:hAnsi="Cambria Math" w:cs="Times New Roman"/>
                    <w:i/>
                    <w:color w:val="000000" w:themeColor="text1"/>
                  </w:rPr>
                </m:ctrlPr>
              </m:sSubSupPr>
              <m:e>
                <m:r>
                  <w:rPr>
                    <w:rFonts w:ascii="Cambria Math" w:eastAsia="宋体" w:hAnsi="Cambria Math" w:cs="Times New Roman"/>
                    <w:color w:val="000000" w:themeColor="text1"/>
                  </w:rPr>
                  <m:t>f</m:t>
                </m:r>
              </m:e>
              <m:sub>
                <m:r>
                  <w:rPr>
                    <w:rFonts w:ascii="Cambria Math" w:eastAsia="宋体" w:hAnsi="Cambria Math" w:cs="Times New Roman"/>
                    <w:color w:val="000000" w:themeColor="text1"/>
                  </w:rPr>
                  <m:t>C</m:t>
                </m:r>
              </m:sub>
              <m:sup>
                <m:r>
                  <w:rPr>
                    <w:rFonts w:ascii="Cambria Math" w:eastAsia="宋体" w:hAnsi="Cambria Math" w:cs="Times New Roman"/>
                    <w:color w:val="000000" w:themeColor="text1"/>
                  </w:rPr>
                  <m:t>Ka</m:t>
                </m:r>
              </m:sup>
            </m:sSubSup>
          </m:den>
        </m:f>
        <m:r>
          <w:rPr>
            <w:rFonts w:ascii="Cambria Math" w:eastAsia="宋体" w:hAnsi="Cambria Math" w:cs="Times New Roman"/>
            <w:color w:val="000000" w:themeColor="text1"/>
          </w:rPr>
          <m:t>=</m:t>
        </m:r>
        <m:f>
          <m:fPr>
            <m:ctrlPr>
              <w:rPr>
                <w:rFonts w:ascii="Cambria Math" w:eastAsia="宋体" w:hAnsi="Cambria Math" w:cs="Times New Roman"/>
                <w:color w:val="000000" w:themeColor="text1"/>
              </w:rPr>
            </m:ctrlPr>
          </m:fPr>
          <m:num>
            <m:r>
              <w:rPr>
                <w:rFonts w:ascii="Cambria Math" w:eastAsia="宋体" w:hAnsi="Cambria Math" w:cs="Times New Roman"/>
                <w:color w:val="000000" w:themeColor="text1"/>
              </w:rPr>
              <m:t>3</m:t>
            </m:r>
          </m:num>
          <m:den>
            <m:r>
              <w:rPr>
                <w:rFonts w:ascii="Cambria Math" w:eastAsia="宋体" w:hAnsi="Cambria Math" w:cs="Times New Roman"/>
                <w:color w:val="000000" w:themeColor="text1"/>
              </w:rPr>
              <m:t>4</m:t>
            </m:r>
          </m:den>
        </m:f>
      </m:oMath>
      <w:r w:rsidRPr="00A3306E">
        <w:rPr>
          <w:rFonts w:ascii="Times New Roman" w:eastAsia="宋体" w:hAnsi="Times New Roman" w:cs="Times New Roman"/>
          <w:color w:val="000000" w:themeColor="text1"/>
        </w:rPr>
        <w:t>。</w:t>
      </w:r>
    </w:p>
    <w:p w14:paraId="1A0BC55C" w14:textId="6978266B" w:rsidR="00100A50" w:rsidRPr="00A3306E" w:rsidRDefault="00100A50" w:rsidP="00544E64">
      <w:pPr>
        <w:adjustRightInd w:val="0"/>
        <w:snapToGrid w:val="0"/>
        <w:spacing w:line="360" w:lineRule="auto"/>
        <w:ind w:firstLineChars="200" w:firstLine="420"/>
        <w:rPr>
          <w:rFonts w:ascii="Times New Roman" w:eastAsia="宋体" w:hAnsi="Times New Roman" w:cs="Times New Roman"/>
          <w:color w:val="000000" w:themeColor="text1"/>
        </w:rPr>
      </w:pPr>
      <w:r w:rsidRPr="00A3306E">
        <w:rPr>
          <w:rFonts w:ascii="Times New Roman" w:eastAsia="宋体" w:hAnsi="Times New Roman" w:cs="Times New Roman"/>
          <w:color w:val="000000" w:themeColor="text1"/>
        </w:rPr>
        <w:t>式</w:t>
      </w:r>
      <w:r w:rsidRPr="00A3306E">
        <w:rPr>
          <w:rFonts w:ascii="Times New Roman" w:eastAsia="宋体" w:hAnsi="Times New Roman" w:cs="Times New Roman"/>
          <w:color w:val="000000" w:themeColor="text1"/>
        </w:rPr>
        <w:fldChar w:fldCharType="begin"/>
      </w:r>
      <w:r w:rsidRPr="00A3306E">
        <w:rPr>
          <w:rFonts w:ascii="Times New Roman" w:eastAsia="宋体" w:hAnsi="Times New Roman" w:cs="Times New Roman"/>
          <w:color w:val="000000" w:themeColor="text1"/>
        </w:rPr>
        <w:instrText xml:space="preserve"> GOTOBUTTON ZEqnNum457491  \* MERGEFORMAT </w:instrText>
      </w:r>
      <w:r w:rsidRPr="00A3306E">
        <w:rPr>
          <w:rFonts w:ascii="Times New Roman" w:eastAsia="宋体" w:hAnsi="Times New Roman" w:cs="Times New Roman"/>
          <w:color w:val="000000" w:themeColor="text1"/>
        </w:rPr>
        <w:fldChar w:fldCharType="begin"/>
      </w:r>
      <w:r w:rsidRPr="00A3306E">
        <w:rPr>
          <w:rFonts w:ascii="Times New Roman" w:eastAsia="宋体" w:hAnsi="Times New Roman" w:cs="Times New Roman"/>
          <w:color w:val="000000" w:themeColor="text1"/>
        </w:rPr>
        <w:instrText xml:space="preserve"> REF ZEqnNum457491 \* Charformat \! \* MERGEFORMAT </w:instrText>
      </w:r>
      <w:r w:rsidRPr="00A3306E">
        <w:rPr>
          <w:rFonts w:ascii="Times New Roman" w:eastAsia="宋体" w:hAnsi="Times New Roman" w:cs="Times New Roman"/>
          <w:color w:val="000000" w:themeColor="text1"/>
        </w:rPr>
        <w:fldChar w:fldCharType="separate"/>
      </w:r>
      <w:r w:rsidR="00AB4BEE" w:rsidRPr="00A3306E">
        <w:rPr>
          <w:rFonts w:ascii="Times New Roman" w:eastAsia="宋体" w:hAnsi="Times New Roman" w:cs="Times New Roman"/>
          <w:color w:val="000000" w:themeColor="text1"/>
        </w:rPr>
        <w:instrText>(19)</w:instrText>
      </w:r>
      <w:r w:rsidRPr="00A3306E">
        <w:rPr>
          <w:rFonts w:ascii="Times New Roman" w:eastAsia="宋体" w:hAnsi="Times New Roman" w:cs="Times New Roman"/>
          <w:color w:val="000000" w:themeColor="text1"/>
        </w:rPr>
        <w:fldChar w:fldCharType="end"/>
      </w:r>
      <w:r w:rsidRPr="00A3306E">
        <w:rPr>
          <w:rFonts w:ascii="Times New Roman" w:eastAsia="宋体" w:hAnsi="Times New Roman" w:cs="Times New Roman"/>
          <w:color w:val="000000" w:themeColor="text1"/>
        </w:rPr>
        <w:fldChar w:fldCharType="end"/>
      </w:r>
      <w:r w:rsidRPr="00A3306E">
        <w:rPr>
          <w:rFonts w:ascii="Times New Roman" w:eastAsia="宋体" w:hAnsi="Times New Roman" w:cs="Times New Roman"/>
          <w:color w:val="000000" w:themeColor="text1"/>
        </w:rPr>
        <w:t>则可表示为以下形式：</w:t>
      </w:r>
    </w:p>
    <w:p w14:paraId="509F2294" w14:textId="1362AD72" w:rsidR="00100A50" w:rsidRPr="00A3306E" w:rsidRDefault="00100A50"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color w:val="000000" w:themeColor="text1"/>
        </w:rPr>
      </w:pPr>
      <w:r w:rsidRPr="00A3306E">
        <w:rPr>
          <w:rFonts w:ascii="Times New Roman" w:eastAsia="宋体" w:hAnsi="Times New Roman" w:cs="Times New Roman"/>
          <w:color w:val="000000" w:themeColor="text1"/>
        </w:rPr>
        <w:tab/>
      </w:r>
      <w:r w:rsidRPr="00A3306E">
        <w:rPr>
          <w:rFonts w:ascii="Times New Roman" w:eastAsia="宋体" w:hAnsi="Times New Roman" w:cs="Times New Roman"/>
          <w:color w:val="000000" w:themeColor="text1"/>
          <w:position w:val="-52"/>
        </w:rPr>
        <w:object w:dxaOrig="6343" w:dyaOrig="1161" w14:anchorId="5828623A">
          <v:shape id="_x0000_i7145" type="#_x0000_t75" style="width:317.4pt;height:58.2pt" o:ole="">
            <v:imagedata r:id="rId188" o:title=""/>
          </v:shape>
          <o:OLEObject Type="Embed" ProgID="Equation.AxMath" ShapeID="_x0000_i7145" DrawAspect="Content" ObjectID="_1708888059" r:id="rId189"/>
        </w:object>
      </w:r>
      <w:r w:rsidRPr="00A3306E">
        <w:rPr>
          <w:rFonts w:ascii="Times New Roman" w:eastAsia="宋体" w:hAnsi="Times New Roman" w:cs="Times New Roman"/>
          <w:color w:val="000000" w:themeColor="text1"/>
        </w:rPr>
        <w:tab/>
      </w:r>
      <w:r w:rsidRPr="00A3306E">
        <w:rPr>
          <w:rFonts w:ascii="Times New Roman" w:eastAsia="宋体" w:hAnsi="Times New Roman" w:cs="Times New Roman"/>
          <w:color w:val="000000" w:themeColor="text1"/>
        </w:rPr>
        <w:fldChar w:fldCharType="begin"/>
      </w:r>
      <w:r w:rsidRPr="00A3306E">
        <w:rPr>
          <w:rFonts w:ascii="Times New Roman" w:eastAsia="宋体" w:hAnsi="Times New Roman" w:cs="Times New Roman"/>
          <w:color w:val="000000" w:themeColor="text1"/>
        </w:rPr>
        <w:instrText xml:space="preserve"> MACROBUTTON AMMPlaceRM \* MERGEFORMAT </w:instrText>
      </w:r>
      <w:r w:rsidRPr="00A3306E">
        <w:rPr>
          <w:rFonts w:ascii="Times New Roman" w:eastAsia="宋体" w:hAnsi="Times New Roman" w:cs="Times New Roman"/>
          <w:color w:val="000000" w:themeColor="text1"/>
        </w:rPr>
        <w:fldChar w:fldCharType="begin"/>
      </w:r>
      <w:r w:rsidRPr="00A3306E">
        <w:rPr>
          <w:rFonts w:ascii="Times New Roman" w:eastAsia="宋体" w:hAnsi="Times New Roman" w:cs="Times New Roman"/>
          <w:color w:val="000000" w:themeColor="text1"/>
        </w:rPr>
        <w:instrText xml:space="preserve"> SEQ AMEqn \h \* MERGEFORMAT </w:instrText>
      </w:r>
      <w:r w:rsidRPr="00A3306E">
        <w:rPr>
          <w:rFonts w:ascii="Times New Roman" w:eastAsia="宋体" w:hAnsi="Times New Roman" w:cs="Times New Roman"/>
          <w:color w:val="000000" w:themeColor="text1"/>
        </w:rPr>
        <w:fldChar w:fldCharType="end"/>
      </w:r>
      <w:bookmarkStart w:id="187" w:name="ZEqnNum827743"/>
      <w:r w:rsidRPr="00A3306E">
        <w:rPr>
          <w:rFonts w:ascii="Times New Roman" w:eastAsia="宋体" w:hAnsi="Times New Roman" w:cs="Times New Roman"/>
          <w:color w:val="000000" w:themeColor="text1"/>
        </w:rPr>
        <w:instrText>(</w:instrText>
      </w:r>
      <w:r w:rsidRPr="00A3306E">
        <w:rPr>
          <w:rFonts w:ascii="Times New Roman" w:eastAsia="宋体" w:hAnsi="Times New Roman" w:cs="Times New Roman"/>
          <w:color w:val="000000" w:themeColor="text1"/>
        </w:rPr>
        <w:fldChar w:fldCharType="begin"/>
      </w:r>
      <w:r w:rsidRPr="00A3306E">
        <w:rPr>
          <w:rFonts w:ascii="Times New Roman" w:eastAsia="宋体" w:hAnsi="Times New Roman" w:cs="Times New Roman"/>
          <w:color w:val="000000" w:themeColor="text1"/>
        </w:rPr>
        <w:instrText xml:space="preserve"> SEQ AMEqn \c \* Arabic \* MERGEFORMAT </w:instrText>
      </w:r>
      <w:r w:rsidRPr="00A3306E">
        <w:rPr>
          <w:rFonts w:ascii="Times New Roman" w:eastAsia="宋体" w:hAnsi="Times New Roman" w:cs="Times New Roman"/>
          <w:color w:val="000000" w:themeColor="text1"/>
        </w:rPr>
        <w:fldChar w:fldCharType="separate"/>
      </w:r>
      <w:r w:rsidR="00AB4BEE" w:rsidRPr="00A3306E">
        <w:rPr>
          <w:rFonts w:ascii="Times New Roman" w:eastAsia="宋体" w:hAnsi="Times New Roman" w:cs="Times New Roman"/>
          <w:noProof/>
          <w:color w:val="000000" w:themeColor="text1"/>
        </w:rPr>
        <w:instrText>25</w:instrText>
      </w:r>
      <w:r w:rsidRPr="00A3306E">
        <w:rPr>
          <w:rFonts w:ascii="Times New Roman" w:eastAsia="宋体" w:hAnsi="Times New Roman" w:cs="Times New Roman"/>
          <w:color w:val="000000" w:themeColor="text1"/>
        </w:rPr>
        <w:fldChar w:fldCharType="end"/>
      </w:r>
      <w:r w:rsidRPr="00A3306E">
        <w:rPr>
          <w:rFonts w:ascii="Times New Roman" w:eastAsia="宋体" w:hAnsi="Times New Roman" w:cs="Times New Roman"/>
          <w:color w:val="000000" w:themeColor="text1"/>
        </w:rPr>
        <w:instrText>)</w:instrText>
      </w:r>
      <w:bookmarkEnd w:id="187"/>
      <w:r w:rsidRPr="00A3306E">
        <w:rPr>
          <w:rFonts w:ascii="Times New Roman" w:eastAsia="宋体" w:hAnsi="Times New Roman" w:cs="Times New Roman"/>
          <w:color w:val="000000" w:themeColor="text1"/>
        </w:rPr>
        <w:fldChar w:fldCharType="end"/>
      </w:r>
    </w:p>
    <w:p w14:paraId="03FE5E89" w14:textId="2D37496F" w:rsidR="00100A50" w:rsidRPr="00A3306E" w:rsidRDefault="00100A50" w:rsidP="00544E64">
      <w:pPr>
        <w:adjustRightInd w:val="0"/>
        <w:snapToGrid w:val="0"/>
        <w:spacing w:line="360" w:lineRule="auto"/>
        <w:ind w:firstLineChars="200" w:firstLine="420"/>
        <w:rPr>
          <w:rFonts w:ascii="Times New Roman" w:eastAsia="宋体" w:hAnsi="Times New Roman" w:cs="Times New Roman"/>
          <w:color w:val="000000" w:themeColor="text1"/>
        </w:rPr>
      </w:pPr>
      <w:r w:rsidRPr="00A3306E">
        <w:rPr>
          <w:rFonts w:ascii="Times New Roman" w:eastAsia="宋体" w:hAnsi="Times New Roman" w:cs="Times New Roman"/>
          <w:color w:val="000000" w:themeColor="text1"/>
        </w:rPr>
        <w:t>由上式</w:t>
      </w:r>
      <w:r w:rsidR="00FE620B" w:rsidRPr="00A3306E">
        <w:rPr>
          <w:rFonts w:ascii="Times New Roman" w:eastAsia="宋体" w:hAnsi="Times New Roman" w:cs="Times New Roman"/>
          <w:color w:val="000000" w:themeColor="text1"/>
        </w:rPr>
        <w:fldChar w:fldCharType="begin"/>
      </w:r>
      <w:r w:rsidR="00FE620B" w:rsidRPr="00A3306E">
        <w:rPr>
          <w:rFonts w:ascii="Times New Roman" w:eastAsia="宋体" w:hAnsi="Times New Roman" w:cs="Times New Roman"/>
          <w:color w:val="000000" w:themeColor="text1"/>
        </w:rPr>
        <w:instrText xml:space="preserve"> GOTOBUTTON ZEqnNum827743  \* MERGEFORMAT </w:instrText>
      </w:r>
      <w:r w:rsidR="00FE620B" w:rsidRPr="00A3306E">
        <w:rPr>
          <w:rFonts w:ascii="Times New Roman" w:eastAsia="宋体" w:hAnsi="Times New Roman" w:cs="Times New Roman"/>
          <w:color w:val="000000" w:themeColor="text1"/>
        </w:rPr>
        <w:fldChar w:fldCharType="begin"/>
      </w:r>
      <w:r w:rsidR="00FE620B" w:rsidRPr="00A3306E">
        <w:rPr>
          <w:rFonts w:ascii="Times New Roman" w:eastAsia="宋体" w:hAnsi="Times New Roman" w:cs="Times New Roman"/>
          <w:color w:val="000000" w:themeColor="text1"/>
        </w:rPr>
        <w:instrText xml:space="preserve"> REF ZEqnNum827743 \* Charformat \! \* MERGEFORMAT </w:instrText>
      </w:r>
      <w:r w:rsidR="00FE620B" w:rsidRPr="00A3306E">
        <w:rPr>
          <w:rFonts w:ascii="Times New Roman" w:eastAsia="宋体" w:hAnsi="Times New Roman" w:cs="Times New Roman"/>
          <w:color w:val="000000" w:themeColor="text1"/>
        </w:rPr>
        <w:fldChar w:fldCharType="separate"/>
      </w:r>
      <w:r w:rsidR="00AB4BEE" w:rsidRPr="00A3306E">
        <w:rPr>
          <w:rFonts w:ascii="Times New Roman" w:eastAsia="宋体" w:hAnsi="Times New Roman" w:cs="Times New Roman"/>
          <w:color w:val="000000" w:themeColor="text1"/>
        </w:rPr>
        <w:instrText>(25)</w:instrText>
      </w:r>
      <w:r w:rsidR="00FE620B" w:rsidRPr="00A3306E">
        <w:rPr>
          <w:rFonts w:ascii="Times New Roman" w:eastAsia="宋体" w:hAnsi="Times New Roman" w:cs="Times New Roman"/>
          <w:color w:val="000000" w:themeColor="text1"/>
        </w:rPr>
        <w:fldChar w:fldCharType="end"/>
      </w:r>
      <w:r w:rsidR="00FE620B" w:rsidRPr="00A3306E">
        <w:rPr>
          <w:rFonts w:ascii="Times New Roman" w:eastAsia="宋体" w:hAnsi="Times New Roman" w:cs="Times New Roman"/>
          <w:color w:val="000000" w:themeColor="text1"/>
        </w:rPr>
        <w:fldChar w:fldCharType="end"/>
      </w:r>
      <w:r w:rsidRPr="00A3306E">
        <w:rPr>
          <w:rFonts w:ascii="Times New Roman" w:eastAsia="宋体" w:hAnsi="Times New Roman" w:cs="Times New Roman"/>
          <w:color w:val="000000" w:themeColor="text1"/>
        </w:rPr>
        <w:t>，双</w:t>
      </w:r>
      <w:r w:rsidR="00E075B5" w:rsidRPr="00A3306E">
        <w:rPr>
          <w:rFonts w:ascii="Times New Roman" w:eastAsia="宋体" w:hAnsi="Times New Roman" w:cs="Times New Roman"/>
          <w:color w:val="000000" w:themeColor="text1"/>
        </w:rPr>
        <w:t>差</w:t>
      </w:r>
      <w:r w:rsidRPr="00A3306E">
        <w:rPr>
          <w:rFonts w:ascii="Times New Roman" w:eastAsia="宋体" w:hAnsi="Times New Roman" w:cs="Times New Roman"/>
          <w:color w:val="000000" w:themeColor="text1"/>
        </w:rPr>
        <w:t>分组合信号中不</w:t>
      </w:r>
      <w:r w:rsidR="00E74E86" w:rsidRPr="00A3306E">
        <w:rPr>
          <w:rFonts w:ascii="Times New Roman" w:eastAsia="宋体" w:hAnsi="Times New Roman" w:cs="Times New Roman"/>
          <w:color w:val="000000" w:themeColor="text1"/>
        </w:rPr>
        <w:t>包含</w:t>
      </w:r>
      <w:r w:rsidR="006E5CE1" w:rsidRPr="00A3306E">
        <w:rPr>
          <w:rFonts w:ascii="Times New Roman" w:eastAsia="宋体" w:hAnsi="Times New Roman" w:cs="Times New Roman"/>
          <w:color w:val="000000" w:themeColor="text1"/>
        </w:rPr>
        <w:t>重力场</w:t>
      </w:r>
      <w:r w:rsidRPr="00A3306E">
        <w:rPr>
          <w:rFonts w:ascii="Times New Roman" w:eastAsia="宋体" w:hAnsi="Times New Roman" w:cs="Times New Roman"/>
          <w:color w:val="000000" w:themeColor="text1"/>
        </w:rPr>
        <w:t>信号、双星时钟噪声</w:t>
      </w:r>
      <w:r w:rsidR="00B8422B" w:rsidRPr="00A3306E">
        <w:rPr>
          <w:rFonts w:ascii="Times New Roman" w:eastAsia="宋体" w:hAnsi="Times New Roman" w:cs="Times New Roman"/>
          <w:color w:val="000000" w:themeColor="text1"/>
        </w:rPr>
        <w:t>、</w:t>
      </w:r>
      <w:r w:rsidRPr="00A3306E">
        <w:rPr>
          <w:rFonts w:ascii="Times New Roman" w:eastAsia="宋体" w:hAnsi="Times New Roman" w:cs="Times New Roman"/>
          <w:color w:val="000000" w:themeColor="text1"/>
        </w:rPr>
        <w:t>电离层噪声的</w:t>
      </w:r>
      <w:proofErr w:type="gramStart"/>
      <w:r w:rsidRPr="00A3306E">
        <w:rPr>
          <w:rFonts w:ascii="Times New Roman" w:eastAsia="宋体" w:hAnsi="Times New Roman" w:cs="Times New Roman"/>
          <w:color w:val="000000" w:themeColor="text1"/>
        </w:rPr>
        <w:t>低阶项</w:t>
      </w:r>
      <w:r w:rsidR="00B8422B" w:rsidRPr="00A3306E">
        <w:rPr>
          <w:rFonts w:ascii="Times New Roman" w:eastAsia="宋体" w:hAnsi="Times New Roman" w:cs="Times New Roman"/>
          <w:color w:val="000000" w:themeColor="text1"/>
        </w:rPr>
        <w:t>以及</w:t>
      </w:r>
      <w:proofErr w:type="gramEnd"/>
      <w:r w:rsidR="00B8422B" w:rsidRPr="00A3306E">
        <w:rPr>
          <w:rFonts w:ascii="Times New Roman" w:eastAsia="宋体" w:hAnsi="Times New Roman" w:cs="Times New Roman"/>
          <w:color w:val="000000" w:themeColor="text1"/>
        </w:rPr>
        <w:t>多路径噪声的低阶项</w:t>
      </w:r>
      <w:r w:rsidRPr="00A3306E">
        <w:rPr>
          <w:rFonts w:ascii="Times New Roman" w:eastAsia="宋体" w:hAnsi="Times New Roman" w:cs="Times New Roman"/>
          <w:color w:val="000000" w:themeColor="text1"/>
        </w:rPr>
        <w:t>，仅</w:t>
      </w:r>
      <w:r w:rsidR="00050D0C" w:rsidRPr="00A3306E">
        <w:rPr>
          <w:rFonts w:ascii="Times New Roman" w:eastAsia="宋体" w:hAnsi="Times New Roman" w:cs="Times New Roman"/>
          <w:color w:val="000000" w:themeColor="text1"/>
        </w:rPr>
        <w:t>包含</w:t>
      </w:r>
      <w:r w:rsidRPr="00A3306E">
        <w:rPr>
          <w:rFonts w:ascii="Times New Roman" w:eastAsia="宋体" w:hAnsi="Times New Roman" w:cs="Times New Roman"/>
          <w:color w:val="000000" w:themeColor="text1"/>
        </w:rPr>
        <w:t>沿双星视线方向的差分电离层噪声、差分仪器测量噪声</w:t>
      </w:r>
      <w:r w:rsidR="00B90FE3" w:rsidRPr="00A3306E">
        <w:rPr>
          <w:rFonts w:ascii="Times New Roman" w:eastAsia="宋体" w:hAnsi="Times New Roman" w:cs="Times New Roman"/>
          <w:color w:val="000000" w:themeColor="text1"/>
        </w:rPr>
        <w:t>、残余整数模糊数</w:t>
      </w:r>
      <w:r w:rsidRPr="00A3306E">
        <w:rPr>
          <w:rFonts w:ascii="Times New Roman" w:eastAsia="宋体" w:hAnsi="Times New Roman" w:cs="Times New Roman"/>
          <w:color w:val="000000" w:themeColor="text1"/>
        </w:rPr>
        <w:t>以及随机噪声。因此，</w:t>
      </w:r>
      <w:r w:rsidR="0002495B" w:rsidRPr="00A3306E">
        <w:rPr>
          <w:rFonts w:ascii="Times New Roman" w:eastAsia="宋体" w:hAnsi="Times New Roman" w:cs="Times New Roman"/>
          <w:color w:val="000000" w:themeColor="text1"/>
        </w:rPr>
        <w:t>双差分</w:t>
      </w:r>
      <w:r w:rsidRPr="00A3306E">
        <w:rPr>
          <w:rFonts w:ascii="Times New Roman" w:eastAsia="宋体" w:hAnsi="Times New Roman" w:cs="Times New Roman"/>
          <w:color w:val="000000" w:themeColor="text1"/>
        </w:rPr>
        <w:t>信号组合可反应</w:t>
      </w:r>
      <w:r w:rsidR="00985478" w:rsidRPr="00A3306E">
        <w:rPr>
          <w:rFonts w:ascii="Times New Roman" w:eastAsia="宋体" w:hAnsi="Times New Roman" w:cs="Times New Roman"/>
          <w:color w:val="000000" w:themeColor="text1"/>
        </w:rPr>
        <w:t>GFO</w:t>
      </w:r>
      <w:r w:rsidRPr="00A3306E">
        <w:rPr>
          <w:rFonts w:ascii="Times New Roman" w:eastAsia="宋体" w:hAnsi="Times New Roman" w:cs="Times New Roman"/>
          <w:color w:val="000000" w:themeColor="text1"/>
        </w:rPr>
        <w:t>微波双向单程噪声水平。如下</w:t>
      </w:r>
      <w:r w:rsidRPr="00A3306E">
        <w:rPr>
          <w:rFonts w:ascii="Times New Roman" w:eastAsia="宋体" w:hAnsi="Times New Roman" w:cs="Times New Roman"/>
          <w:color w:val="000000" w:themeColor="text1"/>
        </w:rPr>
        <w:fldChar w:fldCharType="begin"/>
      </w:r>
      <w:r w:rsidRPr="00A3306E">
        <w:rPr>
          <w:rFonts w:ascii="Times New Roman" w:eastAsia="宋体" w:hAnsi="Times New Roman" w:cs="Times New Roman"/>
          <w:color w:val="000000" w:themeColor="text1"/>
        </w:rPr>
        <w:instrText xml:space="preserve"> REF _Ref80712324 \h </w:instrText>
      </w:r>
      <w:r w:rsidR="003339B3" w:rsidRPr="00A3306E">
        <w:rPr>
          <w:rFonts w:ascii="Times New Roman" w:eastAsia="宋体" w:hAnsi="Times New Roman" w:cs="Times New Roman"/>
          <w:color w:val="000000" w:themeColor="text1"/>
        </w:rPr>
        <w:instrText xml:space="preserve"> \* MERGEFORMAT </w:instrText>
      </w:r>
      <w:r w:rsidRPr="00A3306E">
        <w:rPr>
          <w:rFonts w:ascii="Times New Roman" w:eastAsia="宋体" w:hAnsi="Times New Roman" w:cs="Times New Roman"/>
          <w:color w:val="000000" w:themeColor="text1"/>
        </w:rPr>
      </w:r>
      <w:r w:rsidRPr="00A3306E">
        <w:rPr>
          <w:rFonts w:ascii="Times New Roman" w:eastAsia="宋体" w:hAnsi="Times New Roman" w:cs="Times New Roman"/>
          <w:color w:val="000000" w:themeColor="text1"/>
        </w:rPr>
        <w:fldChar w:fldCharType="separate"/>
      </w:r>
      <w:r w:rsidR="00AB4BEE" w:rsidRPr="00A3306E">
        <w:rPr>
          <w:rFonts w:ascii="Times New Roman" w:eastAsia="宋体" w:hAnsi="Times New Roman" w:cs="Times New Roman" w:hint="eastAsia"/>
        </w:rPr>
        <w:t>图</w:t>
      </w:r>
      <w:r w:rsidR="00AB4BEE" w:rsidRPr="00A3306E">
        <w:rPr>
          <w:rFonts w:ascii="Times New Roman" w:eastAsia="宋体" w:hAnsi="Times New Roman" w:cs="Times New Roman"/>
        </w:rPr>
        <w:t xml:space="preserve"> </w:t>
      </w:r>
      <w:r w:rsidR="00AB4BEE" w:rsidRPr="00A3306E">
        <w:rPr>
          <w:rFonts w:ascii="Times New Roman" w:eastAsia="宋体" w:hAnsi="Times New Roman" w:cs="Times New Roman"/>
          <w:noProof/>
        </w:rPr>
        <w:t>13</w:t>
      </w:r>
      <w:r w:rsidRPr="00A3306E">
        <w:rPr>
          <w:rFonts w:ascii="Times New Roman" w:eastAsia="宋体" w:hAnsi="Times New Roman" w:cs="Times New Roman"/>
          <w:color w:val="000000" w:themeColor="text1"/>
        </w:rPr>
        <w:fldChar w:fldCharType="end"/>
      </w:r>
      <w:r w:rsidRPr="00A3306E">
        <w:rPr>
          <w:rFonts w:ascii="Times New Roman" w:eastAsia="宋体" w:hAnsi="Times New Roman" w:cs="Times New Roman"/>
          <w:color w:val="000000" w:themeColor="text1"/>
        </w:rPr>
        <w:t>所示，</w:t>
      </w:r>
      <w:r w:rsidR="0002495B" w:rsidRPr="00A3306E">
        <w:rPr>
          <w:rFonts w:ascii="Times New Roman" w:eastAsia="宋体" w:hAnsi="Times New Roman" w:cs="Times New Roman"/>
          <w:color w:val="000000" w:themeColor="text1"/>
        </w:rPr>
        <w:t>双差分</w:t>
      </w:r>
      <w:r w:rsidRPr="00A3306E">
        <w:rPr>
          <w:rFonts w:ascii="Times New Roman" w:eastAsia="宋体" w:hAnsi="Times New Roman" w:cs="Times New Roman"/>
          <w:color w:val="000000" w:themeColor="text1"/>
        </w:rPr>
        <w:t>星间距</w:t>
      </w:r>
      <w:r w:rsidR="005D579B" w:rsidRPr="00A3306E">
        <w:rPr>
          <w:rFonts w:ascii="Times New Roman" w:eastAsia="宋体" w:hAnsi="Times New Roman" w:cs="Times New Roman"/>
          <w:color w:val="000000" w:themeColor="text1"/>
        </w:rPr>
        <w:t>的</w:t>
      </w:r>
      <w:r w:rsidRPr="00A3306E">
        <w:rPr>
          <w:rFonts w:ascii="Times New Roman" w:eastAsia="宋体" w:hAnsi="Times New Roman" w:cs="Times New Roman"/>
          <w:color w:val="000000" w:themeColor="text1"/>
        </w:rPr>
        <w:t>振幅谱密度基本处于微波测距随机噪声指标以下，因此</w:t>
      </w:r>
      <w:r w:rsidR="00985478" w:rsidRPr="00A3306E">
        <w:rPr>
          <w:rFonts w:ascii="Times New Roman" w:eastAsia="宋体" w:hAnsi="Times New Roman" w:cs="Times New Roman"/>
          <w:color w:val="000000" w:themeColor="text1"/>
        </w:rPr>
        <w:t>GFO</w:t>
      </w:r>
      <w:r w:rsidRPr="00A3306E">
        <w:rPr>
          <w:rFonts w:ascii="Times New Roman" w:eastAsia="宋体" w:hAnsi="Times New Roman" w:cs="Times New Roman"/>
          <w:color w:val="000000" w:themeColor="text1"/>
        </w:rPr>
        <w:t>微波双向单程星间距测量随机噪声水平达标。</w:t>
      </w:r>
    </w:p>
    <w:p w14:paraId="507D6E48" w14:textId="27B0DB3A" w:rsidR="00100A50" w:rsidRPr="00A3306E" w:rsidRDefault="00FE5432" w:rsidP="00544E64">
      <w:pPr>
        <w:adjustRightInd w:val="0"/>
        <w:snapToGrid w:val="0"/>
        <w:spacing w:line="360" w:lineRule="auto"/>
        <w:jc w:val="center"/>
        <w:rPr>
          <w:rFonts w:ascii="Times New Roman" w:eastAsia="宋体" w:hAnsi="Times New Roman" w:cs="Times New Roman"/>
        </w:rPr>
      </w:pPr>
      <w:r w:rsidRPr="00A3306E">
        <w:rPr>
          <w:rFonts w:ascii="Times New Roman" w:eastAsia="宋体" w:hAnsi="Times New Roman" w:cs="Times New Roman"/>
          <w:noProof/>
        </w:rPr>
        <w:drawing>
          <wp:inline distT="0" distB="0" distL="0" distR="0" wp14:anchorId="46D70754" wp14:editId="1395F9A2">
            <wp:extent cx="3381439" cy="1826286"/>
            <wp:effectExtent l="0" t="0" r="9525" b="2540"/>
            <wp:docPr id="30" name="图片 30"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10;&#10;描述已自动生成"/>
                    <pic:cNvPicPr/>
                  </pic:nvPicPr>
                  <pic:blipFill>
                    <a:blip r:embed="rId190"/>
                    <a:stretch>
                      <a:fillRect/>
                    </a:stretch>
                  </pic:blipFill>
                  <pic:spPr>
                    <a:xfrm>
                      <a:off x="0" y="0"/>
                      <a:ext cx="3383545" cy="1827423"/>
                    </a:xfrm>
                    <a:prstGeom prst="rect">
                      <a:avLst/>
                    </a:prstGeom>
                  </pic:spPr>
                </pic:pic>
              </a:graphicData>
            </a:graphic>
          </wp:inline>
        </w:drawing>
      </w:r>
    </w:p>
    <w:p w14:paraId="76FCA90E" w14:textId="3D0902E4" w:rsidR="00100A50" w:rsidRPr="00A3306E" w:rsidRDefault="00100A50" w:rsidP="00544E64">
      <w:pPr>
        <w:adjustRightInd w:val="0"/>
        <w:snapToGrid w:val="0"/>
        <w:spacing w:line="360" w:lineRule="auto"/>
        <w:jc w:val="center"/>
        <w:rPr>
          <w:rFonts w:ascii="Times New Roman" w:eastAsia="宋体" w:hAnsi="Times New Roman" w:cs="Times New Roman"/>
          <w:sz w:val="16"/>
          <w:szCs w:val="16"/>
        </w:rPr>
      </w:pPr>
      <w:bookmarkStart w:id="188" w:name="_Ref80712324"/>
      <w:r w:rsidRPr="00A3306E">
        <w:rPr>
          <w:rFonts w:ascii="Times New Roman" w:eastAsia="宋体" w:hAnsi="Times New Roman" w:cs="Times New Roman"/>
          <w:sz w:val="16"/>
          <w:szCs w:val="16"/>
        </w:rPr>
        <w:t>图</w:t>
      </w:r>
      <w:r w:rsidRPr="00A3306E">
        <w:rPr>
          <w:rFonts w:ascii="Times New Roman" w:eastAsia="宋体" w:hAnsi="Times New Roman" w:cs="Times New Roman"/>
          <w:sz w:val="16"/>
          <w:szCs w:val="16"/>
        </w:rPr>
        <w:t xml:space="preserve"> </w:t>
      </w:r>
      <w:r w:rsidRPr="00A3306E">
        <w:rPr>
          <w:rFonts w:ascii="Times New Roman" w:eastAsia="宋体" w:hAnsi="Times New Roman" w:cs="Times New Roman"/>
          <w:sz w:val="16"/>
          <w:szCs w:val="16"/>
        </w:rPr>
        <w:fldChar w:fldCharType="begin"/>
      </w:r>
      <w:r w:rsidRPr="00A3306E">
        <w:rPr>
          <w:rFonts w:ascii="Times New Roman" w:eastAsia="宋体" w:hAnsi="Times New Roman" w:cs="Times New Roman"/>
          <w:sz w:val="16"/>
          <w:szCs w:val="16"/>
        </w:rPr>
        <w:instrText xml:space="preserve"> SEQ </w:instrText>
      </w:r>
      <w:r w:rsidRPr="00A3306E">
        <w:rPr>
          <w:rFonts w:ascii="Times New Roman" w:eastAsia="宋体" w:hAnsi="Times New Roman" w:cs="Times New Roman"/>
          <w:sz w:val="16"/>
          <w:szCs w:val="16"/>
        </w:rPr>
        <w:instrText>图</w:instrText>
      </w:r>
      <w:r w:rsidRPr="00A3306E">
        <w:rPr>
          <w:rFonts w:ascii="Times New Roman" w:eastAsia="宋体" w:hAnsi="Times New Roman" w:cs="Times New Roman"/>
          <w:sz w:val="16"/>
          <w:szCs w:val="16"/>
        </w:rPr>
        <w:instrText xml:space="preserve"> \* ARABIC </w:instrText>
      </w:r>
      <w:r w:rsidRPr="00A3306E">
        <w:rPr>
          <w:rFonts w:ascii="Times New Roman" w:eastAsia="宋体" w:hAnsi="Times New Roman" w:cs="Times New Roman"/>
          <w:sz w:val="16"/>
          <w:szCs w:val="16"/>
        </w:rPr>
        <w:fldChar w:fldCharType="separate"/>
      </w:r>
      <w:r w:rsidR="00AB4BEE" w:rsidRPr="00A3306E">
        <w:rPr>
          <w:rFonts w:ascii="Times New Roman" w:eastAsia="宋体" w:hAnsi="Times New Roman" w:cs="Times New Roman"/>
          <w:noProof/>
          <w:sz w:val="16"/>
          <w:szCs w:val="16"/>
        </w:rPr>
        <w:t>13</w:t>
      </w:r>
      <w:r w:rsidRPr="00A3306E">
        <w:rPr>
          <w:rFonts w:ascii="Times New Roman" w:eastAsia="宋体" w:hAnsi="Times New Roman" w:cs="Times New Roman"/>
          <w:sz w:val="16"/>
          <w:szCs w:val="16"/>
        </w:rPr>
        <w:fldChar w:fldCharType="end"/>
      </w:r>
      <w:bookmarkEnd w:id="188"/>
      <w:r w:rsidRPr="00A3306E">
        <w:rPr>
          <w:rFonts w:ascii="Times New Roman" w:eastAsia="宋体" w:hAnsi="Times New Roman" w:cs="Times New Roman"/>
          <w:sz w:val="16"/>
          <w:szCs w:val="16"/>
        </w:rPr>
        <w:t xml:space="preserve"> </w:t>
      </w:r>
      <w:r w:rsidR="0002495B" w:rsidRPr="00A3306E">
        <w:rPr>
          <w:rFonts w:ascii="Times New Roman" w:eastAsia="宋体" w:hAnsi="Times New Roman" w:cs="Times New Roman"/>
          <w:sz w:val="16"/>
          <w:szCs w:val="16"/>
        </w:rPr>
        <w:t>双差分</w:t>
      </w:r>
      <w:r w:rsidRPr="00A3306E">
        <w:rPr>
          <w:rFonts w:ascii="Times New Roman" w:eastAsia="宋体" w:hAnsi="Times New Roman" w:cs="Times New Roman"/>
          <w:sz w:val="16"/>
          <w:szCs w:val="16"/>
        </w:rPr>
        <w:t>数据组合振幅谱密度与随机噪声指标对比</w:t>
      </w:r>
    </w:p>
    <w:p w14:paraId="3564DD30" w14:textId="4A543480" w:rsidR="00100A50" w:rsidRPr="00A3306E" w:rsidRDefault="00100A50" w:rsidP="00544E64">
      <w:pPr>
        <w:adjustRightInd w:val="0"/>
        <w:snapToGrid w:val="0"/>
        <w:spacing w:line="360" w:lineRule="auto"/>
        <w:jc w:val="center"/>
        <w:rPr>
          <w:rFonts w:ascii="Times New Roman" w:eastAsia="宋体" w:hAnsi="Times New Roman" w:cs="Times New Roman"/>
          <w:sz w:val="16"/>
          <w:szCs w:val="16"/>
        </w:rPr>
      </w:pPr>
      <w:r w:rsidRPr="00A3306E">
        <w:rPr>
          <w:rFonts w:ascii="Times New Roman" w:eastAsia="宋体" w:hAnsi="Times New Roman" w:cs="Times New Roman"/>
          <w:sz w:val="16"/>
          <w:szCs w:val="16"/>
        </w:rPr>
        <w:t xml:space="preserve">Figure </w:t>
      </w:r>
      <w:r w:rsidRPr="00A3306E">
        <w:rPr>
          <w:rFonts w:ascii="Times New Roman" w:eastAsia="宋体" w:hAnsi="Times New Roman" w:cs="Times New Roman"/>
          <w:sz w:val="16"/>
          <w:szCs w:val="16"/>
        </w:rPr>
        <w:fldChar w:fldCharType="begin"/>
      </w:r>
      <w:r w:rsidRPr="00A3306E">
        <w:rPr>
          <w:rFonts w:ascii="Times New Roman" w:eastAsia="宋体" w:hAnsi="Times New Roman" w:cs="Times New Roman"/>
          <w:sz w:val="16"/>
          <w:szCs w:val="16"/>
        </w:rPr>
        <w:instrText xml:space="preserve"> SEQ Figure \* ARABIC </w:instrText>
      </w:r>
      <w:r w:rsidRPr="00A3306E">
        <w:rPr>
          <w:rFonts w:ascii="Times New Roman" w:eastAsia="宋体" w:hAnsi="Times New Roman" w:cs="Times New Roman"/>
          <w:sz w:val="16"/>
          <w:szCs w:val="16"/>
        </w:rPr>
        <w:fldChar w:fldCharType="separate"/>
      </w:r>
      <w:r w:rsidR="00AB4BEE" w:rsidRPr="00A3306E">
        <w:rPr>
          <w:rFonts w:ascii="Times New Roman" w:eastAsia="宋体" w:hAnsi="Times New Roman" w:cs="Times New Roman"/>
          <w:noProof/>
          <w:sz w:val="16"/>
          <w:szCs w:val="16"/>
        </w:rPr>
        <w:t>13</w:t>
      </w:r>
      <w:r w:rsidRPr="00A3306E">
        <w:rPr>
          <w:rFonts w:ascii="Times New Roman" w:eastAsia="宋体" w:hAnsi="Times New Roman" w:cs="Times New Roman"/>
          <w:sz w:val="16"/>
          <w:szCs w:val="16"/>
        </w:rPr>
        <w:fldChar w:fldCharType="end"/>
      </w:r>
      <w:r w:rsidRPr="00A3306E">
        <w:rPr>
          <w:rFonts w:ascii="Times New Roman" w:eastAsia="宋体" w:hAnsi="Times New Roman" w:cs="Times New Roman"/>
          <w:sz w:val="16"/>
          <w:szCs w:val="16"/>
        </w:rPr>
        <w:t xml:space="preserve"> Comparison between the amplitude spectral density of the double differenced data combination and the requirement of </w:t>
      </w:r>
      <w:r w:rsidRPr="00A3306E">
        <w:rPr>
          <w:rFonts w:ascii="Times New Roman" w:eastAsia="宋体" w:hAnsi="Times New Roman" w:cs="Times New Roman"/>
          <w:sz w:val="16"/>
          <w:szCs w:val="16"/>
        </w:rPr>
        <w:lastRenderedPageBreak/>
        <w:t xml:space="preserve">the stochastic error for </w:t>
      </w:r>
      <w:r w:rsidR="00985478" w:rsidRPr="00A3306E">
        <w:rPr>
          <w:rFonts w:ascii="Times New Roman" w:eastAsia="宋体" w:hAnsi="Times New Roman" w:cs="Times New Roman"/>
          <w:sz w:val="16"/>
          <w:szCs w:val="16"/>
        </w:rPr>
        <w:t>GFO</w:t>
      </w:r>
    </w:p>
    <w:p w14:paraId="79864E34" w14:textId="5DCE19DD" w:rsidR="00100A50" w:rsidRPr="00A3306E" w:rsidRDefault="00212916" w:rsidP="00544E64">
      <w:pPr>
        <w:adjustRightInd w:val="0"/>
        <w:snapToGrid w:val="0"/>
        <w:spacing w:line="360" w:lineRule="auto"/>
        <w:ind w:right="210"/>
        <w:rPr>
          <w:rFonts w:ascii="Times New Roman" w:eastAsia="宋体" w:hAnsi="Times New Roman" w:cs="Times New Roman"/>
        </w:rPr>
      </w:pPr>
      <w:r w:rsidRPr="00A3306E">
        <w:rPr>
          <w:rFonts w:ascii="Times New Roman" w:eastAsia="宋体" w:hAnsi="Times New Roman" w:cs="Times New Roman"/>
        </w:rPr>
        <w:t>4</w:t>
      </w:r>
      <w:r w:rsidR="00100A50" w:rsidRPr="00A3306E">
        <w:rPr>
          <w:rFonts w:ascii="Times New Roman" w:eastAsia="宋体" w:hAnsi="Times New Roman" w:cs="Times New Roman"/>
        </w:rPr>
        <w:t>.3</w:t>
      </w:r>
      <w:r w:rsidR="00100A50" w:rsidRPr="00A3306E">
        <w:rPr>
          <w:rFonts w:ascii="Times New Roman" w:eastAsia="宋体" w:hAnsi="Times New Roman" w:cs="Times New Roman"/>
        </w:rPr>
        <w:t>低通滤波器影响分析</w:t>
      </w:r>
    </w:p>
    <w:p w14:paraId="289D4E78" w14:textId="43866ACB" w:rsidR="00811F36" w:rsidRPr="00A3306E" w:rsidRDefault="00100A50" w:rsidP="00544E64">
      <w:pPr>
        <w:adjustRightInd w:val="0"/>
        <w:snapToGrid w:val="0"/>
        <w:spacing w:line="360" w:lineRule="auto"/>
        <w:ind w:firstLineChars="200" w:firstLine="420"/>
        <w:rPr>
          <w:rFonts w:ascii="Times New Roman" w:eastAsia="宋体" w:hAnsi="Times New Roman" w:cs="Times New Roman"/>
          <w:color w:val="000000" w:themeColor="text1"/>
        </w:rPr>
      </w:pPr>
      <w:r w:rsidRPr="00A3306E">
        <w:rPr>
          <w:rFonts w:ascii="Times New Roman" w:eastAsia="宋体" w:hAnsi="Times New Roman" w:cs="Times New Roman"/>
          <w:color w:val="000000" w:themeColor="text1"/>
        </w:rPr>
        <w:t>理想低通滤波器的脉冲</w:t>
      </w:r>
      <w:r w:rsidR="00CF3945" w:rsidRPr="00A3306E">
        <w:rPr>
          <w:rFonts w:ascii="Times New Roman" w:eastAsia="宋体" w:hAnsi="Times New Roman" w:cs="Times New Roman"/>
          <w:color w:val="000000" w:themeColor="text1"/>
        </w:rPr>
        <w:t>响应</w:t>
      </w:r>
      <w:r w:rsidRPr="00A3306E">
        <w:rPr>
          <w:rFonts w:ascii="Times New Roman" w:eastAsia="宋体" w:hAnsi="Times New Roman" w:cs="Times New Roman"/>
          <w:color w:val="000000" w:themeColor="text1"/>
        </w:rPr>
        <w:t>为无限长序列，该性质无法</w:t>
      </w:r>
      <w:r w:rsidR="00B80D9E" w:rsidRPr="00A3306E">
        <w:rPr>
          <w:rFonts w:ascii="Times New Roman" w:eastAsia="宋体" w:hAnsi="Times New Roman" w:cs="Times New Roman"/>
          <w:color w:val="000000" w:themeColor="text1"/>
        </w:rPr>
        <w:t>通过计算机</w:t>
      </w:r>
      <w:r w:rsidRPr="00A3306E">
        <w:rPr>
          <w:rFonts w:ascii="Times New Roman" w:eastAsia="宋体" w:hAnsi="Times New Roman" w:cs="Times New Roman"/>
          <w:color w:val="000000" w:themeColor="text1"/>
        </w:rPr>
        <w:t>实现。</w:t>
      </w:r>
      <w:r w:rsidR="003E15A0" w:rsidRPr="00A3306E">
        <w:rPr>
          <w:rFonts w:ascii="Times New Roman" w:eastAsia="宋体" w:hAnsi="Times New Roman" w:cs="Times New Roman"/>
          <w:color w:val="000000" w:themeColor="text1"/>
        </w:rPr>
        <w:t>为实现对时序信号的低通滤波，需</w:t>
      </w:r>
      <w:r w:rsidRPr="00A3306E">
        <w:rPr>
          <w:rFonts w:ascii="Times New Roman" w:eastAsia="宋体" w:hAnsi="Times New Roman" w:cs="Times New Roman"/>
          <w:color w:val="000000" w:themeColor="text1"/>
        </w:rPr>
        <w:t>将低通滤波器脉冲响应截断成有限长序列，且截断后的滤波器仍</w:t>
      </w:r>
      <w:r w:rsidR="003E15A0" w:rsidRPr="00A3306E">
        <w:rPr>
          <w:rFonts w:ascii="Times New Roman" w:eastAsia="宋体" w:hAnsi="Times New Roman" w:cs="Times New Roman"/>
          <w:color w:val="000000" w:themeColor="text1"/>
        </w:rPr>
        <w:t>需</w:t>
      </w:r>
      <w:r w:rsidRPr="00A3306E">
        <w:rPr>
          <w:rFonts w:ascii="Times New Roman" w:eastAsia="宋体" w:hAnsi="Times New Roman" w:cs="Times New Roman"/>
          <w:color w:val="000000" w:themeColor="text1"/>
        </w:rPr>
        <w:t>满足对线性相位</w:t>
      </w:r>
      <w:r w:rsidRPr="00A3306E">
        <w:rPr>
          <w:rFonts w:ascii="Times New Roman" w:eastAsia="宋体" w:hAnsi="Times New Roman" w:cs="Times New Roman"/>
          <w:color w:val="000000" w:themeColor="text1"/>
        </w:rPr>
        <w:t>FIR</w:t>
      </w:r>
      <w:r w:rsidRPr="00A3306E">
        <w:rPr>
          <w:rFonts w:ascii="Times New Roman" w:eastAsia="宋体" w:hAnsi="Times New Roman" w:cs="Times New Roman"/>
          <w:color w:val="000000" w:themeColor="text1"/>
        </w:rPr>
        <w:t>滤波器单位脉冲</w:t>
      </w:r>
      <w:r w:rsidR="008C532E" w:rsidRPr="00A3306E">
        <w:rPr>
          <w:rFonts w:ascii="Times New Roman" w:eastAsia="宋体" w:hAnsi="Times New Roman" w:cs="Times New Roman"/>
          <w:color w:val="000000" w:themeColor="text1"/>
        </w:rPr>
        <w:t>响应</w:t>
      </w:r>
      <w:r w:rsidRPr="00A3306E">
        <w:rPr>
          <w:rFonts w:ascii="Times New Roman" w:eastAsia="宋体" w:hAnsi="Times New Roman" w:cs="Times New Roman"/>
          <w:color w:val="000000" w:themeColor="text1"/>
        </w:rPr>
        <w:t>的要求</w:t>
      </w:r>
      <w:r w:rsidR="003E15A0" w:rsidRPr="00A3306E">
        <w:rPr>
          <w:rFonts w:ascii="Times New Roman" w:eastAsia="宋体" w:hAnsi="Times New Roman" w:cs="Times New Roman"/>
          <w:color w:val="000000" w:themeColor="text1"/>
        </w:rPr>
        <w:t>。</w:t>
      </w:r>
      <w:r w:rsidR="00297116" w:rsidRPr="00A3306E">
        <w:rPr>
          <w:rFonts w:ascii="Times New Roman" w:eastAsia="宋体" w:hAnsi="Times New Roman" w:cs="Times New Roman"/>
          <w:color w:val="000000" w:themeColor="text1"/>
        </w:rPr>
        <w:t>由于</w:t>
      </w:r>
      <w:r w:rsidR="00297116" w:rsidRPr="00A3306E">
        <w:rPr>
          <w:rFonts w:ascii="Times New Roman" w:eastAsia="宋体" w:hAnsi="Times New Roman" w:cs="Times New Roman"/>
          <w:color w:val="000000" w:themeColor="text1"/>
        </w:rPr>
        <w:t>KBR</w:t>
      </w:r>
      <w:r w:rsidR="00297116" w:rsidRPr="00A3306E">
        <w:rPr>
          <w:rFonts w:ascii="Times New Roman" w:eastAsia="宋体" w:hAnsi="Times New Roman" w:cs="Times New Roman"/>
          <w:color w:val="000000" w:themeColor="text1"/>
        </w:rPr>
        <w:t>数据处理中采用低通滤波器是</w:t>
      </w:r>
      <w:r w:rsidR="00F658FC" w:rsidRPr="00A3306E">
        <w:rPr>
          <w:rFonts w:ascii="Times New Roman" w:eastAsia="宋体" w:hAnsi="Times New Roman" w:cs="Times New Roman"/>
          <w:color w:val="000000" w:themeColor="text1"/>
        </w:rPr>
        <w:t>为</w:t>
      </w:r>
      <w:r w:rsidR="00297116" w:rsidRPr="00A3306E">
        <w:rPr>
          <w:rFonts w:ascii="Times New Roman" w:eastAsia="宋体" w:hAnsi="Times New Roman" w:cs="Times New Roman"/>
          <w:color w:val="000000" w:themeColor="text1"/>
        </w:rPr>
        <w:t>防止重采样过程中出现混叠，</w:t>
      </w:r>
      <w:r w:rsidR="00F658FC" w:rsidRPr="00A3306E">
        <w:rPr>
          <w:rFonts w:ascii="Times New Roman" w:eastAsia="宋体" w:hAnsi="Times New Roman" w:cs="Times New Roman"/>
          <w:color w:val="000000" w:themeColor="text1"/>
        </w:rPr>
        <w:t>因此该滤波器应最大限度压制截断频率以上的噪声。</w:t>
      </w:r>
    </w:p>
    <w:p w14:paraId="307323F1" w14:textId="442FF513" w:rsidR="00100A50" w:rsidRPr="00A3306E" w:rsidRDefault="00100A50" w:rsidP="00544E64">
      <w:pPr>
        <w:adjustRightInd w:val="0"/>
        <w:snapToGrid w:val="0"/>
        <w:spacing w:line="360" w:lineRule="auto"/>
        <w:ind w:firstLineChars="200" w:firstLine="420"/>
        <w:rPr>
          <w:rFonts w:ascii="Times New Roman" w:eastAsia="宋体" w:hAnsi="Times New Roman" w:cs="Times New Roman"/>
          <w:color w:val="000000" w:themeColor="text1"/>
        </w:rPr>
      </w:pPr>
      <w:r w:rsidRPr="00A3306E">
        <w:rPr>
          <w:rFonts w:ascii="Times New Roman" w:eastAsia="宋体" w:hAnsi="Times New Roman" w:cs="Times New Roman"/>
          <w:color w:val="000000" w:themeColor="text1"/>
        </w:rPr>
        <w:t>本文引入</w:t>
      </w:r>
      <w:r w:rsidRPr="00A3306E">
        <w:rPr>
          <w:rFonts w:ascii="Times New Roman" w:eastAsia="宋体" w:hAnsi="Times New Roman" w:cs="Times New Roman"/>
          <w:color w:val="000000" w:themeColor="text1"/>
        </w:rPr>
        <w:t>Kaiser</w:t>
      </w:r>
      <w:r w:rsidRPr="00A3306E">
        <w:rPr>
          <w:rFonts w:ascii="Times New Roman" w:eastAsia="宋体" w:hAnsi="Times New Roman" w:cs="Times New Roman"/>
          <w:color w:val="000000" w:themeColor="text1"/>
        </w:rPr>
        <w:t>窗函数的</w:t>
      </w:r>
      <w:r w:rsidRPr="00A3306E">
        <w:rPr>
          <w:rFonts w:ascii="Times New Roman" w:eastAsia="宋体" w:hAnsi="Times New Roman" w:cs="Times New Roman"/>
          <w:color w:val="000000" w:themeColor="text1"/>
        </w:rPr>
        <w:t>FIR</w:t>
      </w:r>
      <w:r w:rsidRPr="00A3306E">
        <w:rPr>
          <w:rFonts w:ascii="Times New Roman" w:eastAsia="宋体" w:hAnsi="Times New Roman" w:cs="Times New Roman"/>
          <w:color w:val="000000" w:themeColor="text1"/>
        </w:rPr>
        <w:t>低通滤波器</w:t>
      </w:r>
      <w:r w:rsidR="00A470B2" w:rsidRPr="00A3306E">
        <w:rPr>
          <w:rFonts w:ascii="Times New Roman" w:eastAsia="宋体" w:hAnsi="Times New Roman" w:cs="Times New Roman"/>
          <w:color w:val="000000" w:themeColor="text1"/>
        </w:rPr>
        <w:t>，</w:t>
      </w:r>
      <w:r w:rsidRPr="00A3306E">
        <w:rPr>
          <w:rFonts w:ascii="Times New Roman" w:eastAsia="宋体" w:hAnsi="Times New Roman" w:cs="Times New Roman"/>
          <w:color w:val="000000" w:themeColor="text1"/>
        </w:rPr>
        <w:t>并</w:t>
      </w:r>
      <w:r w:rsidR="00DE4297" w:rsidRPr="00A3306E">
        <w:rPr>
          <w:rFonts w:ascii="Times New Roman" w:eastAsia="宋体" w:hAnsi="Times New Roman" w:cs="Times New Roman"/>
          <w:color w:val="000000" w:themeColor="text1"/>
        </w:rPr>
        <w:t>对</w:t>
      </w:r>
      <w:r w:rsidR="00A470B2" w:rsidRPr="00A3306E">
        <w:rPr>
          <w:rFonts w:ascii="Times New Roman" w:eastAsia="宋体" w:hAnsi="Times New Roman" w:cs="Times New Roman"/>
          <w:color w:val="000000" w:themeColor="text1"/>
        </w:rPr>
        <w:t>比</w:t>
      </w:r>
      <w:r w:rsidRPr="00A3306E">
        <w:rPr>
          <w:rFonts w:ascii="Times New Roman" w:eastAsia="宋体" w:hAnsi="Times New Roman" w:cs="Times New Roman"/>
          <w:color w:val="000000" w:themeColor="text1"/>
        </w:rPr>
        <w:t>该滤波器与</w:t>
      </w:r>
      <w:r w:rsidR="00434F42" w:rsidRPr="00A3306E">
        <w:rPr>
          <w:rFonts w:ascii="Times New Roman" w:eastAsia="宋体" w:hAnsi="Times New Roman" w:cs="Times New Roman"/>
          <w:color w:val="000000" w:themeColor="text1"/>
        </w:rPr>
        <w:t xml:space="preserve"> </w:t>
      </w:r>
      <w:r w:rsidRPr="00A3306E">
        <w:rPr>
          <w:rFonts w:ascii="Times New Roman" w:eastAsia="宋体" w:hAnsi="Times New Roman" w:cs="Times New Roman"/>
          <w:color w:val="000000" w:themeColor="text1"/>
        </w:rPr>
        <w:t>CRN</w:t>
      </w:r>
      <w:r w:rsidRPr="00A3306E">
        <w:rPr>
          <w:rFonts w:ascii="Times New Roman" w:eastAsia="宋体" w:hAnsi="Times New Roman" w:cs="Times New Roman"/>
          <w:color w:val="000000" w:themeColor="text1"/>
        </w:rPr>
        <w:t>滤波器</w:t>
      </w:r>
      <w:r w:rsidR="00DE4297" w:rsidRPr="00A3306E">
        <w:rPr>
          <w:rFonts w:ascii="Times New Roman" w:eastAsia="宋体" w:hAnsi="Times New Roman" w:cs="Times New Roman"/>
          <w:color w:val="000000" w:themeColor="text1"/>
        </w:rPr>
        <w:t>的抗混叠滤波效果</w:t>
      </w:r>
      <w:r w:rsidRPr="00A3306E">
        <w:rPr>
          <w:rFonts w:ascii="Times New Roman" w:eastAsia="宋体" w:hAnsi="Times New Roman" w:cs="Times New Roman"/>
          <w:color w:val="000000" w:themeColor="text1"/>
        </w:rPr>
        <w:t>。</w:t>
      </w:r>
      <w:r w:rsidRPr="00A3306E">
        <w:rPr>
          <w:rFonts w:ascii="Times New Roman" w:eastAsia="宋体" w:hAnsi="Times New Roman" w:cs="Times New Roman"/>
          <w:color w:val="000000" w:themeColor="text1"/>
        </w:rPr>
        <w:t>Kaiser</w:t>
      </w:r>
      <w:r w:rsidRPr="00A3306E">
        <w:rPr>
          <w:rFonts w:ascii="Times New Roman" w:eastAsia="宋体" w:hAnsi="Times New Roman" w:cs="Times New Roman"/>
          <w:color w:val="000000" w:themeColor="text1"/>
        </w:rPr>
        <w:t>窗函数形式如下</w:t>
      </w:r>
      <w:r w:rsidRPr="00A3306E">
        <w:rPr>
          <w:rFonts w:ascii="Times New Roman" w:eastAsia="宋体" w:hAnsi="Times New Roman" w:cs="Times New Roman"/>
          <w:color w:val="000000" w:themeColor="text1"/>
        </w:rPr>
        <w:fldChar w:fldCharType="begin"/>
      </w:r>
      <w:r w:rsidR="00B975F7" w:rsidRPr="00A3306E">
        <w:rPr>
          <w:rFonts w:ascii="Times New Roman" w:eastAsia="宋体" w:hAnsi="Times New Roman" w:cs="Times New Roman"/>
          <w:color w:val="000000" w:themeColor="text1"/>
        </w:rPr>
        <w:instrText xml:space="preserve"> ADDIN ZOTERO_ITEM CSL_CITATION {"citationID":"LwXcY87z","properties":{"formattedCitation":"(ANTONIOU, 2018)","plainCitation":"(ANTONIOU, 2018)","noteIndex":0},"citationItems":[{"id":148,"uris":["http://zotero.org/users/6467040/items/IXHCDW8J"],"uri":["http://zotero.org/users/6467040/items/IXHCDW8J"],"itemData":{"id":148,"type":"book","publisher":"McGraw-Hill","title":"Digital filters: analysis, design, and signal processing applications","author":[{"family":"Antoniou","given":"A."}],"issued":{"date-parts":[["2018"]]}}}],"schema":"https://github.com/citation-style-language/schema/raw/master/csl-citation.json"} </w:instrText>
      </w:r>
      <w:r w:rsidRPr="00A3306E">
        <w:rPr>
          <w:rFonts w:ascii="Times New Roman" w:eastAsia="宋体" w:hAnsi="Times New Roman" w:cs="Times New Roman"/>
          <w:color w:val="000000" w:themeColor="text1"/>
        </w:rPr>
        <w:fldChar w:fldCharType="separate"/>
      </w:r>
      <w:r w:rsidR="00B975F7" w:rsidRPr="00A3306E">
        <w:rPr>
          <w:rFonts w:ascii="Times New Roman" w:eastAsia="宋体" w:hAnsi="Times New Roman" w:cs="Times New Roman"/>
        </w:rPr>
        <w:t>(ANTONIOU, 2018)</w:t>
      </w:r>
      <w:r w:rsidRPr="00A3306E">
        <w:rPr>
          <w:rFonts w:ascii="Times New Roman" w:eastAsia="宋体" w:hAnsi="Times New Roman" w:cs="Times New Roman"/>
          <w:color w:val="000000" w:themeColor="text1"/>
        </w:rPr>
        <w:fldChar w:fldCharType="end"/>
      </w:r>
      <w:r w:rsidRPr="00A3306E">
        <w:rPr>
          <w:rFonts w:ascii="Times New Roman" w:eastAsia="宋体" w:hAnsi="Times New Roman" w:cs="Times New Roman"/>
          <w:color w:val="000000" w:themeColor="text1"/>
        </w:rPr>
        <w:t>：</w:t>
      </w:r>
    </w:p>
    <w:p w14:paraId="4C36A28D" w14:textId="7EBA60C5" w:rsidR="00100A50" w:rsidRPr="00A3306E" w:rsidRDefault="00100A50" w:rsidP="00544E64">
      <w:pPr>
        <w:tabs>
          <w:tab w:val="center" w:pos="4160"/>
          <w:tab w:val="right" w:pos="8300"/>
        </w:tabs>
        <w:adjustRightInd w:val="0"/>
        <w:snapToGrid w:val="0"/>
        <w:spacing w:line="360" w:lineRule="auto"/>
        <w:ind w:firstLineChars="200" w:firstLine="420"/>
        <w:rPr>
          <w:rFonts w:ascii="Times New Roman" w:eastAsia="宋体" w:hAnsi="Times New Roman" w:cs="Times New Roman"/>
        </w:rPr>
      </w:pPr>
      <w:r w:rsidRPr="00A3306E">
        <w:rPr>
          <w:rFonts w:ascii="Times New Roman" w:eastAsia="宋体" w:hAnsi="Times New Roman" w:cs="Times New Roman"/>
        </w:rPr>
        <w:tab/>
      </w:r>
      <w:r w:rsidRPr="00A3306E">
        <w:rPr>
          <w:rFonts w:ascii="Times New Roman" w:eastAsia="宋体" w:hAnsi="Times New Roman" w:cs="Times New Roman"/>
          <w:position w:val="-24"/>
        </w:rPr>
        <w:object w:dxaOrig="3953" w:dyaOrig="861" w14:anchorId="204D2F1A">
          <v:shape id="_x0000_i7146" type="#_x0000_t75" style="width:196.8pt;height:43.2pt" o:ole="">
            <v:imagedata r:id="rId191" o:title=""/>
          </v:shape>
          <o:OLEObject Type="Embed" ProgID="Equation.AxMath" ShapeID="_x0000_i7146" DrawAspect="Content" ObjectID="_1708888060" r:id="rId192"/>
        </w:object>
      </w:r>
      <w:r w:rsidRPr="00A3306E">
        <w:rPr>
          <w:rFonts w:ascii="Times New Roman" w:eastAsia="宋体" w:hAnsi="Times New Roman" w:cs="Times New Roman"/>
        </w:rPr>
        <w:tab/>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MACROBUTTON AMMPlaceRM \* MERGEFORMAT </w:instrText>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SEQ AMEqn \h \* MERGEFORMAT </w:instrText>
      </w:r>
      <w:r w:rsidRPr="00A3306E">
        <w:rPr>
          <w:rFonts w:ascii="Times New Roman" w:eastAsia="宋体" w:hAnsi="Times New Roman" w:cs="Times New Roman"/>
        </w:rPr>
        <w:fldChar w:fldCharType="end"/>
      </w:r>
      <w:r w:rsidRPr="00A3306E">
        <w:rPr>
          <w:rFonts w:ascii="Times New Roman" w:eastAsia="宋体" w:hAnsi="Times New Roman" w:cs="Times New Roman"/>
        </w:rPr>
        <w:instrText>(</w:instrText>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SEQ AMEqn \c \* Arabic \* MERGEFORMAT </w:instrText>
      </w:r>
      <w:r w:rsidRPr="00A3306E">
        <w:rPr>
          <w:rFonts w:ascii="Times New Roman" w:eastAsia="宋体" w:hAnsi="Times New Roman" w:cs="Times New Roman"/>
        </w:rPr>
        <w:fldChar w:fldCharType="separate"/>
      </w:r>
      <w:r w:rsidR="00AB4BEE" w:rsidRPr="00A3306E">
        <w:rPr>
          <w:rFonts w:ascii="Times New Roman" w:eastAsia="宋体" w:hAnsi="Times New Roman" w:cs="Times New Roman"/>
          <w:noProof/>
        </w:rPr>
        <w:instrText>26</w:instrText>
      </w:r>
      <w:r w:rsidRPr="00A3306E">
        <w:rPr>
          <w:rFonts w:ascii="Times New Roman" w:eastAsia="宋体" w:hAnsi="Times New Roman" w:cs="Times New Roman"/>
          <w:noProof/>
        </w:rPr>
        <w:fldChar w:fldCharType="end"/>
      </w:r>
      <w:r w:rsidRPr="00A3306E">
        <w:rPr>
          <w:rFonts w:ascii="Times New Roman" w:eastAsia="宋体" w:hAnsi="Times New Roman" w:cs="Times New Roman"/>
        </w:rPr>
        <w:instrText>)</w:instrText>
      </w:r>
      <w:r w:rsidRPr="00A3306E">
        <w:rPr>
          <w:rFonts w:ascii="Times New Roman" w:eastAsia="宋体" w:hAnsi="Times New Roman" w:cs="Times New Roman"/>
        </w:rPr>
        <w:fldChar w:fldCharType="end"/>
      </w:r>
    </w:p>
    <w:p w14:paraId="6706D86E" w14:textId="00C117F9" w:rsidR="00100A50" w:rsidRPr="00A3306E" w:rsidRDefault="00100A50" w:rsidP="00544E64">
      <w:pPr>
        <w:adjustRightInd w:val="0"/>
        <w:snapToGrid w:val="0"/>
        <w:spacing w:line="360" w:lineRule="auto"/>
        <w:ind w:firstLineChars="200" w:firstLine="420"/>
        <w:rPr>
          <w:rFonts w:ascii="Times New Roman" w:eastAsia="宋体" w:hAnsi="Times New Roman" w:cs="Times New Roman"/>
        </w:rPr>
      </w:pPr>
      <w:r w:rsidRPr="00A3306E">
        <w:rPr>
          <w:rFonts w:ascii="Times New Roman" w:eastAsia="宋体" w:hAnsi="Times New Roman" w:cs="Times New Roman"/>
        </w:rPr>
        <w:t>其中，</w:t>
      </w:r>
      <m:oMath>
        <m:sSub>
          <m:sSubPr>
            <m:ctrlPr>
              <w:rPr>
                <w:rFonts w:ascii="Cambria Math" w:eastAsia="宋体" w:hAnsi="Cambria Math" w:cs="Times New Roman"/>
                <w:i/>
              </w:rPr>
            </m:ctrlPr>
          </m:sSubPr>
          <m:e>
            <m:r>
              <w:rPr>
                <w:rFonts w:ascii="Cambria Math" w:eastAsia="宋体" w:hAnsi="Cambria Math" w:cs="Times New Roman"/>
              </w:rPr>
              <m:t>I</m:t>
            </m:r>
          </m:e>
          <m:sub>
            <m:r>
              <w:rPr>
                <w:rFonts w:ascii="Cambria Math" w:eastAsia="宋体" w:hAnsi="Cambria Math" w:cs="Times New Roman"/>
              </w:rPr>
              <m:t>0</m:t>
            </m:r>
          </m:sub>
        </m:sSub>
      </m:oMath>
      <w:r w:rsidRPr="00A3306E">
        <w:rPr>
          <w:rFonts w:ascii="Times New Roman" w:eastAsia="宋体" w:hAnsi="Times New Roman" w:cs="Times New Roman"/>
        </w:rPr>
        <w:t>是第</w:t>
      </w:r>
      <w:proofErr w:type="gramStart"/>
      <w:r w:rsidRPr="00A3306E">
        <w:rPr>
          <w:rFonts w:ascii="Times New Roman" w:eastAsia="宋体" w:hAnsi="Times New Roman" w:cs="Times New Roman"/>
        </w:rPr>
        <w:t>一类零阶</w:t>
      </w:r>
      <w:proofErr w:type="gramEnd"/>
      <w:r w:rsidR="005E6784" w:rsidRPr="00A3306E">
        <w:rPr>
          <w:rFonts w:ascii="Times New Roman" w:eastAsia="宋体" w:hAnsi="Times New Roman" w:cs="Times New Roman"/>
        </w:rPr>
        <w:t>B</w:t>
      </w:r>
      <w:r w:rsidR="005E6784" w:rsidRPr="00A3306E">
        <w:rPr>
          <w:rFonts w:ascii="Times New Roman" w:eastAsia="宋体" w:hAnsi="Times New Roman" w:cs="Times New Roman" w:hint="eastAsia"/>
        </w:rPr>
        <w:t>essel</w:t>
      </w:r>
      <w:r w:rsidRPr="00A3306E">
        <w:rPr>
          <w:rFonts w:ascii="Times New Roman" w:eastAsia="宋体" w:hAnsi="Times New Roman" w:cs="Times New Roman"/>
        </w:rPr>
        <w:t>函数，</w:t>
      </w:r>
      <m:oMath>
        <m:sSub>
          <m:sSubPr>
            <m:ctrlPr>
              <w:rPr>
                <w:rFonts w:ascii="Cambria Math" w:eastAsia="宋体" w:hAnsi="Cambria Math" w:cs="Times New Roman"/>
                <w:i/>
              </w:rPr>
            </m:ctrlPr>
          </m:sSubPr>
          <m:e>
            <m:r>
              <w:rPr>
                <w:rFonts w:ascii="Cambria Math" w:eastAsia="宋体" w:hAnsi="Cambria Math" w:cs="Times New Roman"/>
              </w:rPr>
              <m:t>R</m:t>
            </m:r>
          </m:e>
          <m:sub>
            <m:r>
              <w:rPr>
                <w:rFonts w:ascii="Cambria Math" w:eastAsia="宋体" w:hAnsi="Cambria Math" w:cs="Times New Roman"/>
              </w:rPr>
              <m:t>N</m:t>
            </m:r>
          </m:sub>
        </m:sSub>
        <m:d>
          <m:dPr>
            <m:ctrlPr>
              <w:rPr>
                <w:rFonts w:ascii="Cambria Math" w:eastAsia="宋体" w:hAnsi="Cambria Math" w:cs="Times New Roman"/>
                <w:i/>
              </w:rPr>
            </m:ctrlPr>
          </m:dPr>
          <m:e>
            <m:r>
              <w:rPr>
                <w:rFonts w:ascii="Cambria Math" w:eastAsia="宋体" w:hAnsi="Cambria Math" w:cs="Times New Roman"/>
              </w:rPr>
              <m:t>n</m:t>
            </m:r>
          </m:e>
        </m:d>
      </m:oMath>
      <w:r w:rsidRPr="00A3306E">
        <w:rPr>
          <w:rFonts w:ascii="Times New Roman" w:eastAsia="宋体" w:hAnsi="Times New Roman" w:cs="Times New Roman"/>
        </w:rPr>
        <w:t>表示</w:t>
      </w:r>
      <w:r w:rsidRPr="00A3306E">
        <w:rPr>
          <w:rFonts w:ascii="Times New Roman" w:eastAsia="宋体" w:hAnsi="Times New Roman" w:cs="Times New Roman"/>
        </w:rPr>
        <w:t>N</w:t>
      </w:r>
      <w:r w:rsidRPr="00A3306E">
        <w:rPr>
          <w:rFonts w:ascii="Times New Roman" w:eastAsia="宋体" w:hAnsi="Times New Roman" w:cs="Times New Roman"/>
        </w:rPr>
        <w:t>阶矩形脉冲，</w:t>
      </w:r>
      <m:oMath>
        <m:r>
          <w:rPr>
            <w:rFonts w:ascii="Cambria Math" w:eastAsia="宋体" w:hAnsi="Cambria Math" w:cs="Times New Roman"/>
          </w:rPr>
          <m:t>β</m:t>
        </m:r>
      </m:oMath>
      <w:r w:rsidRPr="00A3306E">
        <w:rPr>
          <w:rFonts w:ascii="Times New Roman" w:eastAsia="宋体" w:hAnsi="Times New Roman" w:cs="Times New Roman"/>
        </w:rPr>
        <w:t>是可自由选择的参数。调节</w:t>
      </w:r>
      <m:oMath>
        <m:r>
          <w:rPr>
            <w:rFonts w:ascii="Cambria Math" w:eastAsia="宋体" w:hAnsi="Cambria Math" w:cs="Times New Roman"/>
          </w:rPr>
          <m:t>β</m:t>
        </m:r>
      </m:oMath>
      <w:r w:rsidRPr="00A3306E">
        <w:rPr>
          <w:rFonts w:ascii="Times New Roman" w:eastAsia="宋体" w:hAnsi="Times New Roman" w:cs="Times New Roman"/>
        </w:rPr>
        <w:t>数值可同时调节窗函数旁瓣衰减与主瓣宽度。</w:t>
      </w:r>
      <m:oMath>
        <m:r>
          <w:rPr>
            <w:rFonts w:ascii="Cambria Math" w:eastAsia="宋体" w:hAnsi="Cambria Math" w:cs="Times New Roman"/>
          </w:rPr>
          <m:t>β</m:t>
        </m:r>
      </m:oMath>
      <w:r w:rsidRPr="00A3306E">
        <w:rPr>
          <w:rFonts w:ascii="Times New Roman" w:eastAsia="宋体" w:hAnsi="Times New Roman" w:cs="Times New Roman"/>
        </w:rPr>
        <w:t>数值越大，则</w:t>
      </w:r>
      <w:r w:rsidRPr="00A3306E">
        <w:rPr>
          <w:rFonts w:ascii="Times New Roman" w:eastAsia="宋体" w:hAnsi="Times New Roman" w:cs="Times New Roman"/>
        </w:rPr>
        <w:t>Kaiser</w:t>
      </w:r>
      <w:r w:rsidRPr="00A3306E">
        <w:rPr>
          <w:rFonts w:ascii="Times New Roman" w:eastAsia="宋体" w:hAnsi="Times New Roman" w:cs="Times New Roman"/>
        </w:rPr>
        <w:t>窗函数越窄，而同时窗函数</w:t>
      </w:r>
      <w:r w:rsidR="00434F42" w:rsidRPr="00A3306E">
        <w:rPr>
          <w:rFonts w:ascii="Times New Roman" w:eastAsia="宋体" w:hAnsi="Times New Roman" w:cs="Times New Roman"/>
        </w:rPr>
        <w:t>谱</w:t>
      </w:r>
      <w:r w:rsidRPr="00A3306E">
        <w:rPr>
          <w:rFonts w:ascii="Times New Roman" w:eastAsia="宋体" w:hAnsi="Times New Roman" w:cs="Times New Roman"/>
        </w:rPr>
        <w:t>的旁瓣衰减越大，但主瓣的宽度也相应增加</w:t>
      </w:r>
      <w:r w:rsidRPr="00A3306E">
        <w:rPr>
          <w:rFonts w:ascii="Times New Roman" w:eastAsia="宋体" w:hAnsi="Times New Roman" w:cs="Times New Roman"/>
        </w:rPr>
        <w:fldChar w:fldCharType="begin"/>
      </w:r>
      <w:r w:rsidR="009E7843" w:rsidRPr="00A3306E">
        <w:rPr>
          <w:rFonts w:ascii="Times New Roman" w:eastAsia="宋体" w:hAnsi="Times New Roman" w:cs="Times New Roman"/>
        </w:rPr>
        <w:instrText xml:space="preserve"> ADDIN ZOTERO_ITEM CSL_CITATION {"citationID":"pUy1jLMP","properties":{"formattedCitation":"(\\uc0\\u31243{}\\uc0\\u20329{}\\uc0\\u38738{}, 2017)","plainCitation":"(</w:instrText>
      </w:r>
      <w:r w:rsidR="009E7843" w:rsidRPr="00A3306E">
        <w:rPr>
          <w:rFonts w:ascii="Times New Roman" w:eastAsia="宋体" w:hAnsi="Times New Roman" w:cs="Times New Roman"/>
        </w:rPr>
        <w:instrText>程佩青</w:instrText>
      </w:r>
      <w:r w:rsidR="009E7843" w:rsidRPr="00A3306E">
        <w:rPr>
          <w:rFonts w:ascii="Times New Roman" w:eastAsia="宋体" w:hAnsi="Times New Roman" w:cs="Times New Roman"/>
        </w:rPr>
        <w:instrText>, 2017)","noteIndex":0},"citationItems":[{"id":265,"uris":["http://zotero.org/users/6467040/items/32C982T7"],"uri":["http://zotero.org/users/6467040/items/32C982T7"],"itemData":{"id":265,"type":"book","abstract":"</w:instrText>
      </w:r>
      <w:r w:rsidR="009E7843" w:rsidRPr="00A3306E">
        <w:rPr>
          <w:rFonts w:ascii="Times New Roman" w:eastAsia="宋体" w:hAnsi="Times New Roman" w:cs="Times New Roman"/>
        </w:rPr>
        <w:instrText>本书系统地讨论了数字信号处理的基础理论</w:instrText>
      </w:r>
      <w:r w:rsidR="009E7843" w:rsidRPr="00A3306E">
        <w:rPr>
          <w:rFonts w:ascii="Times New Roman" w:eastAsia="宋体" w:hAnsi="Times New Roman" w:cs="Times New Roman"/>
        </w:rPr>
        <w:instrText>,</w:instrText>
      </w:r>
      <w:r w:rsidR="009E7843" w:rsidRPr="00A3306E">
        <w:rPr>
          <w:rFonts w:ascii="Times New Roman" w:eastAsia="宋体" w:hAnsi="Times New Roman" w:cs="Times New Roman"/>
        </w:rPr>
        <w:instrText>基本概念</w:instrText>
      </w:r>
      <w:r w:rsidR="009E7843" w:rsidRPr="00A3306E">
        <w:rPr>
          <w:rFonts w:ascii="Times New Roman" w:eastAsia="宋体" w:hAnsi="Times New Roman" w:cs="Times New Roman"/>
        </w:rPr>
        <w:instrText>,</w:instrText>
      </w:r>
      <w:r w:rsidR="009E7843" w:rsidRPr="00A3306E">
        <w:rPr>
          <w:rFonts w:ascii="Times New Roman" w:eastAsia="宋体" w:hAnsi="Times New Roman" w:cs="Times New Roman"/>
        </w:rPr>
        <w:instrText>基本分析方法</w:instrText>
      </w:r>
      <w:r w:rsidR="009E7843" w:rsidRPr="00A3306E">
        <w:rPr>
          <w:rFonts w:ascii="Times New Roman" w:eastAsia="宋体" w:hAnsi="Times New Roman" w:cs="Times New Roman"/>
        </w:rPr>
        <w:instrText>,</w:instrText>
      </w:r>
      <w:r w:rsidR="009E7843" w:rsidRPr="00A3306E">
        <w:rPr>
          <w:rFonts w:ascii="Times New Roman" w:eastAsia="宋体" w:hAnsi="Times New Roman" w:cs="Times New Roman"/>
        </w:rPr>
        <w:instrText>算法和设计</w:instrText>
      </w:r>
      <w:r w:rsidR="009E7843" w:rsidRPr="00A3306E">
        <w:rPr>
          <w:rFonts w:ascii="Times New Roman" w:eastAsia="宋体" w:hAnsi="Times New Roman" w:cs="Times New Roman"/>
        </w:rPr>
        <w:instrText>.</w:instrText>
      </w:r>
      <w:r w:rsidR="009E7843" w:rsidRPr="00A3306E">
        <w:rPr>
          <w:rFonts w:ascii="Times New Roman" w:eastAsia="宋体" w:hAnsi="Times New Roman" w:cs="Times New Roman"/>
        </w:rPr>
        <w:instrText>全书共</w:instrText>
      </w:r>
      <w:r w:rsidR="009E7843" w:rsidRPr="00A3306E">
        <w:rPr>
          <w:rFonts w:ascii="Times New Roman" w:eastAsia="宋体" w:hAnsi="Times New Roman" w:cs="Times New Roman"/>
        </w:rPr>
        <w:instrText>10</w:instrText>
      </w:r>
      <w:r w:rsidR="009E7843" w:rsidRPr="00A3306E">
        <w:rPr>
          <w:rFonts w:ascii="Times New Roman" w:eastAsia="宋体" w:hAnsi="Times New Roman" w:cs="Times New Roman"/>
        </w:rPr>
        <w:instrText>章</w:instrText>
      </w:r>
      <w:r w:rsidR="009E7843" w:rsidRPr="00A3306E">
        <w:rPr>
          <w:rFonts w:ascii="Times New Roman" w:eastAsia="宋体" w:hAnsi="Times New Roman" w:cs="Times New Roman"/>
        </w:rPr>
        <w:instrText>,</w:instrText>
      </w:r>
      <w:r w:rsidR="009E7843" w:rsidRPr="00A3306E">
        <w:rPr>
          <w:rFonts w:ascii="Times New Roman" w:eastAsia="宋体" w:hAnsi="Times New Roman" w:cs="Times New Roman"/>
        </w:rPr>
        <w:instrText>包括四个部分</w:instrText>
      </w:r>
      <w:r w:rsidR="009E7843" w:rsidRPr="00A3306E">
        <w:rPr>
          <w:rFonts w:ascii="Times New Roman" w:eastAsia="宋体" w:hAnsi="Times New Roman" w:cs="Times New Roman"/>
        </w:rPr>
        <w:instrText>.</w:instrText>
      </w:r>
      <w:r w:rsidR="009E7843" w:rsidRPr="00A3306E">
        <w:rPr>
          <w:rFonts w:ascii="Times New Roman" w:eastAsia="宋体" w:hAnsi="Times New Roman" w:cs="Times New Roman"/>
        </w:rPr>
        <w:instrText>第一部分</w:instrText>
      </w:r>
      <w:r w:rsidR="009E7843" w:rsidRPr="00A3306E">
        <w:rPr>
          <w:rFonts w:ascii="Times New Roman" w:eastAsia="宋体" w:hAnsi="Times New Roman" w:cs="Times New Roman"/>
        </w:rPr>
        <w:instrText>(</w:instrText>
      </w:r>
      <w:r w:rsidR="009E7843" w:rsidRPr="00A3306E">
        <w:rPr>
          <w:rFonts w:ascii="Times New Roman" w:eastAsia="宋体" w:hAnsi="Times New Roman" w:cs="Times New Roman"/>
        </w:rPr>
        <w:instrText>第</w:instrText>
      </w:r>
      <w:r w:rsidR="009E7843" w:rsidRPr="00A3306E">
        <w:rPr>
          <w:rFonts w:ascii="Times New Roman" w:eastAsia="宋体" w:hAnsi="Times New Roman" w:cs="Times New Roman"/>
        </w:rPr>
        <w:instrText>1,2</w:instrText>
      </w:r>
      <w:r w:rsidR="009E7843" w:rsidRPr="00A3306E">
        <w:rPr>
          <w:rFonts w:ascii="Times New Roman" w:eastAsia="宋体" w:hAnsi="Times New Roman" w:cs="Times New Roman"/>
        </w:rPr>
        <w:instrText>章</w:instrText>
      </w:r>
      <w:r w:rsidR="009E7843" w:rsidRPr="00A3306E">
        <w:rPr>
          <w:rFonts w:ascii="Times New Roman" w:eastAsia="宋体" w:hAnsi="Times New Roman" w:cs="Times New Roman"/>
        </w:rPr>
        <w:instrText>)</w:instrText>
      </w:r>
      <w:r w:rsidR="009E7843" w:rsidRPr="00A3306E">
        <w:rPr>
          <w:rFonts w:ascii="Times New Roman" w:eastAsia="宋体" w:hAnsi="Times New Roman" w:cs="Times New Roman"/>
        </w:rPr>
        <w:instrText>介绍离散时间信号</w:instrText>
      </w:r>
      <w:r w:rsidR="009E7843" w:rsidRPr="00A3306E">
        <w:rPr>
          <w:rFonts w:ascii="Times New Roman" w:eastAsia="宋体" w:hAnsi="Times New Roman" w:cs="Times New Roman"/>
        </w:rPr>
        <w:instrText>(</w:instrText>
      </w:r>
      <w:r w:rsidR="009E7843" w:rsidRPr="00A3306E">
        <w:rPr>
          <w:rFonts w:ascii="Times New Roman" w:eastAsia="宋体" w:hAnsi="Times New Roman" w:cs="Times New Roman"/>
        </w:rPr>
        <w:instrText>序列</w:instrText>
      </w:r>
      <w:r w:rsidR="009E7843" w:rsidRPr="00A3306E">
        <w:rPr>
          <w:rFonts w:ascii="Times New Roman" w:eastAsia="宋体" w:hAnsi="Times New Roman" w:cs="Times New Roman"/>
        </w:rPr>
        <w:instrText>)</w:instrText>
      </w:r>
      <w:r w:rsidR="009E7843" w:rsidRPr="00A3306E">
        <w:rPr>
          <w:rFonts w:ascii="Times New Roman" w:eastAsia="宋体" w:hAnsi="Times New Roman" w:cs="Times New Roman"/>
        </w:rPr>
        <w:instrText>与系统的时域</w:instrText>
      </w:r>
      <w:r w:rsidR="009E7843" w:rsidRPr="00A3306E">
        <w:rPr>
          <w:rFonts w:ascii="Times New Roman" w:eastAsia="宋体" w:hAnsi="Times New Roman" w:cs="Times New Roman"/>
        </w:rPr>
        <w:instrText>,</w:instrText>
      </w:r>
      <w:r w:rsidR="009E7843" w:rsidRPr="00A3306E">
        <w:rPr>
          <w:rFonts w:ascii="Times New Roman" w:eastAsia="宋体" w:hAnsi="Times New Roman" w:cs="Times New Roman"/>
        </w:rPr>
        <w:instrText>频域</w:instrText>
      </w:r>
      <w:r w:rsidR="009E7843" w:rsidRPr="00A3306E">
        <w:rPr>
          <w:rFonts w:ascii="Times New Roman" w:eastAsia="宋体" w:hAnsi="Times New Roman" w:cs="Times New Roman"/>
        </w:rPr>
        <w:instrText>(</w:instrText>
      </w:r>
      <w:r w:rsidR="009E7843" w:rsidRPr="00A3306E">
        <w:rPr>
          <w:rFonts w:ascii="Times New Roman" w:eastAsia="宋体" w:hAnsi="Times New Roman" w:cs="Times New Roman"/>
        </w:rPr>
        <w:instrText>包括</w:instrText>
      </w:r>
      <w:r w:rsidR="009E7843" w:rsidRPr="00A3306E">
        <w:rPr>
          <w:rFonts w:ascii="Times New Roman" w:eastAsia="宋体" w:hAnsi="Times New Roman" w:cs="Times New Roman"/>
        </w:rPr>
        <w:instrText>z</w:instrText>
      </w:r>
      <w:r w:rsidR="009E7843" w:rsidRPr="00A3306E">
        <w:rPr>
          <w:rFonts w:ascii="Times New Roman" w:eastAsia="宋体" w:hAnsi="Times New Roman" w:cs="Times New Roman"/>
        </w:rPr>
        <w:instrText>变换域</w:instrText>
      </w:r>
      <w:r w:rsidR="009E7843" w:rsidRPr="00A3306E">
        <w:rPr>
          <w:rFonts w:ascii="Times New Roman" w:eastAsia="宋体" w:hAnsi="Times New Roman" w:cs="Times New Roman"/>
        </w:rPr>
        <w:instrText>)</w:instrText>
      </w:r>
      <w:r w:rsidR="009E7843" w:rsidRPr="00A3306E">
        <w:rPr>
          <w:rFonts w:ascii="Times New Roman" w:eastAsia="宋体" w:hAnsi="Times New Roman" w:cs="Times New Roman"/>
        </w:rPr>
        <w:instrText>的分析方法与算法</w:instrText>
      </w:r>
      <w:r w:rsidR="009E7843" w:rsidRPr="00A3306E">
        <w:rPr>
          <w:rFonts w:ascii="Times New Roman" w:eastAsia="宋体" w:hAnsi="Times New Roman" w:cs="Times New Roman"/>
        </w:rPr>
        <w:instrText>;</w:instrText>
      </w:r>
      <w:r w:rsidR="009E7843" w:rsidRPr="00A3306E">
        <w:rPr>
          <w:rFonts w:ascii="Times New Roman" w:eastAsia="宋体" w:hAnsi="Times New Roman" w:cs="Times New Roman"/>
        </w:rPr>
        <w:instrText>第二部分</w:instrText>
      </w:r>
      <w:r w:rsidR="009E7843" w:rsidRPr="00A3306E">
        <w:rPr>
          <w:rFonts w:ascii="Times New Roman" w:eastAsia="宋体" w:hAnsi="Times New Roman" w:cs="Times New Roman"/>
        </w:rPr>
        <w:instrText>(</w:instrText>
      </w:r>
      <w:r w:rsidR="009E7843" w:rsidRPr="00A3306E">
        <w:rPr>
          <w:rFonts w:ascii="Times New Roman" w:eastAsia="宋体" w:hAnsi="Times New Roman" w:cs="Times New Roman"/>
        </w:rPr>
        <w:instrText>第</w:instrText>
      </w:r>
      <w:r w:rsidR="009E7843" w:rsidRPr="00A3306E">
        <w:rPr>
          <w:rFonts w:ascii="Times New Roman" w:eastAsia="宋体" w:hAnsi="Times New Roman" w:cs="Times New Roman"/>
        </w:rPr>
        <w:instrText>3,4</w:instrText>
      </w:r>
      <w:r w:rsidR="009E7843" w:rsidRPr="00A3306E">
        <w:rPr>
          <w:rFonts w:ascii="Times New Roman" w:eastAsia="宋体" w:hAnsi="Times New Roman" w:cs="Times New Roman"/>
        </w:rPr>
        <w:instrText>章</w:instrText>
      </w:r>
      <w:r w:rsidR="009E7843" w:rsidRPr="00A3306E">
        <w:rPr>
          <w:rFonts w:ascii="Times New Roman" w:eastAsia="宋体" w:hAnsi="Times New Roman" w:cs="Times New Roman"/>
        </w:rPr>
        <w:instrText>)</w:instrText>
      </w:r>
      <w:r w:rsidR="009E7843" w:rsidRPr="00A3306E">
        <w:rPr>
          <w:rFonts w:ascii="Times New Roman" w:eastAsia="宋体" w:hAnsi="Times New Roman" w:cs="Times New Roman"/>
        </w:rPr>
        <w:instrText>介绍离散傅里叶变换及其快速算法</w:instrText>
      </w:r>
      <w:r w:rsidR="009E7843" w:rsidRPr="00A3306E">
        <w:rPr>
          <w:rFonts w:ascii="Times New Roman" w:eastAsia="宋体" w:hAnsi="Times New Roman" w:cs="Times New Roman"/>
        </w:rPr>
        <w:instrText>,</w:instrText>
      </w:r>
      <w:r w:rsidR="009E7843" w:rsidRPr="00A3306E">
        <w:rPr>
          <w:rFonts w:ascii="Times New Roman" w:eastAsia="宋体" w:hAnsi="Times New Roman" w:cs="Times New Roman"/>
        </w:rPr>
        <w:instrText>模拟信号用数字信号处理的原理方法</w:instrText>
      </w:r>
      <w:r w:rsidR="009E7843" w:rsidRPr="00A3306E">
        <w:rPr>
          <w:rFonts w:ascii="Times New Roman" w:eastAsia="宋体" w:hAnsi="Times New Roman" w:cs="Times New Roman"/>
        </w:rPr>
        <w:instrText>;</w:instrText>
      </w:r>
      <w:r w:rsidR="009E7843" w:rsidRPr="00A3306E">
        <w:rPr>
          <w:rFonts w:ascii="Times New Roman" w:eastAsia="宋体" w:hAnsi="Times New Roman" w:cs="Times New Roman"/>
        </w:rPr>
        <w:instrText>第三部分</w:instrText>
      </w:r>
      <w:r w:rsidR="009E7843" w:rsidRPr="00A3306E">
        <w:rPr>
          <w:rFonts w:ascii="Times New Roman" w:eastAsia="宋体" w:hAnsi="Times New Roman" w:cs="Times New Roman"/>
        </w:rPr>
        <w:instrText>(</w:instrText>
      </w:r>
      <w:r w:rsidR="009E7843" w:rsidRPr="00A3306E">
        <w:rPr>
          <w:rFonts w:ascii="Times New Roman" w:eastAsia="宋体" w:hAnsi="Times New Roman" w:cs="Times New Roman"/>
        </w:rPr>
        <w:instrText>第</w:instrText>
      </w:r>
      <w:r w:rsidR="009E7843" w:rsidRPr="00A3306E">
        <w:rPr>
          <w:rFonts w:ascii="Times New Roman" w:eastAsia="宋体" w:hAnsi="Times New Roman" w:cs="Times New Roman"/>
        </w:rPr>
        <w:instrText>5-8</w:instrText>
      </w:r>
      <w:r w:rsidR="009E7843" w:rsidRPr="00A3306E">
        <w:rPr>
          <w:rFonts w:ascii="Times New Roman" w:eastAsia="宋体" w:hAnsi="Times New Roman" w:cs="Times New Roman"/>
        </w:rPr>
        <w:instrText>章</w:instrText>
      </w:r>
      <w:r w:rsidR="009E7843" w:rsidRPr="00A3306E">
        <w:rPr>
          <w:rFonts w:ascii="Times New Roman" w:eastAsia="宋体" w:hAnsi="Times New Roman" w:cs="Times New Roman"/>
        </w:rPr>
        <w:instrText>)</w:instrText>
      </w:r>
      <w:r w:rsidR="009E7843" w:rsidRPr="00A3306E">
        <w:rPr>
          <w:rFonts w:ascii="Times New Roman" w:eastAsia="宋体" w:hAnsi="Times New Roman" w:cs="Times New Roman"/>
        </w:rPr>
        <w:instrText>介绍</w:instrText>
      </w:r>
      <w:r w:rsidR="009E7843" w:rsidRPr="00A3306E">
        <w:rPr>
          <w:rFonts w:ascii="Times New Roman" w:eastAsia="宋体" w:hAnsi="Times New Roman" w:cs="Times New Roman"/>
        </w:rPr>
        <w:instrText>IIR</w:instrText>
      </w:r>
      <w:r w:rsidR="009E7843" w:rsidRPr="00A3306E">
        <w:rPr>
          <w:rFonts w:ascii="Times New Roman" w:eastAsia="宋体" w:hAnsi="Times New Roman" w:cs="Times New Roman"/>
        </w:rPr>
        <w:instrText>及</w:instrText>
      </w:r>
      <w:r w:rsidR="009E7843" w:rsidRPr="00A3306E">
        <w:rPr>
          <w:rFonts w:ascii="Times New Roman" w:eastAsia="宋体" w:hAnsi="Times New Roman" w:cs="Times New Roman"/>
        </w:rPr>
        <w:instrText>FIR</w:instrText>
      </w:r>
      <w:r w:rsidR="009E7843" w:rsidRPr="00A3306E">
        <w:rPr>
          <w:rFonts w:ascii="Times New Roman" w:eastAsia="宋体" w:hAnsi="Times New Roman" w:cs="Times New Roman"/>
        </w:rPr>
        <w:instrText>数字滤波器的基本概念</w:instrText>
      </w:r>
      <w:r w:rsidR="009E7843" w:rsidRPr="00A3306E">
        <w:rPr>
          <w:rFonts w:ascii="Times New Roman" w:eastAsia="宋体" w:hAnsi="Times New Roman" w:cs="Times New Roman"/>
        </w:rPr>
        <w:instrText>,</w:instrText>
      </w:r>
      <w:r w:rsidR="009E7843" w:rsidRPr="00A3306E">
        <w:rPr>
          <w:rFonts w:ascii="Times New Roman" w:eastAsia="宋体" w:hAnsi="Times New Roman" w:cs="Times New Roman"/>
        </w:rPr>
        <w:instrText>理论</w:instrText>
      </w:r>
      <w:r w:rsidR="009E7843" w:rsidRPr="00A3306E">
        <w:rPr>
          <w:rFonts w:ascii="Times New Roman" w:eastAsia="宋体" w:hAnsi="Times New Roman" w:cs="Times New Roman"/>
        </w:rPr>
        <w:instrText>,</w:instrText>
      </w:r>
      <w:r w:rsidR="009E7843" w:rsidRPr="00A3306E">
        <w:rPr>
          <w:rFonts w:ascii="Times New Roman" w:eastAsia="宋体" w:hAnsi="Times New Roman" w:cs="Times New Roman"/>
        </w:rPr>
        <w:instrText>结构与设计方法</w:instrText>
      </w:r>
      <w:r w:rsidR="009E7843" w:rsidRPr="00A3306E">
        <w:rPr>
          <w:rFonts w:ascii="Times New Roman" w:eastAsia="宋体" w:hAnsi="Times New Roman" w:cs="Times New Roman"/>
        </w:rPr>
        <w:instrText>;</w:instrText>
      </w:r>
      <w:r w:rsidR="009E7843" w:rsidRPr="00A3306E">
        <w:rPr>
          <w:rFonts w:ascii="Times New Roman" w:eastAsia="宋体" w:hAnsi="Times New Roman" w:cs="Times New Roman"/>
        </w:rPr>
        <w:instrText>第四部分</w:instrText>
      </w:r>
      <w:r w:rsidR="009E7843" w:rsidRPr="00A3306E">
        <w:rPr>
          <w:rFonts w:ascii="Times New Roman" w:eastAsia="宋体" w:hAnsi="Times New Roman" w:cs="Times New Roman"/>
        </w:rPr>
        <w:instrText>(</w:instrText>
      </w:r>
      <w:r w:rsidR="009E7843" w:rsidRPr="00A3306E">
        <w:rPr>
          <w:rFonts w:ascii="Times New Roman" w:eastAsia="宋体" w:hAnsi="Times New Roman" w:cs="Times New Roman"/>
        </w:rPr>
        <w:instrText>第</w:instrText>
      </w:r>
      <w:r w:rsidR="009E7843" w:rsidRPr="00A3306E">
        <w:rPr>
          <w:rFonts w:ascii="Times New Roman" w:eastAsia="宋体" w:hAnsi="Times New Roman" w:cs="Times New Roman"/>
        </w:rPr>
        <w:instrText>9,10</w:instrText>
      </w:r>
      <w:r w:rsidR="009E7843" w:rsidRPr="00A3306E">
        <w:rPr>
          <w:rFonts w:ascii="Times New Roman" w:eastAsia="宋体" w:hAnsi="Times New Roman" w:cs="Times New Roman"/>
        </w:rPr>
        <w:instrText>章</w:instrText>
      </w:r>
      <w:r w:rsidR="009E7843" w:rsidRPr="00A3306E">
        <w:rPr>
          <w:rFonts w:ascii="Times New Roman" w:eastAsia="宋体" w:hAnsi="Times New Roman" w:cs="Times New Roman"/>
        </w:rPr>
        <w:instrText>)</w:instrText>
      </w:r>
      <w:r w:rsidR="009E7843" w:rsidRPr="00A3306E">
        <w:rPr>
          <w:rFonts w:ascii="Times New Roman" w:eastAsia="宋体" w:hAnsi="Times New Roman" w:cs="Times New Roman"/>
        </w:rPr>
        <w:instrText>介绍多抽样数字信号处理的基础理论以及数字滤波器实现中的有限字长效应</w:instrText>
      </w:r>
      <w:r w:rsidR="009E7843" w:rsidRPr="00A3306E">
        <w:rPr>
          <w:rFonts w:ascii="Times New Roman" w:eastAsia="宋体" w:hAnsi="Times New Roman" w:cs="Times New Roman"/>
        </w:rPr>
        <w:instrText>.","ISBN":"978-7-302-47938-3","language":"zh","note":"Google-Books-ID: 4RC4vQEACAAJ","number-of-pages":"695","publisher":"</w:instrText>
      </w:r>
      <w:r w:rsidR="009E7843" w:rsidRPr="00A3306E">
        <w:rPr>
          <w:rFonts w:ascii="Times New Roman" w:eastAsia="宋体" w:hAnsi="Times New Roman" w:cs="Times New Roman"/>
        </w:rPr>
        <w:instrText>清华大学出版社</w:instrText>
      </w:r>
      <w:r w:rsidR="009E7843" w:rsidRPr="00A3306E">
        <w:rPr>
          <w:rFonts w:ascii="Times New Roman" w:eastAsia="宋体" w:hAnsi="Times New Roman" w:cs="Times New Roman"/>
        </w:rPr>
        <w:instrText>","source":"Google Books","title":"</w:instrText>
      </w:r>
      <w:r w:rsidR="009E7843" w:rsidRPr="00A3306E">
        <w:rPr>
          <w:rFonts w:ascii="Times New Roman" w:eastAsia="宋体" w:hAnsi="Times New Roman" w:cs="Times New Roman"/>
        </w:rPr>
        <w:instrText>数字信号处理教程</w:instrText>
      </w:r>
      <w:r w:rsidR="009E7843" w:rsidRPr="00A3306E">
        <w:rPr>
          <w:rFonts w:ascii="Times New Roman" w:eastAsia="宋体" w:hAnsi="Times New Roman" w:cs="Times New Roman"/>
        </w:rPr>
        <w:instrText>: MATLAB</w:instrText>
      </w:r>
      <w:r w:rsidR="009E7843" w:rsidRPr="00A3306E">
        <w:rPr>
          <w:rFonts w:ascii="Times New Roman" w:eastAsia="宋体" w:hAnsi="Times New Roman" w:cs="Times New Roman"/>
        </w:rPr>
        <w:instrText>版</w:instrText>
      </w:r>
      <w:r w:rsidR="009E7843" w:rsidRPr="00A3306E">
        <w:rPr>
          <w:rFonts w:ascii="Times New Roman" w:eastAsia="宋体" w:hAnsi="Times New Roman" w:cs="Times New Roman"/>
        </w:rPr>
        <w:instrText>","title-short":"</w:instrText>
      </w:r>
      <w:r w:rsidR="009E7843" w:rsidRPr="00A3306E">
        <w:rPr>
          <w:rFonts w:ascii="Times New Roman" w:eastAsia="宋体" w:hAnsi="Times New Roman" w:cs="Times New Roman"/>
        </w:rPr>
        <w:instrText>数字信号处理教程</w:instrText>
      </w:r>
      <w:r w:rsidR="009E7843" w:rsidRPr="00A3306E">
        <w:rPr>
          <w:rFonts w:ascii="Times New Roman" w:eastAsia="宋体" w:hAnsi="Times New Roman" w:cs="Times New Roman"/>
        </w:rPr>
        <w:instrText>","author":[{"family":"</w:instrText>
      </w:r>
      <w:r w:rsidR="009E7843" w:rsidRPr="00A3306E">
        <w:rPr>
          <w:rFonts w:ascii="Times New Roman" w:eastAsia="宋体" w:hAnsi="Times New Roman" w:cs="Times New Roman"/>
        </w:rPr>
        <w:instrText>程佩青</w:instrText>
      </w:r>
      <w:r w:rsidR="009E7843" w:rsidRPr="00A3306E">
        <w:rPr>
          <w:rFonts w:ascii="Times New Roman" w:eastAsia="宋体" w:hAnsi="Times New Roman" w:cs="Times New Roman"/>
        </w:rPr>
        <w:instrText xml:space="preserve">","given":""}],"issued":{"date-parts":[["2017"]]}}}],"schema":"https://github.com/citation-style-language/schema/raw/master/csl-citation.json"} </w:instrText>
      </w:r>
      <w:r w:rsidRPr="00A3306E">
        <w:rPr>
          <w:rFonts w:ascii="Times New Roman" w:eastAsia="宋体" w:hAnsi="Times New Roman" w:cs="Times New Roman"/>
        </w:rPr>
        <w:fldChar w:fldCharType="separate"/>
      </w:r>
      <w:r w:rsidR="00B975F7" w:rsidRPr="00A3306E">
        <w:rPr>
          <w:rFonts w:ascii="Times New Roman" w:eastAsia="宋体" w:hAnsi="Times New Roman" w:cs="Times New Roman"/>
          <w:kern w:val="0"/>
          <w:szCs w:val="24"/>
        </w:rPr>
        <w:t>(</w:t>
      </w:r>
      <w:r w:rsidR="00B975F7" w:rsidRPr="00A3306E">
        <w:rPr>
          <w:rFonts w:ascii="Times New Roman" w:eastAsia="宋体" w:hAnsi="Times New Roman" w:cs="Times New Roman"/>
          <w:kern w:val="0"/>
          <w:szCs w:val="24"/>
        </w:rPr>
        <w:t>程佩青</w:t>
      </w:r>
      <w:r w:rsidR="00B975F7" w:rsidRPr="00A3306E">
        <w:rPr>
          <w:rFonts w:ascii="Times New Roman" w:eastAsia="宋体" w:hAnsi="Times New Roman" w:cs="Times New Roman"/>
          <w:kern w:val="0"/>
          <w:szCs w:val="24"/>
        </w:rPr>
        <w:t>, 2017)</w:t>
      </w:r>
      <w:r w:rsidRPr="00A3306E">
        <w:rPr>
          <w:rFonts w:ascii="Times New Roman" w:eastAsia="宋体" w:hAnsi="Times New Roman" w:cs="Times New Roman"/>
        </w:rPr>
        <w:fldChar w:fldCharType="end"/>
      </w:r>
      <w:r w:rsidRPr="00A3306E">
        <w:rPr>
          <w:rFonts w:ascii="Times New Roman" w:eastAsia="宋体" w:hAnsi="Times New Roman" w:cs="Times New Roman"/>
        </w:rPr>
        <w:t>。为最大限度保存通带信号</w:t>
      </w:r>
      <w:r w:rsidR="006628A8" w:rsidRPr="00A3306E">
        <w:rPr>
          <w:rFonts w:ascii="Times New Roman" w:eastAsia="宋体" w:hAnsi="Times New Roman" w:cs="Times New Roman"/>
        </w:rPr>
        <w:t>并</w:t>
      </w:r>
      <w:r w:rsidRPr="00A3306E">
        <w:rPr>
          <w:rFonts w:ascii="Times New Roman" w:eastAsia="宋体" w:hAnsi="Times New Roman" w:cs="Times New Roman"/>
        </w:rPr>
        <w:t>衰减过渡带信号，将</w:t>
      </w:r>
      <m:oMath>
        <m:r>
          <w:rPr>
            <w:rFonts w:ascii="Cambria Math" w:eastAsia="宋体" w:hAnsi="Cambria Math" w:cs="Times New Roman"/>
          </w:rPr>
          <m:t>β</m:t>
        </m:r>
      </m:oMath>
      <w:r w:rsidRPr="00A3306E">
        <w:rPr>
          <w:rFonts w:ascii="Times New Roman" w:eastAsia="宋体" w:hAnsi="Times New Roman" w:cs="Times New Roman"/>
        </w:rPr>
        <w:t>设定为</w:t>
      </w:r>
      <m:oMath>
        <m:r>
          <w:rPr>
            <w:rFonts w:ascii="Cambria Math" w:eastAsia="宋体" w:hAnsi="Cambria Math" w:cs="Times New Roman"/>
          </w:rPr>
          <m:t>28.0</m:t>
        </m:r>
      </m:oMath>
      <w:r w:rsidRPr="00A3306E">
        <w:rPr>
          <w:rFonts w:ascii="Times New Roman" w:eastAsia="宋体" w:hAnsi="Times New Roman" w:cs="Times New Roman"/>
        </w:rPr>
        <w:t>，滤波器抽头长度为</w:t>
      </w:r>
      <m:oMath>
        <m:r>
          <w:rPr>
            <w:rFonts w:ascii="Cambria Math" w:eastAsia="宋体" w:hAnsi="Cambria Math" w:cs="Times New Roman"/>
          </w:rPr>
          <m:t>1851</m:t>
        </m:r>
      </m:oMath>
      <w:r w:rsidRPr="00A3306E">
        <w:rPr>
          <w:rFonts w:ascii="Times New Roman" w:eastAsia="宋体" w:hAnsi="Times New Roman" w:cs="Times New Roman"/>
        </w:rPr>
        <w:t>。</w:t>
      </w:r>
    </w:p>
    <w:p w14:paraId="0CA9F2AB" w14:textId="0EAF6542" w:rsidR="00100A50" w:rsidRPr="00A3306E" w:rsidRDefault="00100A50" w:rsidP="00544E64">
      <w:pPr>
        <w:adjustRightInd w:val="0"/>
        <w:snapToGrid w:val="0"/>
        <w:spacing w:line="360" w:lineRule="auto"/>
        <w:ind w:firstLineChars="200" w:firstLine="420"/>
        <w:rPr>
          <w:rFonts w:ascii="Times New Roman" w:eastAsia="宋体" w:hAnsi="Times New Roman" w:cs="Times New Roman"/>
        </w:rPr>
      </w:pPr>
      <w:r w:rsidRPr="00A3306E">
        <w:rPr>
          <w:rFonts w:ascii="Times New Roman" w:eastAsia="宋体" w:hAnsi="Times New Roman" w:cs="Times New Roman"/>
        </w:rPr>
        <w:t>下</w:t>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REF _Ref61343447 \h  \* MERGEFORMAT </w:instrText>
      </w:r>
      <w:r w:rsidRPr="00A3306E">
        <w:rPr>
          <w:rFonts w:ascii="Times New Roman" w:eastAsia="宋体" w:hAnsi="Times New Roman" w:cs="Times New Roman"/>
        </w:rPr>
      </w:r>
      <w:r w:rsidRPr="00A3306E">
        <w:rPr>
          <w:rFonts w:ascii="Times New Roman" w:eastAsia="宋体" w:hAnsi="Times New Roman" w:cs="Times New Roman"/>
        </w:rPr>
        <w:fldChar w:fldCharType="separate"/>
      </w:r>
      <w:r w:rsidR="00AB4BEE" w:rsidRPr="00A3306E">
        <w:rPr>
          <w:rFonts w:ascii="Times New Roman" w:eastAsia="宋体" w:hAnsi="Times New Roman" w:cs="Times New Roman" w:hint="eastAsia"/>
        </w:rPr>
        <w:t>图</w:t>
      </w:r>
      <w:r w:rsidR="00AB4BEE" w:rsidRPr="00A3306E">
        <w:rPr>
          <w:rFonts w:ascii="Times New Roman" w:eastAsia="宋体" w:hAnsi="Times New Roman" w:cs="Times New Roman"/>
        </w:rPr>
        <w:t xml:space="preserve"> </w:t>
      </w:r>
      <w:r w:rsidR="00AB4BEE" w:rsidRPr="00A3306E">
        <w:rPr>
          <w:rFonts w:ascii="Times New Roman" w:eastAsia="宋体" w:hAnsi="Times New Roman" w:cs="Times New Roman"/>
          <w:noProof/>
        </w:rPr>
        <w:t>14</w:t>
      </w:r>
      <w:r w:rsidRPr="00A3306E">
        <w:rPr>
          <w:rFonts w:ascii="Times New Roman" w:eastAsia="宋体" w:hAnsi="Times New Roman" w:cs="Times New Roman"/>
        </w:rPr>
        <w:fldChar w:fldCharType="end"/>
      </w:r>
      <w:r w:rsidRPr="00A3306E">
        <w:rPr>
          <w:rFonts w:ascii="Times New Roman" w:eastAsia="宋体" w:hAnsi="Times New Roman" w:cs="Times New Roman"/>
        </w:rPr>
        <w:t>为</w:t>
      </w:r>
      <w:r w:rsidRPr="00A3306E">
        <w:rPr>
          <w:rFonts w:ascii="Times New Roman" w:eastAsia="宋体" w:hAnsi="Times New Roman" w:cs="Times New Roman"/>
        </w:rPr>
        <w:t>CRN</w:t>
      </w:r>
      <w:r w:rsidRPr="00A3306E">
        <w:rPr>
          <w:rFonts w:ascii="Times New Roman" w:eastAsia="宋体" w:hAnsi="Times New Roman" w:cs="Times New Roman"/>
        </w:rPr>
        <w:t>滤波器与</w:t>
      </w:r>
      <w:r w:rsidRPr="00A3306E">
        <w:rPr>
          <w:rFonts w:ascii="Times New Roman" w:eastAsia="宋体" w:hAnsi="Times New Roman" w:cs="Times New Roman"/>
        </w:rPr>
        <w:t>Kaiser</w:t>
      </w:r>
      <w:r w:rsidRPr="00A3306E">
        <w:rPr>
          <w:rFonts w:ascii="Times New Roman" w:eastAsia="宋体" w:hAnsi="Times New Roman" w:cs="Times New Roman"/>
        </w:rPr>
        <w:t>窗函数低通滤波器频率响应对比图，其中蓝色实线代表</w:t>
      </w:r>
      <w:r w:rsidRPr="00A3306E">
        <w:rPr>
          <w:rFonts w:ascii="Times New Roman" w:eastAsia="宋体" w:hAnsi="Times New Roman" w:cs="Times New Roman"/>
        </w:rPr>
        <w:t>CRN</w:t>
      </w:r>
      <w:r w:rsidRPr="00A3306E">
        <w:rPr>
          <w:rFonts w:ascii="Times New Roman" w:eastAsia="宋体" w:hAnsi="Times New Roman" w:cs="Times New Roman"/>
        </w:rPr>
        <w:t>滤波器频率响应，橙色实线代表</w:t>
      </w:r>
      <w:r w:rsidRPr="00A3306E">
        <w:rPr>
          <w:rFonts w:ascii="Times New Roman" w:eastAsia="宋体" w:hAnsi="Times New Roman" w:cs="Times New Roman"/>
        </w:rPr>
        <w:t>Kaiser</w:t>
      </w:r>
      <w:r w:rsidRPr="00A3306E">
        <w:rPr>
          <w:rFonts w:ascii="Times New Roman" w:eastAsia="宋体" w:hAnsi="Times New Roman" w:cs="Times New Roman"/>
        </w:rPr>
        <w:t>窗函数频率响应，</w:t>
      </w:r>
      <m:oMath>
        <m:r>
          <m:rPr>
            <m:sty m:val="p"/>
          </m:rPr>
          <w:rPr>
            <w:rFonts w:ascii="Cambria Math" w:eastAsia="宋体" w:hAnsi="Cambria Math" w:cs="Times New Roman"/>
          </w:rPr>
          <m:t>Δ</m:t>
        </m:r>
        <m:sSub>
          <m:sSubPr>
            <m:ctrlPr>
              <w:rPr>
                <w:rFonts w:ascii="Cambria Math" w:eastAsia="宋体" w:hAnsi="Cambria Math" w:cs="Times New Roman"/>
                <w:i/>
              </w:rPr>
            </m:ctrlPr>
          </m:sSubPr>
          <m:e>
            <m:r>
              <m:rPr>
                <m:sty m:val="p"/>
              </m:rPr>
              <w:rPr>
                <w:rFonts w:ascii="Cambria Math" w:eastAsia="宋体" w:hAnsi="Cambria Math" w:cs="Times New Roman"/>
              </w:rPr>
              <m:t>ω</m:t>
            </m:r>
            <m:ctrlPr>
              <w:rPr>
                <w:rFonts w:ascii="Cambria Math" w:eastAsia="宋体" w:hAnsi="Cambria Math" w:cs="Times New Roman"/>
              </w:rPr>
            </m:ctrlPr>
          </m:e>
          <m:sub>
            <m:r>
              <w:rPr>
                <w:rFonts w:ascii="Cambria Math" w:eastAsia="宋体" w:hAnsi="Cambria Math" w:cs="Times New Roman"/>
              </w:rPr>
              <m:t>CRN</m:t>
            </m:r>
          </m:sub>
        </m:sSub>
      </m:oMath>
      <w:r w:rsidRPr="00A3306E">
        <w:rPr>
          <w:rFonts w:ascii="Times New Roman" w:eastAsia="宋体" w:hAnsi="Times New Roman" w:cs="Times New Roman"/>
        </w:rPr>
        <w:t>表示</w:t>
      </w:r>
      <w:r w:rsidRPr="00A3306E">
        <w:rPr>
          <w:rFonts w:ascii="Times New Roman" w:eastAsia="宋体" w:hAnsi="Times New Roman" w:cs="Times New Roman"/>
        </w:rPr>
        <w:t>CRN</w:t>
      </w:r>
      <w:r w:rsidRPr="00A3306E">
        <w:rPr>
          <w:rFonts w:ascii="Times New Roman" w:eastAsia="宋体" w:hAnsi="Times New Roman" w:cs="Times New Roman"/>
        </w:rPr>
        <w:t>滤波器过渡带长度，</w:t>
      </w:r>
      <m:oMath>
        <m:r>
          <m:rPr>
            <m:sty m:val="p"/>
          </m:rPr>
          <w:rPr>
            <w:rFonts w:ascii="Cambria Math" w:eastAsia="宋体" w:hAnsi="Cambria Math" w:cs="Times New Roman"/>
          </w:rPr>
          <m:t>Δ</m:t>
        </m:r>
        <m:sSub>
          <m:sSubPr>
            <m:ctrlPr>
              <w:rPr>
                <w:rFonts w:ascii="Cambria Math" w:eastAsia="宋体" w:hAnsi="Cambria Math" w:cs="Times New Roman"/>
                <w:i/>
              </w:rPr>
            </m:ctrlPr>
          </m:sSubPr>
          <m:e>
            <m:r>
              <m:rPr>
                <m:sty m:val="p"/>
              </m:rPr>
              <w:rPr>
                <w:rFonts w:ascii="Cambria Math" w:eastAsia="宋体" w:hAnsi="Cambria Math" w:cs="Times New Roman"/>
              </w:rPr>
              <m:t>ω</m:t>
            </m:r>
            <m:ctrlPr>
              <w:rPr>
                <w:rFonts w:ascii="Cambria Math" w:eastAsia="宋体" w:hAnsi="Cambria Math" w:cs="Times New Roman"/>
              </w:rPr>
            </m:ctrlPr>
          </m:e>
          <m:sub>
            <m:r>
              <w:rPr>
                <w:rFonts w:ascii="Cambria Math" w:eastAsia="宋体" w:hAnsi="Cambria Math" w:cs="Times New Roman"/>
              </w:rPr>
              <m:t>Kaiser</m:t>
            </m:r>
          </m:sub>
        </m:sSub>
      </m:oMath>
      <w:r w:rsidRPr="00A3306E">
        <w:rPr>
          <w:rFonts w:ascii="Times New Roman" w:eastAsia="宋体" w:hAnsi="Times New Roman" w:cs="Times New Roman"/>
        </w:rPr>
        <w:t>表示</w:t>
      </w:r>
      <w:r w:rsidRPr="00A3306E">
        <w:rPr>
          <w:rFonts w:ascii="Times New Roman" w:eastAsia="宋体" w:hAnsi="Times New Roman" w:cs="Times New Roman"/>
        </w:rPr>
        <w:t>Kaiser</w:t>
      </w:r>
      <w:r w:rsidRPr="00A3306E">
        <w:rPr>
          <w:rFonts w:ascii="Times New Roman" w:eastAsia="宋体" w:hAnsi="Times New Roman" w:cs="Times New Roman"/>
        </w:rPr>
        <w:t>窗函数滤波器过渡带长度。</w:t>
      </w:r>
      <w:r w:rsidR="00F231CF" w:rsidRPr="00A3306E">
        <w:rPr>
          <w:rFonts w:ascii="Times New Roman" w:eastAsia="宋体" w:hAnsi="Times New Roman" w:cs="Times New Roman"/>
        </w:rPr>
        <w:t>由</w:t>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REF _Ref61343447 \h </w:instrText>
      </w:r>
      <w:r w:rsidR="003339B3" w:rsidRPr="00A3306E">
        <w:rPr>
          <w:rFonts w:ascii="Times New Roman" w:eastAsia="宋体" w:hAnsi="Times New Roman" w:cs="Times New Roman"/>
        </w:rPr>
        <w:instrText xml:space="preserve"> \* MERGEFORMAT </w:instrText>
      </w:r>
      <w:r w:rsidRPr="00A3306E">
        <w:rPr>
          <w:rFonts w:ascii="Times New Roman" w:eastAsia="宋体" w:hAnsi="Times New Roman" w:cs="Times New Roman"/>
        </w:rPr>
      </w:r>
      <w:r w:rsidRPr="00A3306E">
        <w:rPr>
          <w:rFonts w:ascii="Times New Roman" w:eastAsia="宋体" w:hAnsi="Times New Roman" w:cs="Times New Roman"/>
        </w:rPr>
        <w:fldChar w:fldCharType="separate"/>
      </w:r>
      <w:r w:rsidR="00AB4BEE" w:rsidRPr="00A3306E">
        <w:rPr>
          <w:rFonts w:ascii="Times New Roman" w:eastAsia="宋体" w:hAnsi="Times New Roman" w:cs="Times New Roman" w:hint="eastAsia"/>
        </w:rPr>
        <w:t>图</w:t>
      </w:r>
      <w:r w:rsidR="00AB4BEE" w:rsidRPr="00A3306E">
        <w:rPr>
          <w:rFonts w:ascii="Times New Roman" w:eastAsia="宋体" w:hAnsi="Times New Roman" w:cs="Times New Roman"/>
        </w:rPr>
        <w:t xml:space="preserve"> </w:t>
      </w:r>
      <w:r w:rsidR="00AB4BEE" w:rsidRPr="00A3306E">
        <w:rPr>
          <w:rFonts w:ascii="Times New Roman" w:eastAsia="宋体" w:hAnsi="Times New Roman" w:cs="Times New Roman"/>
          <w:noProof/>
        </w:rPr>
        <w:t>14</w:t>
      </w:r>
      <w:r w:rsidRPr="00A3306E">
        <w:rPr>
          <w:rFonts w:ascii="Times New Roman" w:eastAsia="宋体" w:hAnsi="Times New Roman" w:cs="Times New Roman"/>
        </w:rPr>
        <w:fldChar w:fldCharType="end"/>
      </w:r>
      <w:r w:rsidR="00F231CF" w:rsidRPr="00A3306E">
        <w:rPr>
          <w:rFonts w:ascii="Times New Roman" w:eastAsia="宋体" w:hAnsi="Times New Roman" w:cs="Times New Roman"/>
        </w:rPr>
        <w:t>所示</w:t>
      </w:r>
      <w:r w:rsidRPr="00A3306E">
        <w:rPr>
          <w:rFonts w:ascii="Times New Roman" w:eastAsia="宋体" w:hAnsi="Times New Roman" w:cs="Times New Roman"/>
        </w:rPr>
        <w:t>，</w:t>
      </w:r>
      <w:r w:rsidRPr="00A3306E">
        <w:rPr>
          <w:rFonts w:ascii="Times New Roman" w:eastAsia="宋体" w:hAnsi="Times New Roman" w:cs="Times New Roman"/>
        </w:rPr>
        <w:t>Kaiser</w:t>
      </w:r>
      <w:r w:rsidRPr="00A3306E">
        <w:rPr>
          <w:rFonts w:ascii="Times New Roman" w:eastAsia="宋体" w:hAnsi="Times New Roman" w:cs="Times New Roman"/>
        </w:rPr>
        <w:t>窗函数滤波器的过渡带长度比</w:t>
      </w:r>
      <w:r w:rsidRPr="00A3306E">
        <w:rPr>
          <w:rFonts w:ascii="Times New Roman" w:eastAsia="宋体" w:hAnsi="Times New Roman" w:cs="Times New Roman"/>
        </w:rPr>
        <w:t>CRN</w:t>
      </w:r>
      <w:r w:rsidRPr="00A3306E">
        <w:rPr>
          <w:rFonts w:ascii="Times New Roman" w:eastAsia="宋体" w:hAnsi="Times New Roman" w:cs="Times New Roman"/>
        </w:rPr>
        <w:t>滤波器过渡带长度短，且阻带</w:t>
      </w:r>
      <w:r w:rsidR="007C406C" w:rsidRPr="00A3306E">
        <w:rPr>
          <w:rFonts w:ascii="Times New Roman" w:eastAsia="宋体" w:hAnsi="Times New Roman" w:cs="Times New Roman"/>
        </w:rPr>
        <w:t>衰减比</w:t>
      </w:r>
      <w:r w:rsidR="007C406C" w:rsidRPr="00A3306E">
        <w:rPr>
          <w:rFonts w:ascii="Times New Roman" w:eastAsia="宋体" w:hAnsi="Times New Roman" w:cs="Times New Roman"/>
        </w:rPr>
        <w:t>CRN</w:t>
      </w:r>
      <w:r w:rsidR="007C406C" w:rsidRPr="00A3306E">
        <w:rPr>
          <w:rFonts w:ascii="Times New Roman" w:eastAsia="宋体" w:hAnsi="Times New Roman" w:cs="Times New Roman"/>
        </w:rPr>
        <w:t>滤波器更大</w:t>
      </w:r>
      <w:r w:rsidRPr="00A3306E">
        <w:rPr>
          <w:rFonts w:ascii="Times New Roman" w:eastAsia="宋体" w:hAnsi="Times New Roman" w:cs="Times New Roman"/>
        </w:rPr>
        <w:t>。</w:t>
      </w:r>
      <w:r w:rsidR="007C406C" w:rsidRPr="00A3306E">
        <w:rPr>
          <w:rFonts w:ascii="Times New Roman" w:eastAsia="宋体" w:hAnsi="Times New Roman" w:cs="Times New Roman"/>
        </w:rPr>
        <w:t>同时，在截止频率附近，</w:t>
      </w:r>
      <w:r w:rsidR="007C406C" w:rsidRPr="00A3306E">
        <w:rPr>
          <w:rFonts w:ascii="Times New Roman" w:eastAsia="宋体" w:hAnsi="Times New Roman" w:cs="Times New Roman"/>
        </w:rPr>
        <w:t>Kaiser</w:t>
      </w:r>
      <w:r w:rsidR="007C406C" w:rsidRPr="00A3306E">
        <w:rPr>
          <w:rFonts w:ascii="Times New Roman" w:eastAsia="宋体" w:hAnsi="Times New Roman" w:cs="Times New Roman"/>
        </w:rPr>
        <w:t>窗函数滤波器对通带信号的保留更加充分。</w:t>
      </w:r>
    </w:p>
    <w:p w14:paraId="6ECF4383" w14:textId="77777777" w:rsidR="00100A50" w:rsidRPr="00A3306E" w:rsidRDefault="00100A50" w:rsidP="00544E64">
      <w:pPr>
        <w:adjustRightInd w:val="0"/>
        <w:snapToGrid w:val="0"/>
        <w:spacing w:line="360" w:lineRule="auto"/>
        <w:jc w:val="center"/>
        <w:rPr>
          <w:rFonts w:ascii="Times New Roman" w:eastAsia="宋体" w:hAnsi="Times New Roman" w:cs="Times New Roman"/>
        </w:rPr>
      </w:pPr>
      <w:r w:rsidRPr="00A3306E">
        <w:rPr>
          <w:rFonts w:ascii="Times New Roman" w:eastAsia="宋体" w:hAnsi="Times New Roman" w:cs="Times New Roman"/>
          <w:noProof/>
        </w:rPr>
        <w:drawing>
          <wp:inline distT="0" distB="0" distL="0" distR="0" wp14:anchorId="76B0620A" wp14:editId="2A51BEA6">
            <wp:extent cx="3096491" cy="2433277"/>
            <wp:effectExtent l="0" t="0" r="889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3107313" cy="2441781"/>
                    </a:xfrm>
                    <a:prstGeom prst="rect">
                      <a:avLst/>
                    </a:prstGeom>
                    <a:noFill/>
                    <a:ln>
                      <a:noFill/>
                    </a:ln>
                  </pic:spPr>
                </pic:pic>
              </a:graphicData>
            </a:graphic>
          </wp:inline>
        </w:drawing>
      </w:r>
    </w:p>
    <w:p w14:paraId="205DFE0A" w14:textId="79CC5DBB" w:rsidR="00100A50" w:rsidRPr="00A3306E" w:rsidRDefault="00100A50" w:rsidP="00544E64">
      <w:pPr>
        <w:adjustRightInd w:val="0"/>
        <w:snapToGrid w:val="0"/>
        <w:spacing w:line="360" w:lineRule="auto"/>
        <w:jc w:val="center"/>
        <w:rPr>
          <w:rFonts w:ascii="Times New Roman" w:eastAsia="宋体" w:hAnsi="Times New Roman" w:cs="Times New Roman"/>
          <w:sz w:val="16"/>
          <w:szCs w:val="16"/>
        </w:rPr>
      </w:pPr>
      <w:bookmarkStart w:id="189" w:name="_Ref61343447"/>
      <w:r w:rsidRPr="00A3306E">
        <w:rPr>
          <w:rFonts w:ascii="Times New Roman" w:eastAsia="宋体" w:hAnsi="Times New Roman" w:cs="Times New Roman"/>
          <w:sz w:val="16"/>
          <w:szCs w:val="16"/>
        </w:rPr>
        <w:t>图</w:t>
      </w:r>
      <w:r w:rsidRPr="00A3306E">
        <w:rPr>
          <w:rFonts w:ascii="Times New Roman" w:eastAsia="宋体" w:hAnsi="Times New Roman" w:cs="Times New Roman"/>
          <w:sz w:val="16"/>
          <w:szCs w:val="16"/>
        </w:rPr>
        <w:t xml:space="preserve"> </w:t>
      </w:r>
      <w:r w:rsidRPr="00A3306E">
        <w:rPr>
          <w:rFonts w:ascii="Times New Roman" w:eastAsia="宋体" w:hAnsi="Times New Roman" w:cs="Times New Roman"/>
          <w:sz w:val="16"/>
          <w:szCs w:val="16"/>
        </w:rPr>
        <w:fldChar w:fldCharType="begin"/>
      </w:r>
      <w:r w:rsidRPr="00A3306E">
        <w:rPr>
          <w:rFonts w:ascii="Times New Roman" w:eastAsia="宋体" w:hAnsi="Times New Roman" w:cs="Times New Roman"/>
          <w:sz w:val="16"/>
          <w:szCs w:val="16"/>
        </w:rPr>
        <w:instrText xml:space="preserve"> SEQ </w:instrText>
      </w:r>
      <w:r w:rsidRPr="00A3306E">
        <w:rPr>
          <w:rFonts w:ascii="Times New Roman" w:eastAsia="宋体" w:hAnsi="Times New Roman" w:cs="Times New Roman"/>
          <w:sz w:val="16"/>
          <w:szCs w:val="16"/>
        </w:rPr>
        <w:instrText>图</w:instrText>
      </w:r>
      <w:r w:rsidRPr="00A3306E">
        <w:rPr>
          <w:rFonts w:ascii="Times New Roman" w:eastAsia="宋体" w:hAnsi="Times New Roman" w:cs="Times New Roman"/>
          <w:sz w:val="16"/>
          <w:szCs w:val="16"/>
        </w:rPr>
        <w:instrText xml:space="preserve"> \* ARABIC </w:instrText>
      </w:r>
      <w:r w:rsidRPr="00A3306E">
        <w:rPr>
          <w:rFonts w:ascii="Times New Roman" w:eastAsia="宋体" w:hAnsi="Times New Roman" w:cs="Times New Roman"/>
          <w:sz w:val="16"/>
          <w:szCs w:val="16"/>
        </w:rPr>
        <w:fldChar w:fldCharType="separate"/>
      </w:r>
      <w:r w:rsidR="00AB4BEE" w:rsidRPr="00A3306E">
        <w:rPr>
          <w:rFonts w:ascii="Times New Roman" w:eastAsia="宋体" w:hAnsi="Times New Roman" w:cs="Times New Roman"/>
          <w:noProof/>
          <w:sz w:val="16"/>
          <w:szCs w:val="16"/>
        </w:rPr>
        <w:t>14</w:t>
      </w:r>
      <w:r w:rsidRPr="00A3306E">
        <w:rPr>
          <w:rFonts w:ascii="Times New Roman" w:eastAsia="宋体" w:hAnsi="Times New Roman" w:cs="Times New Roman"/>
          <w:sz w:val="16"/>
          <w:szCs w:val="16"/>
        </w:rPr>
        <w:fldChar w:fldCharType="end"/>
      </w:r>
      <w:bookmarkEnd w:id="189"/>
      <w:r w:rsidRPr="00A3306E">
        <w:rPr>
          <w:rFonts w:ascii="Times New Roman" w:eastAsia="宋体" w:hAnsi="Times New Roman" w:cs="Times New Roman"/>
          <w:sz w:val="16"/>
          <w:szCs w:val="16"/>
        </w:rPr>
        <w:t xml:space="preserve"> CRN</w:t>
      </w:r>
      <w:r w:rsidRPr="00A3306E">
        <w:rPr>
          <w:rFonts w:ascii="Times New Roman" w:eastAsia="宋体" w:hAnsi="Times New Roman" w:cs="Times New Roman"/>
          <w:sz w:val="16"/>
          <w:szCs w:val="16"/>
        </w:rPr>
        <w:t>滤波器与</w:t>
      </w:r>
      <w:r w:rsidRPr="00A3306E">
        <w:rPr>
          <w:rFonts w:ascii="Times New Roman" w:eastAsia="宋体" w:hAnsi="Times New Roman" w:cs="Times New Roman"/>
          <w:sz w:val="16"/>
          <w:szCs w:val="16"/>
        </w:rPr>
        <w:t>Kaiser</w:t>
      </w:r>
      <w:r w:rsidRPr="00A3306E">
        <w:rPr>
          <w:rFonts w:ascii="Times New Roman" w:eastAsia="宋体" w:hAnsi="Times New Roman" w:cs="Times New Roman"/>
          <w:sz w:val="16"/>
          <w:szCs w:val="16"/>
        </w:rPr>
        <w:t>窗函数滤波器频率响应对比</w:t>
      </w:r>
    </w:p>
    <w:p w14:paraId="50E78C70" w14:textId="14BC09F6" w:rsidR="00100A50" w:rsidRPr="00A3306E" w:rsidRDefault="00100A50" w:rsidP="00544E64">
      <w:pPr>
        <w:adjustRightInd w:val="0"/>
        <w:snapToGrid w:val="0"/>
        <w:spacing w:line="360" w:lineRule="auto"/>
        <w:jc w:val="center"/>
        <w:rPr>
          <w:rFonts w:ascii="Times New Roman" w:eastAsia="宋体" w:hAnsi="Times New Roman" w:cs="Times New Roman"/>
          <w:sz w:val="16"/>
          <w:szCs w:val="16"/>
        </w:rPr>
      </w:pPr>
      <w:r w:rsidRPr="00A3306E">
        <w:rPr>
          <w:rFonts w:ascii="Times New Roman" w:eastAsia="宋体" w:hAnsi="Times New Roman" w:cs="Times New Roman"/>
          <w:sz w:val="16"/>
          <w:szCs w:val="16"/>
        </w:rPr>
        <w:t xml:space="preserve">Figure </w:t>
      </w:r>
      <w:r w:rsidRPr="00A3306E">
        <w:rPr>
          <w:rFonts w:ascii="Times New Roman" w:eastAsia="宋体" w:hAnsi="Times New Roman" w:cs="Times New Roman"/>
          <w:sz w:val="16"/>
          <w:szCs w:val="16"/>
        </w:rPr>
        <w:fldChar w:fldCharType="begin"/>
      </w:r>
      <w:r w:rsidRPr="00A3306E">
        <w:rPr>
          <w:rFonts w:ascii="Times New Roman" w:eastAsia="宋体" w:hAnsi="Times New Roman" w:cs="Times New Roman"/>
          <w:sz w:val="16"/>
          <w:szCs w:val="16"/>
        </w:rPr>
        <w:instrText xml:space="preserve"> SEQ Figure \* ARABIC </w:instrText>
      </w:r>
      <w:r w:rsidRPr="00A3306E">
        <w:rPr>
          <w:rFonts w:ascii="Times New Roman" w:eastAsia="宋体" w:hAnsi="Times New Roman" w:cs="Times New Roman"/>
          <w:sz w:val="16"/>
          <w:szCs w:val="16"/>
        </w:rPr>
        <w:fldChar w:fldCharType="separate"/>
      </w:r>
      <w:r w:rsidR="00AB4BEE" w:rsidRPr="00A3306E">
        <w:rPr>
          <w:rFonts w:ascii="Times New Roman" w:eastAsia="宋体" w:hAnsi="Times New Roman" w:cs="Times New Roman"/>
          <w:noProof/>
          <w:sz w:val="16"/>
          <w:szCs w:val="16"/>
        </w:rPr>
        <w:t>14</w:t>
      </w:r>
      <w:r w:rsidRPr="00A3306E">
        <w:rPr>
          <w:rFonts w:ascii="Times New Roman" w:eastAsia="宋体" w:hAnsi="Times New Roman" w:cs="Times New Roman"/>
          <w:sz w:val="16"/>
          <w:szCs w:val="16"/>
        </w:rPr>
        <w:fldChar w:fldCharType="end"/>
      </w:r>
      <w:r w:rsidRPr="00A3306E">
        <w:rPr>
          <w:rFonts w:ascii="Times New Roman" w:eastAsia="宋体" w:hAnsi="Times New Roman" w:cs="Times New Roman"/>
          <w:sz w:val="16"/>
          <w:szCs w:val="16"/>
        </w:rPr>
        <w:t xml:space="preserve"> Comparison of frequency response between CRN filter and Kaiser-window filter</w:t>
      </w:r>
    </w:p>
    <w:p w14:paraId="5E03977A" w14:textId="5475DAE4" w:rsidR="00100A50" w:rsidRPr="00A3306E" w:rsidRDefault="00100A50" w:rsidP="00544E64">
      <w:pPr>
        <w:adjustRightInd w:val="0"/>
        <w:snapToGrid w:val="0"/>
        <w:spacing w:line="360" w:lineRule="auto"/>
        <w:ind w:firstLineChars="200" w:firstLine="420"/>
        <w:rPr>
          <w:rFonts w:ascii="Times New Roman" w:eastAsia="宋体" w:hAnsi="Times New Roman" w:cs="Times New Roman"/>
        </w:rPr>
      </w:pPr>
      <w:r w:rsidRPr="00A3306E">
        <w:rPr>
          <w:rFonts w:ascii="Times New Roman" w:eastAsia="宋体" w:hAnsi="Times New Roman" w:cs="Times New Roman"/>
        </w:rPr>
        <w:t>经</w:t>
      </w:r>
      <w:r w:rsidRPr="00A3306E">
        <w:rPr>
          <w:rFonts w:ascii="Times New Roman" w:eastAsia="宋体" w:hAnsi="Times New Roman" w:cs="Times New Roman"/>
        </w:rPr>
        <w:t>Kaiser</w:t>
      </w:r>
      <w:r w:rsidRPr="00A3306E">
        <w:rPr>
          <w:rFonts w:ascii="Times New Roman" w:eastAsia="宋体" w:hAnsi="Times New Roman" w:cs="Times New Roman"/>
        </w:rPr>
        <w:t>窗函数低通滤波器处理后结果如下</w:t>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REF _Ref62720940 \h </w:instrText>
      </w:r>
      <w:r w:rsidR="003339B3" w:rsidRPr="00A3306E">
        <w:rPr>
          <w:rFonts w:ascii="Times New Roman" w:eastAsia="宋体" w:hAnsi="Times New Roman" w:cs="Times New Roman"/>
        </w:rPr>
        <w:instrText xml:space="preserve"> \* MERGEFORMAT </w:instrText>
      </w:r>
      <w:r w:rsidRPr="00A3306E">
        <w:rPr>
          <w:rFonts w:ascii="Times New Roman" w:eastAsia="宋体" w:hAnsi="Times New Roman" w:cs="Times New Roman"/>
        </w:rPr>
      </w:r>
      <w:r w:rsidRPr="00A3306E">
        <w:rPr>
          <w:rFonts w:ascii="Times New Roman" w:eastAsia="宋体" w:hAnsi="Times New Roman" w:cs="Times New Roman"/>
        </w:rPr>
        <w:fldChar w:fldCharType="separate"/>
      </w:r>
      <w:r w:rsidR="00AB4BEE" w:rsidRPr="00A3306E">
        <w:rPr>
          <w:rFonts w:ascii="Times New Roman" w:eastAsia="宋体" w:hAnsi="Times New Roman" w:cs="Times New Roman" w:hint="eastAsia"/>
        </w:rPr>
        <w:t>图</w:t>
      </w:r>
      <w:r w:rsidR="00AB4BEE" w:rsidRPr="00A3306E">
        <w:rPr>
          <w:rFonts w:ascii="Times New Roman" w:eastAsia="宋体" w:hAnsi="Times New Roman" w:cs="Times New Roman"/>
        </w:rPr>
        <w:t xml:space="preserve"> </w:t>
      </w:r>
      <w:r w:rsidR="00AB4BEE" w:rsidRPr="00A3306E">
        <w:rPr>
          <w:rFonts w:ascii="Times New Roman" w:eastAsia="宋体" w:hAnsi="Times New Roman" w:cs="Times New Roman"/>
          <w:noProof/>
        </w:rPr>
        <w:t>15</w:t>
      </w:r>
      <w:r w:rsidRPr="00A3306E">
        <w:rPr>
          <w:rFonts w:ascii="Times New Roman" w:eastAsia="宋体" w:hAnsi="Times New Roman" w:cs="Times New Roman"/>
        </w:rPr>
        <w:fldChar w:fldCharType="end"/>
      </w:r>
      <w:r w:rsidRPr="00A3306E">
        <w:rPr>
          <w:rFonts w:ascii="Times New Roman" w:eastAsia="宋体" w:hAnsi="Times New Roman" w:cs="Times New Roman"/>
        </w:rPr>
        <w:t>、</w:t>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REF _Ref62720944 \h </w:instrText>
      </w:r>
      <w:r w:rsidR="003339B3" w:rsidRPr="00A3306E">
        <w:rPr>
          <w:rFonts w:ascii="Times New Roman" w:eastAsia="宋体" w:hAnsi="Times New Roman" w:cs="Times New Roman"/>
        </w:rPr>
        <w:instrText xml:space="preserve"> \* MERGEFORMAT </w:instrText>
      </w:r>
      <w:r w:rsidRPr="00A3306E">
        <w:rPr>
          <w:rFonts w:ascii="Times New Roman" w:eastAsia="宋体" w:hAnsi="Times New Roman" w:cs="Times New Roman"/>
        </w:rPr>
      </w:r>
      <w:r w:rsidRPr="00A3306E">
        <w:rPr>
          <w:rFonts w:ascii="Times New Roman" w:eastAsia="宋体" w:hAnsi="Times New Roman" w:cs="Times New Roman"/>
        </w:rPr>
        <w:fldChar w:fldCharType="separate"/>
      </w:r>
      <w:r w:rsidR="00AB4BEE" w:rsidRPr="00A3306E">
        <w:rPr>
          <w:rFonts w:ascii="Times New Roman" w:eastAsia="宋体" w:hAnsi="Times New Roman" w:cs="Times New Roman" w:hint="eastAsia"/>
        </w:rPr>
        <w:t>图</w:t>
      </w:r>
      <w:r w:rsidR="00AB4BEE" w:rsidRPr="00A3306E">
        <w:rPr>
          <w:rFonts w:ascii="Times New Roman" w:eastAsia="宋体" w:hAnsi="Times New Roman" w:cs="Times New Roman"/>
        </w:rPr>
        <w:t xml:space="preserve"> </w:t>
      </w:r>
      <w:r w:rsidR="00AB4BEE" w:rsidRPr="00A3306E">
        <w:rPr>
          <w:rFonts w:ascii="Times New Roman" w:eastAsia="宋体" w:hAnsi="Times New Roman" w:cs="Times New Roman"/>
          <w:noProof/>
        </w:rPr>
        <w:t>17</w:t>
      </w:r>
      <w:r w:rsidRPr="00A3306E">
        <w:rPr>
          <w:rFonts w:ascii="Times New Roman" w:eastAsia="宋体" w:hAnsi="Times New Roman" w:cs="Times New Roman"/>
        </w:rPr>
        <w:fldChar w:fldCharType="end"/>
      </w:r>
      <w:r w:rsidRPr="00A3306E">
        <w:rPr>
          <w:rFonts w:ascii="Times New Roman" w:eastAsia="宋体" w:hAnsi="Times New Roman" w:cs="Times New Roman"/>
        </w:rPr>
        <w:t>与</w:t>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REF _Ref62720945 \h </w:instrText>
      </w:r>
      <w:r w:rsidR="003339B3" w:rsidRPr="00A3306E">
        <w:rPr>
          <w:rFonts w:ascii="Times New Roman" w:eastAsia="宋体" w:hAnsi="Times New Roman" w:cs="Times New Roman"/>
        </w:rPr>
        <w:instrText xml:space="preserve"> \* MERGEFORMAT </w:instrText>
      </w:r>
      <w:r w:rsidRPr="00A3306E">
        <w:rPr>
          <w:rFonts w:ascii="Times New Roman" w:eastAsia="宋体" w:hAnsi="Times New Roman" w:cs="Times New Roman"/>
        </w:rPr>
      </w:r>
      <w:r w:rsidRPr="00A3306E">
        <w:rPr>
          <w:rFonts w:ascii="Times New Roman" w:eastAsia="宋体" w:hAnsi="Times New Roman" w:cs="Times New Roman"/>
        </w:rPr>
        <w:fldChar w:fldCharType="separate"/>
      </w:r>
      <w:r w:rsidR="00AB4BEE" w:rsidRPr="00A3306E">
        <w:rPr>
          <w:rFonts w:ascii="Times New Roman" w:eastAsia="宋体" w:hAnsi="Times New Roman" w:cs="Times New Roman" w:hint="eastAsia"/>
        </w:rPr>
        <w:t>图</w:t>
      </w:r>
      <w:r w:rsidR="00AB4BEE" w:rsidRPr="00A3306E">
        <w:rPr>
          <w:rFonts w:ascii="Times New Roman" w:eastAsia="宋体" w:hAnsi="Times New Roman" w:cs="Times New Roman"/>
        </w:rPr>
        <w:t xml:space="preserve"> </w:t>
      </w:r>
      <w:r w:rsidR="00AB4BEE" w:rsidRPr="00A3306E">
        <w:rPr>
          <w:rFonts w:ascii="Times New Roman" w:eastAsia="宋体" w:hAnsi="Times New Roman" w:cs="Times New Roman"/>
          <w:noProof/>
        </w:rPr>
        <w:t>19</w:t>
      </w:r>
      <w:r w:rsidRPr="00A3306E">
        <w:rPr>
          <w:rFonts w:ascii="Times New Roman" w:eastAsia="宋体" w:hAnsi="Times New Roman" w:cs="Times New Roman"/>
        </w:rPr>
        <w:fldChar w:fldCharType="end"/>
      </w:r>
      <w:r w:rsidRPr="00A3306E">
        <w:rPr>
          <w:rFonts w:ascii="Times New Roman" w:eastAsia="宋体" w:hAnsi="Times New Roman" w:cs="Times New Roman"/>
        </w:rPr>
        <w:t>所示，其中红色虚线代表</w:t>
      </w:r>
      <w:r w:rsidRPr="00A3306E">
        <w:rPr>
          <w:rFonts w:ascii="Times New Roman" w:eastAsia="宋体" w:hAnsi="Times New Roman" w:cs="Times New Roman"/>
        </w:rPr>
        <w:t>JPL</w:t>
      </w:r>
      <w:r w:rsidRPr="00A3306E">
        <w:rPr>
          <w:rFonts w:ascii="Times New Roman" w:eastAsia="宋体" w:hAnsi="Times New Roman" w:cs="Times New Roman"/>
        </w:rPr>
        <w:t>公布数据，紫色实线代表</w:t>
      </w:r>
      <w:r w:rsidRPr="00A3306E">
        <w:rPr>
          <w:rFonts w:ascii="Times New Roman" w:eastAsia="宋体" w:hAnsi="Times New Roman" w:cs="Times New Roman"/>
        </w:rPr>
        <w:t>Kaiser</w:t>
      </w:r>
      <w:r w:rsidRPr="00A3306E">
        <w:rPr>
          <w:rFonts w:ascii="Times New Roman" w:eastAsia="宋体" w:hAnsi="Times New Roman" w:cs="Times New Roman"/>
        </w:rPr>
        <w:t>窗函数滤波器处理后的数据，蓝线表示两者残差。</w:t>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REF _Ref61343313 \h </w:instrText>
      </w:r>
      <w:r w:rsidR="003339B3" w:rsidRPr="00A3306E">
        <w:rPr>
          <w:rFonts w:ascii="Times New Roman" w:eastAsia="宋体" w:hAnsi="Times New Roman" w:cs="Times New Roman"/>
        </w:rPr>
        <w:instrText xml:space="preserve"> \* MERGEFORMAT </w:instrText>
      </w:r>
      <w:r w:rsidRPr="00A3306E">
        <w:rPr>
          <w:rFonts w:ascii="Times New Roman" w:eastAsia="宋体" w:hAnsi="Times New Roman" w:cs="Times New Roman"/>
        </w:rPr>
      </w:r>
      <w:r w:rsidRPr="00A3306E">
        <w:rPr>
          <w:rFonts w:ascii="Times New Roman" w:eastAsia="宋体" w:hAnsi="Times New Roman" w:cs="Times New Roman"/>
        </w:rPr>
        <w:fldChar w:fldCharType="separate"/>
      </w:r>
      <w:r w:rsidR="00AB4BEE" w:rsidRPr="00A3306E">
        <w:rPr>
          <w:rFonts w:ascii="Times New Roman" w:eastAsia="宋体" w:hAnsi="Times New Roman" w:cs="Times New Roman" w:hint="eastAsia"/>
        </w:rPr>
        <w:t>图</w:t>
      </w:r>
      <w:r w:rsidR="00AB4BEE" w:rsidRPr="00A3306E">
        <w:rPr>
          <w:rFonts w:ascii="Times New Roman" w:eastAsia="宋体" w:hAnsi="Times New Roman" w:cs="Times New Roman"/>
        </w:rPr>
        <w:t xml:space="preserve"> </w:t>
      </w:r>
      <w:r w:rsidR="00AB4BEE" w:rsidRPr="00A3306E">
        <w:rPr>
          <w:rFonts w:ascii="Times New Roman" w:eastAsia="宋体" w:hAnsi="Times New Roman" w:cs="Times New Roman"/>
          <w:noProof/>
        </w:rPr>
        <w:t>16</w:t>
      </w:r>
      <w:r w:rsidRPr="00A3306E">
        <w:rPr>
          <w:rFonts w:ascii="Times New Roman" w:eastAsia="宋体" w:hAnsi="Times New Roman" w:cs="Times New Roman"/>
        </w:rPr>
        <w:fldChar w:fldCharType="end"/>
      </w:r>
      <w:r w:rsidRPr="00A3306E">
        <w:rPr>
          <w:rFonts w:ascii="Times New Roman" w:eastAsia="宋体" w:hAnsi="Times New Roman" w:cs="Times New Roman"/>
        </w:rPr>
        <w:t>、</w:t>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REF _Ref62721076 \h </w:instrText>
      </w:r>
      <w:r w:rsidR="003339B3" w:rsidRPr="00A3306E">
        <w:rPr>
          <w:rFonts w:ascii="Times New Roman" w:eastAsia="宋体" w:hAnsi="Times New Roman" w:cs="Times New Roman"/>
        </w:rPr>
        <w:instrText xml:space="preserve"> \* MERGEFORMAT </w:instrText>
      </w:r>
      <w:r w:rsidRPr="00A3306E">
        <w:rPr>
          <w:rFonts w:ascii="Times New Roman" w:eastAsia="宋体" w:hAnsi="Times New Roman" w:cs="Times New Roman"/>
        </w:rPr>
      </w:r>
      <w:r w:rsidRPr="00A3306E">
        <w:rPr>
          <w:rFonts w:ascii="Times New Roman" w:eastAsia="宋体" w:hAnsi="Times New Roman" w:cs="Times New Roman"/>
        </w:rPr>
        <w:fldChar w:fldCharType="separate"/>
      </w:r>
      <w:r w:rsidR="00AB4BEE" w:rsidRPr="00A3306E">
        <w:rPr>
          <w:rFonts w:ascii="Times New Roman" w:eastAsia="宋体" w:hAnsi="Times New Roman" w:cs="Times New Roman" w:hint="eastAsia"/>
        </w:rPr>
        <w:t>图</w:t>
      </w:r>
      <w:r w:rsidR="00AB4BEE" w:rsidRPr="00A3306E">
        <w:rPr>
          <w:rFonts w:ascii="Times New Roman" w:eastAsia="宋体" w:hAnsi="Times New Roman" w:cs="Times New Roman"/>
        </w:rPr>
        <w:t xml:space="preserve"> </w:t>
      </w:r>
      <w:r w:rsidR="00AB4BEE" w:rsidRPr="00A3306E">
        <w:rPr>
          <w:rFonts w:ascii="Times New Roman" w:eastAsia="宋体" w:hAnsi="Times New Roman" w:cs="Times New Roman"/>
          <w:noProof/>
        </w:rPr>
        <w:t>18</w:t>
      </w:r>
      <w:r w:rsidRPr="00A3306E">
        <w:rPr>
          <w:rFonts w:ascii="Times New Roman" w:eastAsia="宋体" w:hAnsi="Times New Roman" w:cs="Times New Roman"/>
        </w:rPr>
        <w:fldChar w:fldCharType="end"/>
      </w:r>
      <w:r w:rsidRPr="00A3306E">
        <w:rPr>
          <w:rFonts w:ascii="Times New Roman" w:eastAsia="宋体" w:hAnsi="Times New Roman" w:cs="Times New Roman"/>
        </w:rPr>
        <w:t>与</w:t>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REF _Ref62721078 \h </w:instrText>
      </w:r>
      <w:r w:rsidR="003339B3" w:rsidRPr="00A3306E">
        <w:rPr>
          <w:rFonts w:ascii="Times New Roman" w:eastAsia="宋体" w:hAnsi="Times New Roman" w:cs="Times New Roman"/>
        </w:rPr>
        <w:instrText xml:space="preserve"> \* MERGEFORMAT </w:instrText>
      </w:r>
      <w:r w:rsidRPr="00A3306E">
        <w:rPr>
          <w:rFonts w:ascii="Times New Roman" w:eastAsia="宋体" w:hAnsi="Times New Roman" w:cs="Times New Roman"/>
        </w:rPr>
      </w:r>
      <w:r w:rsidRPr="00A3306E">
        <w:rPr>
          <w:rFonts w:ascii="Times New Roman" w:eastAsia="宋体" w:hAnsi="Times New Roman" w:cs="Times New Roman"/>
        </w:rPr>
        <w:fldChar w:fldCharType="separate"/>
      </w:r>
      <w:r w:rsidR="00AB4BEE" w:rsidRPr="00A3306E">
        <w:rPr>
          <w:rFonts w:ascii="Times New Roman" w:eastAsia="宋体" w:hAnsi="Times New Roman" w:cs="Times New Roman" w:hint="eastAsia"/>
        </w:rPr>
        <w:t>图</w:t>
      </w:r>
      <w:r w:rsidR="00AB4BEE" w:rsidRPr="00A3306E">
        <w:rPr>
          <w:rFonts w:ascii="Times New Roman" w:eastAsia="宋体" w:hAnsi="Times New Roman" w:cs="Times New Roman"/>
        </w:rPr>
        <w:t xml:space="preserve"> </w:t>
      </w:r>
      <w:r w:rsidR="00AB4BEE" w:rsidRPr="00A3306E">
        <w:rPr>
          <w:rFonts w:ascii="Times New Roman" w:eastAsia="宋体" w:hAnsi="Times New Roman" w:cs="Times New Roman"/>
          <w:noProof/>
        </w:rPr>
        <w:t>20</w:t>
      </w:r>
      <w:r w:rsidRPr="00A3306E">
        <w:rPr>
          <w:rFonts w:ascii="Times New Roman" w:eastAsia="宋体" w:hAnsi="Times New Roman" w:cs="Times New Roman"/>
        </w:rPr>
        <w:fldChar w:fldCharType="end"/>
      </w:r>
      <w:r w:rsidRPr="00A3306E">
        <w:rPr>
          <w:rFonts w:ascii="Times New Roman" w:eastAsia="宋体" w:hAnsi="Times New Roman" w:cs="Times New Roman"/>
        </w:rPr>
        <w:t>展示了以上时序数据的振幅谱密度。在</w:t>
      </w:r>
      <w:r w:rsidRPr="00A3306E">
        <w:rPr>
          <w:rFonts w:ascii="Times New Roman" w:eastAsia="宋体" w:hAnsi="Times New Roman" w:cs="Times New Roman"/>
        </w:rPr>
        <w:fldChar w:fldCharType="begin"/>
      </w:r>
      <w:r w:rsidRPr="00A3306E">
        <w:rPr>
          <w:rFonts w:ascii="Times New Roman" w:eastAsia="宋体" w:hAnsi="Times New Roman" w:cs="Times New Roman"/>
        </w:rPr>
        <w:instrText xml:space="preserve"> REF _Ref61343313 \h  \* MERGEFORMAT </w:instrText>
      </w:r>
      <w:r w:rsidRPr="00A3306E">
        <w:rPr>
          <w:rFonts w:ascii="Times New Roman" w:eastAsia="宋体" w:hAnsi="Times New Roman" w:cs="Times New Roman"/>
        </w:rPr>
      </w:r>
      <w:r w:rsidRPr="00A3306E">
        <w:rPr>
          <w:rFonts w:ascii="Times New Roman" w:eastAsia="宋体" w:hAnsi="Times New Roman" w:cs="Times New Roman"/>
        </w:rPr>
        <w:fldChar w:fldCharType="separate"/>
      </w:r>
      <w:r w:rsidR="00AB4BEE" w:rsidRPr="00A3306E">
        <w:rPr>
          <w:rFonts w:ascii="Times New Roman" w:eastAsia="宋体" w:hAnsi="Times New Roman" w:cs="Times New Roman" w:hint="eastAsia"/>
        </w:rPr>
        <w:t>图</w:t>
      </w:r>
      <w:r w:rsidR="00AB4BEE" w:rsidRPr="00A3306E">
        <w:rPr>
          <w:rFonts w:ascii="Times New Roman" w:eastAsia="宋体" w:hAnsi="Times New Roman" w:cs="Times New Roman"/>
        </w:rPr>
        <w:t xml:space="preserve"> </w:t>
      </w:r>
      <w:r w:rsidR="00AB4BEE" w:rsidRPr="00A3306E">
        <w:rPr>
          <w:rFonts w:ascii="Times New Roman" w:eastAsia="宋体" w:hAnsi="Times New Roman" w:cs="Times New Roman"/>
          <w:noProof/>
        </w:rPr>
        <w:t>16</w:t>
      </w:r>
      <w:r w:rsidRPr="00A3306E">
        <w:rPr>
          <w:rFonts w:ascii="Times New Roman" w:eastAsia="宋体" w:hAnsi="Times New Roman" w:cs="Times New Roman"/>
        </w:rPr>
        <w:fldChar w:fldCharType="end"/>
      </w:r>
      <w:r w:rsidRPr="00A3306E">
        <w:rPr>
          <w:rFonts w:ascii="Times New Roman" w:eastAsia="宋体" w:hAnsi="Times New Roman" w:cs="Times New Roman"/>
        </w:rPr>
        <w:t>中，阴影部分表示期望重力信号的区域，</w:t>
      </w:r>
      <m:oMath>
        <m:r>
          <m:rPr>
            <m:sty m:val="p"/>
          </m:rPr>
          <w:rPr>
            <w:rFonts w:ascii="Cambria Math" w:eastAsia="宋体" w:hAnsi="Cambria Math" w:cs="Times New Roman"/>
          </w:rPr>
          <m:t>Δ</m:t>
        </m:r>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trans</m:t>
            </m:r>
          </m:sub>
        </m:sSub>
      </m:oMath>
      <w:r w:rsidRPr="00A3306E">
        <w:rPr>
          <w:rFonts w:ascii="Times New Roman" w:eastAsia="宋体" w:hAnsi="Times New Roman" w:cs="Times New Roman"/>
        </w:rPr>
        <w:t>表示过渡带长度，</w:t>
      </w:r>
      <m:oMath>
        <m:r>
          <m:rPr>
            <m:sty m:val="p"/>
          </m:rPr>
          <w:rPr>
            <w:rFonts w:ascii="Cambria Math" w:eastAsia="宋体" w:hAnsi="Cambria Math" w:cs="Times New Roman"/>
          </w:rPr>
          <m:t>Δ</m:t>
        </m:r>
        <m:r>
          <w:rPr>
            <w:rFonts w:ascii="Cambria Math" w:eastAsia="宋体" w:hAnsi="Cambria Math" w:cs="Times New Roman"/>
          </w:rPr>
          <m:t>Amp</m:t>
        </m:r>
      </m:oMath>
      <w:r w:rsidRPr="00A3306E">
        <w:rPr>
          <w:rFonts w:ascii="Times New Roman" w:eastAsia="宋体" w:hAnsi="Times New Roman" w:cs="Times New Roman"/>
        </w:rPr>
        <w:t>表示过渡带振幅谱密度衰减。在</w:t>
      </w:r>
      <m:oMath>
        <m:r>
          <m:rPr>
            <m:sty m:val="p"/>
          </m:rPr>
          <w:rPr>
            <w:rFonts w:ascii="Cambria Math" w:eastAsia="宋体" w:hAnsi="Cambria Math" w:cs="Times New Roman"/>
          </w:rPr>
          <w:lastRenderedPageBreak/>
          <m:t>Δ</m:t>
        </m:r>
        <m:sSub>
          <m:sSubPr>
            <m:ctrlPr>
              <w:rPr>
                <w:rFonts w:ascii="Cambria Math" w:eastAsia="宋体" w:hAnsi="Cambria Math" w:cs="Times New Roman"/>
                <w:i/>
              </w:rPr>
            </m:ctrlPr>
          </m:sSubPr>
          <m:e>
            <m:r>
              <w:rPr>
                <w:rFonts w:ascii="Cambria Math" w:eastAsia="宋体" w:hAnsi="Cambria Math" w:cs="Times New Roman"/>
              </w:rPr>
              <m:t>f</m:t>
            </m:r>
          </m:e>
          <m:sub>
            <m:r>
              <w:rPr>
                <w:rFonts w:ascii="Cambria Math" w:eastAsia="宋体" w:hAnsi="Cambria Math" w:cs="Times New Roman"/>
              </w:rPr>
              <m:t>trans</m:t>
            </m:r>
          </m:sub>
        </m:sSub>
        <m:r>
          <w:rPr>
            <w:rFonts w:ascii="Cambria Math" w:eastAsia="宋体" w:hAnsi="Cambria Math" w:cs="Times New Roman"/>
          </w:rPr>
          <m:t>&lt;0.01Hz</m:t>
        </m:r>
      </m:oMath>
      <w:r w:rsidRPr="00A3306E">
        <w:rPr>
          <w:rFonts w:ascii="Times New Roman" w:eastAsia="宋体" w:hAnsi="Times New Roman" w:cs="Times New Roman"/>
        </w:rPr>
        <w:t>的区域内，大于</w:t>
      </w:r>
      <m:oMath>
        <m:r>
          <w:rPr>
            <w:rFonts w:ascii="Cambria Math" w:eastAsia="宋体" w:hAnsi="Cambria Math" w:cs="Times New Roman"/>
          </w:rPr>
          <m:t>0.1Hz</m:t>
        </m:r>
      </m:oMath>
      <w:r w:rsidRPr="00A3306E">
        <w:rPr>
          <w:rFonts w:ascii="Times New Roman" w:eastAsia="宋体" w:hAnsi="Times New Roman" w:cs="Times New Roman"/>
        </w:rPr>
        <w:t>的噪声振幅由</w:t>
      </w:r>
      <m:oMath>
        <m:sSup>
          <m:sSupPr>
            <m:ctrlPr>
              <w:rPr>
                <w:rFonts w:ascii="Cambria Math" w:eastAsia="宋体" w:hAnsi="Cambria Math" w:cs="Times New Roman"/>
                <w:i/>
              </w:rPr>
            </m:ctrlPr>
          </m:sSupPr>
          <m:e>
            <m:r>
              <w:rPr>
                <w:rFonts w:ascii="Cambria Math" w:eastAsia="宋体" w:hAnsi="Cambria Math" w:cs="Times New Roman"/>
              </w:rPr>
              <m:t>10</m:t>
            </m:r>
          </m:e>
          <m:sup>
            <m:r>
              <w:rPr>
                <w:rFonts w:ascii="Cambria Math" w:eastAsia="宋体" w:hAnsi="Cambria Math" w:cs="Times New Roman"/>
              </w:rPr>
              <m:t>-6</m:t>
            </m:r>
          </m:sup>
        </m:sSup>
        <m:r>
          <w:rPr>
            <w:rFonts w:ascii="Cambria Math" w:eastAsia="宋体" w:hAnsi="Cambria Math" w:cs="Times New Roman"/>
          </w:rPr>
          <m:t>m</m:t>
        </m:r>
        <m:r>
          <m:rPr>
            <m:lit/>
          </m:rPr>
          <w:rPr>
            <w:rFonts w:ascii="Cambria Math" w:eastAsia="宋体" w:hAnsi="Cambria Math" w:cs="Times New Roman"/>
          </w:rPr>
          <m:t>/</m:t>
        </m:r>
        <m:rad>
          <m:radPr>
            <m:degHide m:val="1"/>
            <m:ctrlPr>
              <w:rPr>
                <w:rFonts w:ascii="Cambria Math" w:eastAsia="宋体" w:hAnsi="Cambria Math" w:cs="Times New Roman"/>
              </w:rPr>
            </m:ctrlPr>
          </m:radPr>
          <m:deg>
            <m:ctrlPr>
              <w:rPr>
                <w:rFonts w:ascii="Cambria Math" w:eastAsia="宋体" w:hAnsi="Cambria Math" w:cs="Times New Roman"/>
                <w:i/>
              </w:rPr>
            </m:ctrlPr>
          </m:deg>
          <m:e>
            <m:r>
              <w:rPr>
                <w:rFonts w:ascii="Cambria Math" w:eastAsia="宋体" w:hAnsi="Cambria Math" w:cs="Times New Roman"/>
              </w:rPr>
              <m:t>Hz</m:t>
            </m:r>
          </m:e>
        </m:rad>
      </m:oMath>
      <w:r w:rsidRPr="00A3306E">
        <w:rPr>
          <w:rFonts w:ascii="Times New Roman" w:eastAsia="宋体" w:hAnsi="Times New Roman" w:cs="Times New Roman"/>
        </w:rPr>
        <w:t>衰减到</w:t>
      </w:r>
      <m:oMath>
        <m:sSup>
          <m:sSupPr>
            <m:ctrlPr>
              <w:rPr>
                <w:rFonts w:ascii="Cambria Math" w:eastAsia="宋体" w:hAnsi="Cambria Math" w:cs="Times New Roman"/>
                <w:i/>
              </w:rPr>
            </m:ctrlPr>
          </m:sSupPr>
          <m:e>
            <m:r>
              <w:rPr>
                <w:rFonts w:ascii="Cambria Math" w:eastAsia="宋体" w:hAnsi="Cambria Math" w:cs="Times New Roman"/>
              </w:rPr>
              <m:t>10</m:t>
            </m:r>
          </m:e>
          <m:sup>
            <m:r>
              <w:rPr>
                <w:rFonts w:ascii="Cambria Math" w:eastAsia="宋体" w:hAnsi="Cambria Math" w:cs="Times New Roman"/>
              </w:rPr>
              <m:t>-10</m:t>
            </m:r>
          </m:sup>
        </m:sSup>
        <m:r>
          <w:rPr>
            <w:rFonts w:ascii="Cambria Math" w:eastAsia="宋体" w:hAnsi="Cambria Math" w:cs="Times New Roman"/>
          </w:rPr>
          <m:t>m</m:t>
        </m:r>
        <m:r>
          <m:rPr>
            <m:lit/>
          </m:rPr>
          <w:rPr>
            <w:rFonts w:ascii="Cambria Math" w:eastAsia="宋体" w:hAnsi="Cambria Math" w:cs="Times New Roman"/>
          </w:rPr>
          <m:t>/</m:t>
        </m:r>
        <m:rad>
          <m:radPr>
            <m:degHide m:val="1"/>
            <m:ctrlPr>
              <w:rPr>
                <w:rFonts w:ascii="Cambria Math" w:eastAsia="宋体" w:hAnsi="Cambria Math" w:cs="Times New Roman"/>
              </w:rPr>
            </m:ctrlPr>
          </m:radPr>
          <m:deg>
            <m:ctrlPr>
              <w:rPr>
                <w:rFonts w:ascii="Cambria Math" w:eastAsia="宋体" w:hAnsi="Cambria Math" w:cs="Times New Roman"/>
                <w:i/>
              </w:rPr>
            </m:ctrlPr>
          </m:deg>
          <m:e>
            <m:r>
              <w:rPr>
                <w:rFonts w:ascii="Cambria Math" w:eastAsia="宋体" w:hAnsi="Cambria Math" w:cs="Times New Roman"/>
              </w:rPr>
              <m:t>Hz</m:t>
            </m:r>
          </m:e>
        </m:rad>
      </m:oMath>
      <w:r w:rsidRPr="00A3306E">
        <w:rPr>
          <w:rFonts w:ascii="Times New Roman" w:eastAsia="宋体" w:hAnsi="Times New Roman" w:cs="Times New Roman"/>
        </w:rPr>
        <w:t>，滤波效果良好。</w:t>
      </w:r>
    </w:p>
    <w:p w14:paraId="4AD707A6" w14:textId="77777777" w:rsidR="00100A50" w:rsidRPr="00A3306E" w:rsidRDefault="00100A50" w:rsidP="00544E64">
      <w:pPr>
        <w:adjustRightInd w:val="0"/>
        <w:snapToGrid w:val="0"/>
        <w:spacing w:line="360" w:lineRule="auto"/>
        <w:jc w:val="center"/>
        <w:rPr>
          <w:rFonts w:ascii="Times New Roman" w:eastAsia="宋体" w:hAnsi="Times New Roman" w:cs="Times New Roman"/>
        </w:rPr>
      </w:pPr>
      <w:r w:rsidRPr="00A3306E">
        <w:rPr>
          <w:rFonts w:ascii="Times New Roman" w:eastAsia="宋体" w:hAnsi="Times New Roman" w:cs="Times New Roman"/>
          <w:noProof/>
        </w:rPr>
        <w:drawing>
          <wp:inline distT="0" distB="0" distL="0" distR="0" wp14:anchorId="1A3979E9" wp14:editId="2A06B238">
            <wp:extent cx="5265420" cy="26136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5265420" cy="2613660"/>
                    </a:xfrm>
                    <a:prstGeom prst="rect">
                      <a:avLst/>
                    </a:prstGeom>
                    <a:noFill/>
                    <a:ln>
                      <a:noFill/>
                    </a:ln>
                  </pic:spPr>
                </pic:pic>
              </a:graphicData>
            </a:graphic>
          </wp:inline>
        </w:drawing>
      </w:r>
    </w:p>
    <w:p w14:paraId="364D4D76" w14:textId="485B5131" w:rsidR="00100A50" w:rsidRPr="00A3306E" w:rsidRDefault="00100A50" w:rsidP="00544E64">
      <w:pPr>
        <w:adjustRightInd w:val="0"/>
        <w:snapToGrid w:val="0"/>
        <w:spacing w:line="360" w:lineRule="auto"/>
        <w:jc w:val="center"/>
        <w:rPr>
          <w:rFonts w:ascii="Times New Roman" w:eastAsia="宋体" w:hAnsi="Times New Roman" w:cs="Times New Roman"/>
          <w:sz w:val="16"/>
          <w:szCs w:val="16"/>
        </w:rPr>
      </w:pPr>
      <w:bookmarkStart w:id="190" w:name="_Ref62720940"/>
      <w:r w:rsidRPr="00A3306E">
        <w:rPr>
          <w:rFonts w:ascii="Times New Roman" w:eastAsia="宋体" w:hAnsi="Times New Roman" w:cs="Times New Roman"/>
          <w:sz w:val="16"/>
          <w:szCs w:val="16"/>
        </w:rPr>
        <w:t>图</w:t>
      </w:r>
      <w:r w:rsidRPr="00A3306E">
        <w:rPr>
          <w:rFonts w:ascii="Times New Roman" w:eastAsia="宋体" w:hAnsi="Times New Roman" w:cs="Times New Roman"/>
          <w:sz w:val="16"/>
          <w:szCs w:val="16"/>
        </w:rPr>
        <w:t xml:space="preserve"> </w:t>
      </w:r>
      <w:r w:rsidRPr="00A3306E">
        <w:rPr>
          <w:rFonts w:ascii="Times New Roman" w:eastAsia="宋体" w:hAnsi="Times New Roman" w:cs="Times New Roman"/>
          <w:sz w:val="16"/>
          <w:szCs w:val="16"/>
        </w:rPr>
        <w:fldChar w:fldCharType="begin"/>
      </w:r>
      <w:r w:rsidRPr="00A3306E">
        <w:rPr>
          <w:rFonts w:ascii="Times New Roman" w:eastAsia="宋体" w:hAnsi="Times New Roman" w:cs="Times New Roman"/>
          <w:sz w:val="16"/>
          <w:szCs w:val="16"/>
        </w:rPr>
        <w:instrText xml:space="preserve"> SEQ </w:instrText>
      </w:r>
      <w:r w:rsidRPr="00A3306E">
        <w:rPr>
          <w:rFonts w:ascii="Times New Roman" w:eastAsia="宋体" w:hAnsi="Times New Roman" w:cs="Times New Roman"/>
          <w:sz w:val="16"/>
          <w:szCs w:val="16"/>
        </w:rPr>
        <w:instrText>图</w:instrText>
      </w:r>
      <w:r w:rsidRPr="00A3306E">
        <w:rPr>
          <w:rFonts w:ascii="Times New Roman" w:eastAsia="宋体" w:hAnsi="Times New Roman" w:cs="Times New Roman"/>
          <w:sz w:val="16"/>
          <w:szCs w:val="16"/>
        </w:rPr>
        <w:instrText xml:space="preserve"> \* ARABIC </w:instrText>
      </w:r>
      <w:r w:rsidRPr="00A3306E">
        <w:rPr>
          <w:rFonts w:ascii="Times New Roman" w:eastAsia="宋体" w:hAnsi="Times New Roman" w:cs="Times New Roman"/>
          <w:sz w:val="16"/>
          <w:szCs w:val="16"/>
        </w:rPr>
        <w:fldChar w:fldCharType="separate"/>
      </w:r>
      <w:r w:rsidR="00AB4BEE" w:rsidRPr="00A3306E">
        <w:rPr>
          <w:rFonts w:ascii="Times New Roman" w:eastAsia="宋体" w:hAnsi="Times New Roman" w:cs="Times New Roman"/>
          <w:noProof/>
          <w:sz w:val="16"/>
          <w:szCs w:val="16"/>
        </w:rPr>
        <w:t>15</w:t>
      </w:r>
      <w:r w:rsidRPr="00A3306E">
        <w:rPr>
          <w:rFonts w:ascii="Times New Roman" w:eastAsia="宋体" w:hAnsi="Times New Roman" w:cs="Times New Roman"/>
          <w:sz w:val="16"/>
          <w:szCs w:val="16"/>
        </w:rPr>
        <w:fldChar w:fldCharType="end"/>
      </w:r>
      <w:bookmarkEnd w:id="190"/>
      <w:r w:rsidRPr="00A3306E">
        <w:rPr>
          <w:rFonts w:ascii="Times New Roman" w:eastAsia="宋体" w:hAnsi="Times New Roman" w:cs="Times New Roman"/>
          <w:sz w:val="16"/>
          <w:szCs w:val="16"/>
        </w:rPr>
        <w:t xml:space="preserve"> Kaiser</w:t>
      </w:r>
      <w:r w:rsidRPr="00A3306E">
        <w:rPr>
          <w:rFonts w:ascii="Times New Roman" w:eastAsia="宋体" w:hAnsi="Times New Roman" w:cs="Times New Roman"/>
          <w:sz w:val="16"/>
          <w:szCs w:val="16"/>
        </w:rPr>
        <w:t>窗函数滤波器星间距处理结果同</w:t>
      </w:r>
      <w:r w:rsidRPr="00A3306E">
        <w:rPr>
          <w:rFonts w:ascii="Times New Roman" w:eastAsia="宋体" w:hAnsi="Times New Roman" w:cs="Times New Roman"/>
          <w:sz w:val="16"/>
          <w:szCs w:val="16"/>
        </w:rPr>
        <w:t>JPL</w:t>
      </w:r>
      <w:r w:rsidRPr="00A3306E">
        <w:rPr>
          <w:rFonts w:ascii="Times New Roman" w:eastAsia="宋体" w:hAnsi="Times New Roman" w:cs="Times New Roman"/>
          <w:sz w:val="16"/>
          <w:szCs w:val="16"/>
        </w:rPr>
        <w:t>发布星间距对比</w:t>
      </w:r>
      <w:r w:rsidRPr="00A3306E">
        <w:rPr>
          <w:rFonts w:ascii="Times New Roman" w:eastAsia="宋体" w:hAnsi="Times New Roman" w:cs="Times New Roman"/>
          <w:sz w:val="16"/>
          <w:szCs w:val="16"/>
        </w:rPr>
        <w:t>(a)</w:t>
      </w:r>
      <w:r w:rsidRPr="00A3306E">
        <w:rPr>
          <w:rFonts w:ascii="Times New Roman" w:eastAsia="宋体" w:hAnsi="Times New Roman" w:cs="Times New Roman"/>
          <w:sz w:val="16"/>
          <w:szCs w:val="16"/>
        </w:rPr>
        <w:t>与两者残差</w:t>
      </w:r>
      <w:r w:rsidRPr="00A3306E">
        <w:rPr>
          <w:rFonts w:ascii="Times New Roman" w:eastAsia="宋体" w:hAnsi="Times New Roman" w:cs="Times New Roman"/>
          <w:sz w:val="16"/>
          <w:szCs w:val="16"/>
        </w:rPr>
        <w:t>(b)</w:t>
      </w:r>
    </w:p>
    <w:p w14:paraId="4EA17FC2" w14:textId="39FB55D3" w:rsidR="00100A50" w:rsidRPr="00A3306E" w:rsidRDefault="00100A50" w:rsidP="00544E64">
      <w:pPr>
        <w:adjustRightInd w:val="0"/>
        <w:snapToGrid w:val="0"/>
        <w:spacing w:line="360" w:lineRule="auto"/>
        <w:jc w:val="center"/>
        <w:rPr>
          <w:rFonts w:ascii="Times New Roman" w:eastAsia="宋体" w:hAnsi="Times New Roman" w:cs="Times New Roman"/>
          <w:sz w:val="16"/>
          <w:szCs w:val="16"/>
        </w:rPr>
      </w:pPr>
      <w:r w:rsidRPr="00A3306E">
        <w:rPr>
          <w:rFonts w:ascii="Times New Roman" w:eastAsia="宋体" w:hAnsi="Times New Roman" w:cs="Times New Roman"/>
          <w:sz w:val="16"/>
          <w:szCs w:val="16"/>
        </w:rPr>
        <w:t xml:space="preserve">Figure </w:t>
      </w:r>
      <w:r w:rsidRPr="00A3306E">
        <w:rPr>
          <w:rFonts w:ascii="Times New Roman" w:eastAsia="宋体" w:hAnsi="Times New Roman" w:cs="Times New Roman"/>
          <w:sz w:val="16"/>
          <w:szCs w:val="16"/>
        </w:rPr>
        <w:fldChar w:fldCharType="begin"/>
      </w:r>
      <w:r w:rsidRPr="00A3306E">
        <w:rPr>
          <w:rFonts w:ascii="Times New Roman" w:eastAsia="宋体" w:hAnsi="Times New Roman" w:cs="Times New Roman"/>
          <w:sz w:val="16"/>
          <w:szCs w:val="16"/>
        </w:rPr>
        <w:instrText xml:space="preserve"> SEQ Figure \* ARABIC </w:instrText>
      </w:r>
      <w:r w:rsidRPr="00A3306E">
        <w:rPr>
          <w:rFonts w:ascii="Times New Roman" w:eastAsia="宋体" w:hAnsi="Times New Roman" w:cs="Times New Roman"/>
          <w:sz w:val="16"/>
          <w:szCs w:val="16"/>
        </w:rPr>
        <w:fldChar w:fldCharType="separate"/>
      </w:r>
      <w:r w:rsidR="00AB4BEE" w:rsidRPr="00A3306E">
        <w:rPr>
          <w:rFonts w:ascii="Times New Roman" w:eastAsia="宋体" w:hAnsi="Times New Roman" w:cs="Times New Roman"/>
          <w:noProof/>
          <w:sz w:val="16"/>
          <w:szCs w:val="16"/>
        </w:rPr>
        <w:t>15</w:t>
      </w:r>
      <w:r w:rsidRPr="00A3306E">
        <w:rPr>
          <w:rFonts w:ascii="Times New Roman" w:eastAsia="宋体" w:hAnsi="Times New Roman" w:cs="Times New Roman"/>
          <w:sz w:val="16"/>
          <w:szCs w:val="16"/>
        </w:rPr>
        <w:fldChar w:fldCharType="end"/>
      </w:r>
      <w:r w:rsidRPr="00A3306E">
        <w:rPr>
          <w:rFonts w:ascii="Times New Roman" w:eastAsia="宋体" w:hAnsi="Times New Roman" w:cs="Times New Roman"/>
          <w:sz w:val="16"/>
          <w:szCs w:val="16"/>
        </w:rPr>
        <w:t xml:space="preserve"> Comparison between inter-satellite range published by JPL and one processed by FIR filter with Kaiser windows (a) and the residual of the aforementioned two inter-satellite range (b)</w:t>
      </w:r>
    </w:p>
    <w:p w14:paraId="24AF11CA" w14:textId="77777777" w:rsidR="00100A50" w:rsidRPr="00A3306E" w:rsidRDefault="00100A50" w:rsidP="00544E64">
      <w:pPr>
        <w:adjustRightInd w:val="0"/>
        <w:snapToGrid w:val="0"/>
        <w:spacing w:line="360" w:lineRule="auto"/>
        <w:jc w:val="center"/>
        <w:rPr>
          <w:rFonts w:ascii="Times New Roman" w:eastAsia="宋体" w:hAnsi="Times New Roman" w:cs="Times New Roman"/>
        </w:rPr>
      </w:pPr>
      <w:r w:rsidRPr="00A3306E">
        <w:rPr>
          <w:rFonts w:ascii="Times New Roman" w:eastAsia="宋体" w:hAnsi="Times New Roman" w:cs="Times New Roman"/>
          <w:noProof/>
        </w:rPr>
        <w:drawing>
          <wp:inline distT="0" distB="0" distL="0" distR="0" wp14:anchorId="5DEFC843" wp14:editId="52E29BD7">
            <wp:extent cx="5274310" cy="26828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5274310" cy="2682875"/>
                    </a:xfrm>
                    <a:prstGeom prst="rect">
                      <a:avLst/>
                    </a:prstGeom>
                    <a:noFill/>
                    <a:ln>
                      <a:noFill/>
                    </a:ln>
                  </pic:spPr>
                </pic:pic>
              </a:graphicData>
            </a:graphic>
          </wp:inline>
        </w:drawing>
      </w:r>
    </w:p>
    <w:p w14:paraId="6B4A43D4" w14:textId="7A186494" w:rsidR="00100A50" w:rsidRPr="00A3306E" w:rsidRDefault="00100A50" w:rsidP="00544E64">
      <w:pPr>
        <w:adjustRightInd w:val="0"/>
        <w:snapToGrid w:val="0"/>
        <w:spacing w:line="360" w:lineRule="auto"/>
        <w:jc w:val="center"/>
        <w:rPr>
          <w:rFonts w:ascii="Times New Roman" w:eastAsia="宋体" w:hAnsi="Times New Roman" w:cs="Times New Roman"/>
          <w:sz w:val="16"/>
          <w:szCs w:val="16"/>
        </w:rPr>
      </w:pPr>
      <w:bookmarkStart w:id="191" w:name="_Ref61343313"/>
      <w:r w:rsidRPr="00A3306E">
        <w:rPr>
          <w:rFonts w:ascii="Times New Roman" w:eastAsia="宋体" w:hAnsi="Times New Roman" w:cs="Times New Roman"/>
          <w:sz w:val="16"/>
          <w:szCs w:val="16"/>
        </w:rPr>
        <w:t>图</w:t>
      </w:r>
      <w:r w:rsidRPr="00A3306E">
        <w:rPr>
          <w:rFonts w:ascii="Times New Roman" w:eastAsia="宋体" w:hAnsi="Times New Roman" w:cs="Times New Roman"/>
          <w:sz w:val="16"/>
          <w:szCs w:val="16"/>
        </w:rPr>
        <w:t xml:space="preserve"> </w:t>
      </w:r>
      <w:r w:rsidRPr="00A3306E">
        <w:rPr>
          <w:rFonts w:ascii="Times New Roman" w:eastAsia="宋体" w:hAnsi="Times New Roman" w:cs="Times New Roman"/>
          <w:sz w:val="16"/>
          <w:szCs w:val="16"/>
        </w:rPr>
        <w:fldChar w:fldCharType="begin"/>
      </w:r>
      <w:r w:rsidRPr="00A3306E">
        <w:rPr>
          <w:rFonts w:ascii="Times New Roman" w:eastAsia="宋体" w:hAnsi="Times New Roman" w:cs="Times New Roman"/>
          <w:sz w:val="16"/>
          <w:szCs w:val="16"/>
        </w:rPr>
        <w:instrText xml:space="preserve"> SEQ </w:instrText>
      </w:r>
      <w:r w:rsidRPr="00A3306E">
        <w:rPr>
          <w:rFonts w:ascii="Times New Roman" w:eastAsia="宋体" w:hAnsi="Times New Roman" w:cs="Times New Roman"/>
          <w:sz w:val="16"/>
          <w:szCs w:val="16"/>
        </w:rPr>
        <w:instrText>图</w:instrText>
      </w:r>
      <w:r w:rsidRPr="00A3306E">
        <w:rPr>
          <w:rFonts w:ascii="Times New Roman" w:eastAsia="宋体" w:hAnsi="Times New Roman" w:cs="Times New Roman"/>
          <w:sz w:val="16"/>
          <w:szCs w:val="16"/>
        </w:rPr>
        <w:instrText xml:space="preserve"> \* ARABIC </w:instrText>
      </w:r>
      <w:r w:rsidRPr="00A3306E">
        <w:rPr>
          <w:rFonts w:ascii="Times New Roman" w:eastAsia="宋体" w:hAnsi="Times New Roman" w:cs="Times New Roman"/>
          <w:sz w:val="16"/>
          <w:szCs w:val="16"/>
        </w:rPr>
        <w:fldChar w:fldCharType="separate"/>
      </w:r>
      <w:r w:rsidR="00AB4BEE" w:rsidRPr="00A3306E">
        <w:rPr>
          <w:rFonts w:ascii="Times New Roman" w:eastAsia="宋体" w:hAnsi="Times New Roman" w:cs="Times New Roman"/>
          <w:noProof/>
          <w:sz w:val="16"/>
          <w:szCs w:val="16"/>
        </w:rPr>
        <w:t>16</w:t>
      </w:r>
      <w:r w:rsidRPr="00A3306E">
        <w:rPr>
          <w:rFonts w:ascii="Times New Roman" w:eastAsia="宋体" w:hAnsi="Times New Roman" w:cs="Times New Roman"/>
          <w:sz w:val="16"/>
          <w:szCs w:val="16"/>
        </w:rPr>
        <w:fldChar w:fldCharType="end"/>
      </w:r>
      <w:bookmarkEnd w:id="191"/>
      <w:r w:rsidRPr="00A3306E">
        <w:rPr>
          <w:rFonts w:ascii="Times New Roman" w:eastAsia="宋体" w:hAnsi="Times New Roman" w:cs="Times New Roman"/>
          <w:sz w:val="16"/>
          <w:szCs w:val="16"/>
        </w:rPr>
        <w:t xml:space="preserve"> </w:t>
      </w:r>
      <w:r w:rsidRPr="00A3306E">
        <w:rPr>
          <w:rFonts w:ascii="Times New Roman" w:eastAsia="宋体" w:hAnsi="Times New Roman" w:cs="Times New Roman"/>
          <w:sz w:val="16"/>
          <w:szCs w:val="16"/>
        </w:rPr>
        <w:t>经</w:t>
      </w:r>
      <w:r w:rsidRPr="00A3306E">
        <w:rPr>
          <w:rFonts w:ascii="Times New Roman" w:eastAsia="宋体" w:hAnsi="Times New Roman" w:cs="Times New Roman"/>
          <w:sz w:val="16"/>
          <w:szCs w:val="16"/>
        </w:rPr>
        <w:t>Kaiser</w:t>
      </w:r>
      <w:r w:rsidRPr="00A3306E">
        <w:rPr>
          <w:rFonts w:ascii="Times New Roman" w:eastAsia="宋体" w:hAnsi="Times New Roman" w:cs="Times New Roman"/>
          <w:sz w:val="16"/>
          <w:szCs w:val="16"/>
        </w:rPr>
        <w:t>窗函数滤波器星间距处理结果、</w:t>
      </w:r>
      <w:r w:rsidRPr="00A3306E">
        <w:rPr>
          <w:rFonts w:ascii="Times New Roman" w:eastAsia="宋体" w:hAnsi="Times New Roman" w:cs="Times New Roman"/>
          <w:sz w:val="16"/>
          <w:szCs w:val="16"/>
        </w:rPr>
        <w:t>JPL</w:t>
      </w:r>
      <w:r w:rsidRPr="00A3306E">
        <w:rPr>
          <w:rFonts w:ascii="Times New Roman" w:eastAsia="宋体" w:hAnsi="Times New Roman" w:cs="Times New Roman"/>
          <w:sz w:val="16"/>
          <w:szCs w:val="16"/>
        </w:rPr>
        <w:t>发布星间距与未重采样星间距振幅谱谱密度</w:t>
      </w:r>
    </w:p>
    <w:p w14:paraId="1B1906DE" w14:textId="7CA0EB25" w:rsidR="00100A50" w:rsidRPr="00A3306E" w:rsidRDefault="00100A50" w:rsidP="00544E64">
      <w:pPr>
        <w:adjustRightInd w:val="0"/>
        <w:snapToGrid w:val="0"/>
        <w:spacing w:line="360" w:lineRule="auto"/>
        <w:jc w:val="center"/>
        <w:rPr>
          <w:rFonts w:ascii="Times New Roman" w:eastAsia="宋体" w:hAnsi="Times New Roman" w:cs="Times New Roman"/>
          <w:sz w:val="16"/>
          <w:szCs w:val="16"/>
        </w:rPr>
      </w:pPr>
      <w:r w:rsidRPr="00A3306E">
        <w:rPr>
          <w:rFonts w:ascii="Times New Roman" w:eastAsia="宋体" w:hAnsi="Times New Roman" w:cs="Times New Roman"/>
          <w:sz w:val="16"/>
          <w:szCs w:val="16"/>
        </w:rPr>
        <w:t xml:space="preserve">Figure </w:t>
      </w:r>
      <w:r w:rsidRPr="00A3306E">
        <w:rPr>
          <w:rFonts w:ascii="Times New Roman" w:eastAsia="宋体" w:hAnsi="Times New Roman" w:cs="Times New Roman"/>
          <w:sz w:val="16"/>
          <w:szCs w:val="16"/>
        </w:rPr>
        <w:fldChar w:fldCharType="begin"/>
      </w:r>
      <w:r w:rsidRPr="00A3306E">
        <w:rPr>
          <w:rFonts w:ascii="Times New Roman" w:eastAsia="宋体" w:hAnsi="Times New Roman" w:cs="Times New Roman"/>
          <w:sz w:val="16"/>
          <w:szCs w:val="16"/>
        </w:rPr>
        <w:instrText xml:space="preserve"> SEQ Figure \* ARABIC </w:instrText>
      </w:r>
      <w:r w:rsidRPr="00A3306E">
        <w:rPr>
          <w:rFonts w:ascii="Times New Roman" w:eastAsia="宋体" w:hAnsi="Times New Roman" w:cs="Times New Roman"/>
          <w:sz w:val="16"/>
          <w:szCs w:val="16"/>
        </w:rPr>
        <w:fldChar w:fldCharType="separate"/>
      </w:r>
      <w:r w:rsidR="00AB4BEE" w:rsidRPr="00A3306E">
        <w:rPr>
          <w:rFonts w:ascii="Times New Roman" w:eastAsia="宋体" w:hAnsi="Times New Roman" w:cs="Times New Roman"/>
          <w:noProof/>
          <w:sz w:val="16"/>
          <w:szCs w:val="16"/>
        </w:rPr>
        <w:t>16</w:t>
      </w:r>
      <w:r w:rsidRPr="00A3306E">
        <w:rPr>
          <w:rFonts w:ascii="Times New Roman" w:eastAsia="宋体" w:hAnsi="Times New Roman" w:cs="Times New Roman"/>
          <w:sz w:val="16"/>
          <w:szCs w:val="16"/>
        </w:rPr>
        <w:fldChar w:fldCharType="end"/>
      </w:r>
      <w:r w:rsidRPr="00A3306E">
        <w:rPr>
          <w:rFonts w:ascii="Times New Roman" w:eastAsia="宋体" w:hAnsi="Times New Roman" w:cs="Times New Roman"/>
          <w:sz w:val="16"/>
          <w:szCs w:val="16"/>
        </w:rPr>
        <w:t xml:space="preserve"> Comparison of the amplitude spectral densities of the inter-satellite range processed by FIR filter with Kaiser window, one published by JPL and original data without resampling</w:t>
      </w:r>
    </w:p>
    <w:p w14:paraId="2A292706" w14:textId="77777777" w:rsidR="00100A50" w:rsidRPr="00A3306E" w:rsidRDefault="00100A50" w:rsidP="00544E64">
      <w:pPr>
        <w:adjustRightInd w:val="0"/>
        <w:snapToGrid w:val="0"/>
        <w:spacing w:line="360" w:lineRule="auto"/>
        <w:jc w:val="center"/>
        <w:rPr>
          <w:rFonts w:ascii="Times New Roman" w:eastAsia="宋体" w:hAnsi="Times New Roman" w:cs="Times New Roman"/>
        </w:rPr>
      </w:pPr>
      <w:r w:rsidRPr="00A3306E">
        <w:rPr>
          <w:rFonts w:ascii="Times New Roman" w:eastAsia="宋体" w:hAnsi="Times New Roman" w:cs="Times New Roman"/>
          <w:noProof/>
        </w:rPr>
        <w:lastRenderedPageBreak/>
        <w:drawing>
          <wp:inline distT="0" distB="0" distL="0" distR="0" wp14:anchorId="5A81575A" wp14:editId="2F010624">
            <wp:extent cx="5257800" cy="25908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5257800" cy="2590800"/>
                    </a:xfrm>
                    <a:prstGeom prst="rect">
                      <a:avLst/>
                    </a:prstGeom>
                    <a:noFill/>
                    <a:ln>
                      <a:noFill/>
                    </a:ln>
                  </pic:spPr>
                </pic:pic>
              </a:graphicData>
            </a:graphic>
          </wp:inline>
        </w:drawing>
      </w:r>
    </w:p>
    <w:p w14:paraId="07CAE9C0" w14:textId="4469E540" w:rsidR="00100A50" w:rsidRPr="00A3306E" w:rsidRDefault="00100A50" w:rsidP="00544E64">
      <w:pPr>
        <w:adjustRightInd w:val="0"/>
        <w:snapToGrid w:val="0"/>
        <w:spacing w:line="360" w:lineRule="auto"/>
        <w:jc w:val="center"/>
        <w:rPr>
          <w:rFonts w:ascii="Times New Roman" w:eastAsia="宋体" w:hAnsi="Times New Roman" w:cs="Times New Roman"/>
          <w:sz w:val="16"/>
          <w:szCs w:val="16"/>
        </w:rPr>
      </w:pPr>
      <w:bookmarkStart w:id="192" w:name="_Ref62720944"/>
      <w:r w:rsidRPr="00A3306E">
        <w:rPr>
          <w:rFonts w:ascii="Times New Roman" w:eastAsia="宋体" w:hAnsi="Times New Roman" w:cs="Times New Roman"/>
          <w:sz w:val="16"/>
          <w:szCs w:val="16"/>
        </w:rPr>
        <w:t>图</w:t>
      </w:r>
      <w:r w:rsidRPr="00A3306E">
        <w:rPr>
          <w:rFonts w:ascii="Times New Roman" w:eastAsia="宋体" w:hAnsi="Times New Roman" w:cs="Times New Roman"/>
          <w:sz w:val="16"/>
          <w:szCs w:val="16"/>
        </w:rPr>
        <w:t xml:space="preserve"> </w:t>
      </w:r>
      <w:r w:rsidRPr="00A3306E">
        <w:rPr>
          <w:rFonts w:ascii="Times New Roman" w:eastAsia="宋体" w:hAnsi="Times New Roman" w:cs="Times New Roman"/>
          <w:sz w:val="16"/>
          <w:szCs w:val="16"/>
        </w:rPr>
        <w:fldChar w:fldCharType="begin"/>
      </w:r>
      <w:r w:rsidRPr="00A3306E">
        <w:rPr>
          <w:rFonts w:ascii="Times New Roman" w:eastAsia="宋体" w:hAnsi="Times New Roman" w:cs="Times New Roman"/>
          <w:sz w:val="16"/>
          <w:szCs w:val="16"/>
        </w:rPr>
        <w:instrText xml:space="preserve"> SEQ </w:instrText>
      </w:r>
      <w:r w:rsidRPr="00A3306E">
        <w:rPr>
          <w:rFonts w:ascii="Times New Roman" w:eastAsia="宋体" w:hAnsi="Times New Roman" w:cs="Times New Roman"/>
          <w:sz w:val="16"/>
          <w:szCs w:val="16"/>
        </w:rPr>
        <w:instrText>图</w:instrText>
      </w:r>
      <w:r w:rsidRPr="00A3306E">
        <w:rPr>
          <w:rFonts w:ascii="Times New Roman" w:eastAsia="宋体" w:hAnsi="Times New Roman" w:cs="Times New Roman"/>
          <w:sz w:val="16"/>
          <w:szCs w:val="16"/>
        </w:rPr>
        <w:instrText xml:space="preserve"> \* ARABIC </w:instrText>
      </w:r>
      <w:r w:rsidRPr="00A3306E">
        <w:rPr>
          <w:rFonts w:ascii="Times New Roman" w:eastAsia="宋体" w:hAnsi="Times New Roman" w:cs="Times New Roman"/>
          <w:sz w:val="16"/>
          <w:szCs w:val="16"/>
        </w:rPr>
        <w:fldChar w:fldCharType="separate"/>
      </w:r>
      <w:r w:rsidR="00AB4BEE" w:rsidRPr="00A3306E">
        <w:rPr>
          <w:rFonts w:ascii="Times New Roman" w:eastAsia="宋体" w:hAnsi="Times New Roman" w:cs="Times New Roman"/>
          <w:noProof/>
          <w:sz w:val="16"/>
          <w:szCs w:val="16"/>
        </w:rPr>
        <w:t>17</w:t>
      </w:r>
      <w:r w:rsidRPr="00A3306E">
        <w:rPr>
          <w:rFonts w:ascii="Times New Roman" w:eastAsia="宋体" w:hAnsi="Times New Roman" w:cs="Times New Roman"/>
          <w:sz w:val="16"/>
          <w:szCs w:val="16"/>
        </w:rPr>
        <w:fldChar w:fldCharType="end"/>
      </w:r>
      <w:bookmarkEnd w:id="192"/>
      <w:r w:rsidRPr="00A3306E">
        <w:rPr>
          <w:rFonts w:ascii="Times New Roman" w:eastAsia="宋体" w:hAnsi="Times New Roman" w:cs="Times New Roman"/>
          <w:sz w:val="16"/>
          <w:szCs w:val="16"/>
        </w:rPr>
        <w:t xml:space="preserve"> Kaiser</w:t>
      </w:r>
      <w:r w:rsidRPr="00A3306E">
        <w:rPr>
          <w:rFonts w:ascii="Times New Roman" w:eastAsia="宋体" w:hAnsi="Times New Roman" w:cs="Times New Roman"/>
          <w:sz w:val="16"/>
          <w:szCs w:val="16"/>
        </w:rPr>
        <w:t>窗函数滤波器星间变</w:t>
      </w:r>
      <w:proofErr w:type="gramStart"/>
      <w:r w:rsidRPr="00A3306E">
        <w:rPr>
          <w:rFonts w:ascii="Times New Roman" w:eastAsia="宋体" w:hAnsi="Times New Roman" w:cs="Times New Roman"/>
          <w:sz w:val="16"/>
          <w:szCs w:val="16"/>
        </w:rPr>
        <w:t>率处理</w:t>
      </w:r>
      <w:proofErr w:type="gramEnd"/>
      <w:r w:rsidRPr="00A3306E">
        <w:rPr>
          <w:rFonts w:ascii="Times New Roman" w:eastAsia="宋体" w:hAnsi="Times New Roman" w:cs="Times New Roman"/>
          <w:sz w:val="16"/>
          <w:szCs w:val="16"/>
        </w:rPr>
        <w:t>结果同</w:t>
      </w:r>
      <w:r w:rsidRPr="00A3306E">
        <w:rPr>
          <w:rFonts w:ascii="Times New Roman" w:eastAsia="宋体" w:hAnsi="Times New Roman" w:cs="Times New Roman"/>
          <w:sz w:val="16"/>
          <w:szCs w:val="16"/>
        </w:rPr>
        <w:t>JPL</w:t>
      </w:r>
      <w:r w:rsidRPr="00A3306E">
        <w:rPr>
          <w:rFonts w:ascii="Times New Roman" w:eastAsia="宋体" w:hAnsi="Times New Roman" w:cs="Times New Roman"/>
          <w:sz w:val="16"/>
          <w:szCs w:val="16"/>
        </w:rPr>
        <w:t>发布星间变率对比</w:t>
      </w:r>
      <w:r w:rsidRPr="00A3306E">
        <w:rPr>
          <w:rFonts w:ascii="Times New Roman" w:eastAsia="宋体" w:hAnsi="Times New Roman" w:cs="Times New Roman"/>
          <w:sz w:val="16"/>
          <w:szCs w:val="16"/>
        </w:rPr>
        <w:t>(a)</w:t>
      </w:r>
      <w:r w:rsidRPr="00A3306E">
        <w:rPr>
          <w:rFonts w:ascii="Times New Roman" w:eastAsia="宋体" w:hAnsi="Times New Roman" w:cs="Times New Roman"/>
          <w:sz w:val="16"/>
          <w:szCs w:val="16"/>
        </w:rPr>
        <w:t>与两者残差</w:t>
      </w:r>
      <w:r w:rsidRPr="00A3306E">
        <w:rPr>
          <w:rFonts w:ascii="Times New Roman" w:eastAsia="宋体" w:hAnsi="Times New Roman" w:cs="Times New Roman"/>
          <w:sz w:val="16"/>
          <w:szCs w:val="16"/>
        </w:rPr>
        <w:t>(b)</w:t>
      </w:r>
    </w:p>
    <w:p w14:paraId="0E7612B1" w14:textId="771A3A24" w:rsidR="00100A50" w:rsidRPr="00A3306E" w:rsidRDefault="00100A50" w:rsidP="00544E64">
      <w:pPr>
        <w:adjustRightInd w:val="0"/>
        <w:snapToGrid w:val="0"/>
        <w:spacing w:line="360" w:lineRule="auto"/>
        <w:jc w:val="center"/>
        <w:rPr>
          <w:rFonts w:ascii="Times New Roman" w:eastAsia="宋体" w:hAnsi="Times New Roman" w:cs="Times New Roman"/>
          <w:sz w:val="16"/>
          <w:szCs w:val="16"/>
        </w:rPr>
      </w:pPr>
      <w:r w:rsidRPr="00A3306E">
        <w:rPr>
          <w:rFonts w:ascii="Times New Roman" w:eastAsia="宋体" w:hAnsi="Times New Roman" w:cs="Times New Roman"/>
          <w:sz w:val="16"/>
          <w:szCs w:val="16"/>
        </w:rPr>
        <w:t xml:space="preserve">Figure </w:t>
      </w:r>
      <w:r w:rsidRPr="00A3306E">
        <w:rPr>
          <w:rFonts w:ascii="Times New Roman" w:eastAsia="宋体" w:hAnsi="Times New Roman" w:cs="Times New Roman"/>
          <w:sz w:val="16"/>
          <w:szCs w:val="16"/>
        </w:rPr>
        <w:fldChar w:fldCharType="begin"/>
      </w:r>
      <w:r w:rsidRPr="00A3306E">
        <w:rPr>
          <w:rFonts w:ascii="Times New Roman" w:eastAsia="宋体" w:hAnsi="Times New Roman" w:cs="Times New Roman"/>
          <w:sz w:val="16"/>
          <w:szCs w:val="16"/>
        </w:rPr>
        <w:instrText xml:space="preserve"> SEQ Figure \* ARABIC </w:instrText>
      </w:r>
      <w:r w:rsidRPr="00A3306E">
        <w:rPr>
          <w:rFonts w:ascii="Times New Roman" w:eastAsia="宋体" w:hAnsi="Times New Roman" w:cs="Times New Roman"/>
          <w:sz w:val="16"/>
          <w:szCs w:val="16"/>
        </w:rPr>
        <w:fldChar w:fldCharType="separate"/>
      </w:r>
      <w:r w:rsidR="00AB4BEE" w:rsidRPr="00A3306E">
        <w:rPr>
          <w:rFonts w:ascii="Times New Roman" w:eastAsia="宋体" w:hAnsi="Times New Roman" w:cs="Times New Roman"/>
          <w:noProof/>
          <w:sz w:val="16"/>
          <w:szCs w:val="16"/>
        </w:rPr>
        <w:t>17</w:t>
      </w:r>
      <w:r w:rsidRPr="00A3306E">
        <w:rPr>
          <w:rFonts w:ascii="Times New Roman" w:eastAsia="宋体" w:hAnsi="Times New Roman" w:cs="Times New Roman"/>
          <w:sz w:val="16"/>
          <w:szCs w:val="16"/>
        </w:rPr>
        <w:fldChar w:fldCharType="end"/>
      </w:r>
      <w:r w:rsidRPr="00A3306E">
        <w:rPr>
          <w:rFonts w:ascii="Times New Roman" w:eastAsia="宋体" w:hAnsi="Times New Roman" w:cs="Times New Roman"/>
          <w:sz w:val="16"/>
          <w:szCs w:val="16"/>
        </w:rPr>
        <w:t xml:space="preserve"> Comparison between inter-satellite range-rate published by JPL and one processed by FIR filter with Kaiser windows (a) and the residual of the aforementioned two inter-satellite range-rate (b)</w:t>
      </w:r>
    </w:p>
    <w:p w14:paraId="62B7BCA8" w14:textId="77777777" w:rsidR="00100A50" w:rsidRPr="00A3306E" w:rsidRDefault="00100A50" w:rsidP="00544E64">
      <w:pPr>
        <w:adjustRightInd w:val="0"/>
        <w:snapToGrid w:val="0"/>
        <w:spacing w:line="360" w:lineRule="auto"/>
        <w:jc w:val="center"/>
        <w:rPr>
          <w:rFonts w:ascii="Times New Roman" w:eastAsia="宋体" w:hAnsi="Times New Roman" w:cs="Times New Roman"/>
        </w:rPr>
      </w:pPr>
      <w:r w:rsidRPr="00A3306E">
        <w:rPr>
          <w:rFonts w:ascii="Times New Roman" w:eastAsia="宋体" w:hAnsi="Times New Roman" w:cs="Times New Roman"/>
          <w:noProof/>
        </w:rPr>
        <w:drawing>
          <wp:inline distT="0" distB="0" distL="0" distR="0" wp14:anchorId="555562E0" wp14:editId="47BF165F">
            <wp:extent cx="5265420" cy="2590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5265420" cy="2590800"/>
                    </a:xfrm>
                    <a:prstGeom prst="rect">
                      <a:avLst/>
                    </a:prstGeom>
                    <a:noFill/>
                    <a:ln>
                      <a:noFill/>
                    </a:ln>
                  </pic:spPr>
                </pic:pic>
              </a:graphicData>
            </a:graphic>
          </wp:inline>
        </w:drawing>
      </w:r>
    </w:p>
    <w:p w14:paraId="3DCD6740" w14:textId="443575A2" w:rsidR="00100A50" w:rsidRPr="00A3306E" w:rsidRDefault="00100A50" w:rsidP="00544E64">
      <w:pPr>
        <w:adjustRightInd w:val="0"/>
        <w:snapToGrid w:val="0"/>
        <w:spacing w:line="360" w:lineRule="auto"/>
        <w:jc w:val="center"/>
        <w:rPr>
          <w:rFonts w:ascii="Times New Roman" w:eastAsia="宋体" w:hAnsi="Times New Roman" w:cs="Times New Roman"/>
          <w:sz w:val="16"/>
          <w:szCs w:val="16"/>
        </w:rPr>
      </w:pPr>
      <w:bookmarkStart w:id="193" w:name="_Ref62721076"/>
      <w:r w:rsidRPr="00A3306E">
        <w:rPr>
          <w:rFonts w:ascii="Times New Roman" w:eastAsia="宋体" w:hAnsi="Times New Roman" w:cs="Times New Roman"/>
          <w:sz w:val="16"/>
          <w:szCs w:val="16"/>
        </w:rPr>
        <w:t>图</w:t>
      </w:r>
      <w:r w:rsidRPr="00A3306E">
        <w:rPr>
          <w:rFonts w:ascii="Times New Roman" w:eastAsia="宋体" w:hAnsi="Times New Roman" w:cs="Times New Roman"/>
          <w:sz w:val="16"/>
          <w:szCs w:val="16"/>
        </w:rPr>
        <w:t xml:space="preserve"> </w:t>
      </w:r>
      <w:r w:rsidRPr="00A3306E">
        <w:rPr>
          <w:rFonts w:ascii="Times New Roman" w:eastAsia="宋体" w:hAnsi="Times New Roman" w:cs="Times New Roman"/>
          <w:sz w:val="16"/>
          <w:szCs w:val="16"/>
        </w:rPr>
        <w:fldChar w:fldCharType="begin"/>
      </w:r>
      <w:r w:rsidRPr="00A3306E">
        <w:rPr>
          <w:rFonts w:ascii="Times New Roman" w:eastAsia="宋体" w:hAnsi="Times New Roman" w:cs="Times New Roman"/>
          <w:sz w:val="16"/>
          <w:szCs w:val="16"/>
        </w:rPr>
        <w:instrText xml:space="preserve"> SEQ </w:instrText>
      </w:r>
      <w:r w:rsidRPr="00A3306E">
        <w:rPr>
          <w:rFonts w:ascii="Times New Roman" w:eastAsia="宋体" w:hAnsi="Times New Roman" w:cs="Times New Roman"/>
          <w:sz w:val="16"/>
          <w:szCs w:val="16"/>
        </w:rPr>
        <w:instrText>图</w:instrText>
      </w:r>
      <w:r w:rsidRPr="00A3306E">
        <w:rPr>
          <w:rFonts w:ascii="Times New Roman" w:eastAsia="宋体" w:hAnsi="Times New Roman" w:cs="Times New Roman"/>
          <w:sz w:val="16"/>
          <w:szCs w:val="16"/>
        </w:rPr>
        <w:instrText xml:space="preserve"> \* ARABIC </w:instrText>
      </w:r>
      <w:r w:rsidRPr="00A3306E">
        <w:rPr>
          <w:rFonts w:ascii="Times New Roman" w:eastAsia="宋体" w:hAnsi="Times New Roman" w:cs="Times New Roman"/>
          <w:sz w:val="16"/>
          <w:szCs w:val="16"/>
        </w:rPr>
        <w:fldChar w:fldCharType="separate"/>
      </w:r>
      <w:r w:rsidR="00AB4BEE" w:rsidRPr="00A3306E">
        <w:rPr>
          <w:rFonts w:ascii="Times New Roman" w:eastAsia="宋体" w:hAnsi="Times New Roman" w:cs="Times New Roman"/>
          <w:noProof/>
          <w:sz w:val="16"/>
          <w:szCs w:val="16"/>
        </w:rPr>
        <w:t>18</w:t>
      </w:r>
      <w:r w:rsidRPr="00A3306E">
        <w:rPr>
          <w:rFonts w:ascii="Times New Roman" w:eastAsia="宋体" w:hAnsi="Times New Roman" w:cs="Times New Roman"/>
          <w:sz w:val="16"/>
          <w:szCs w:val="16"/>
        </w:rPr>
        <w:fldChar w:fldCharType="end"/>
      </w:r>
      <w:bookmarkEnd w:id="193"/>
      <w:r w:rsidRPr="00A3306E">
        <w:rPr>
          <w:rFonts w:ascii="Times New Roman" w:eastAsia="宋体" w:hAnsi="Times New Roman" w:cs="Times New Roman"/>
          <w:sz w:val="16"/>
          <w:szCs w:val="16"/>
        </w:rPr>
        <w:t xml:space="preserve"> Kaiser</w:t>
      </w:r>
      <w:r w:rsidRPr="00A3306E">
        <w:rPr>
          <w:rFonts w:ascii="Times New Roman" w:eastAsia="宋体" w:hAnsi="Times New Roman" w:cs="Times New Roman"/>
          <w:sz w:val="16"/>
          <w:szCs w:val="16"/>
        </w:rPr>
        <w:t>窗函数滤波器星间变率振幅谱密度</w:t>
      </w:r>
    </w:p>
    <w:p w14:paraId="0BFEE383" w14:textId="52FBEDC9" w:rsidR="00100A50" w:rsidRPr="00A3306E" w:rsidRDefault="00100A50" w:rsidP="00544E64">
      <w:pPr>
        <w:adjustRightInd w:val="0"/>
        <w:snapToGrid w:val="0"/>
        <w:spacing w:line="360" w:lineRule="auto"/>
        <w:jc w:val="center"/>
        <w:rPr>
          <w:rFonts w:ascii="Times New Roman" w:eastAsia="宋体" w:hAnsi="Times New Roman" w:cs="Times New Roman"/>
          <w:sz w:val="16"/>
          <w:szCs w:val="16"/>
        </w:rPr>
      </w:pPr>
      <w:r w:rsidRPr="00A3306E">
        <w:rPr>
          <w:rFonts w:ascii="Times New Roman" w:eastAsia="宋体" w:hAnsi="Times New Roman" w:cs="Times New Roman"/>
          <w:sz w:val="16"/>
          <w:szCs w:val="16"/>
        </w:rPr>
        <w:t xml:space="preserve">Figure </w:t>
      </w:r>
      <w:r w:rsidRPr="00A3306E">
        <w:rPr>
          <w:rFonts w:ascii="Times New Roman" w:eastAsia="宋体" w:hAnsi="Times New Roman" w:cs="Times New Roman"/>
          <w:sz w:val="16"/>
          <w:szCs w:val="16"/>
        </w:rPr>
        <w:fldChar w:fldCharType="begin"/>
      </w:r>
      <w:r w:rsidRPr="00A3306E">
        <w:rPr>
          <w:rFonts w:ascii="Times New Roman" w:eastAsia="宋体" w:hAnsi="Times New Roman" w:cs="Times New Roman"/>
          <w:sz w:val="16"/>
          <w:szCs w:val="16"/>
        </w:rPr>
        <w:instrText xml:space="preserve"> SEQ Figure \* ARABIC </w:instrText>
      </w:r>
      <w:r w:rsidRPr="00A3306E">
        <w:rPr>
          <w:rFonts w:ascii="Times New Roman" w:eastAsia="宋体" w:hAnsi="Times New Roman" w:cs="Times New Roman"/>
          <w:sz w:val="16"/>
          <w:szCs w:val="16"/>
        </w:rPr>
        <w:fldChar w:fldCharType="separate"/>
      </w:r>
      <w:r w:rsidR="00AB4BEE" w:rsidRPr="00A3306E">
        <w:rPr>
          <w:rFonts w:ascii="Times New Roman" w:eastAsia="宋体" w:hAnsi="Times New Roman" w:cs="Times New Roman"/>
          <w:noProof/>
          <w:sz w:val="16"/>
          <w:szCs w:val="16"/>
        </w:rPr>
        <w:t>18</w:t>
      </w:r>
      <w:r w:rsidRPr="00A3306E">
        <w:rPr>
          <w:rFonts w:ascii="Times New Roman" w:eastAsia="宋体" w:hAnsi="Times New Roman" w:cs="Times New Roman"/>
          <w:sz w:val="16"/>
          <w:szCs w:val="16"/>
        </w:rPr>
        <w:fldChar w:fldCharType="end"/>
      </w:r>
      <w:r w:rsidRPr="00A3306E">
        <w:rPr>
          <w:rFonts w:ascii="Times New Roman" w:eastAsia="宋体" w:hAnsi="Times New Roman" w:cs="Times New Roman"/>
          <w:sz w:val="16"/>
          <w:szCs w:val="16"/>
        </w:rPr>
        <w:t xml:space="preserve"> Amplitude spectral density of inter-satellite range-rate processed by FIR filter with Kaiser window, one </w:t>
      </w:r>
      <w:proofErr w:type="spellStart"/>
      <w:r w:rsidRPr="00A3306E">
        <w:rPr>
          <w:rFonts w:ascii="Times New Roman" w:eastAsia="宋体" w:hAnsi="Times New Roman" w:cs="Times New Roman"/>
          <w:sz w:val="16"/>
          <w:szCs w:val="16"/>
        </w:rPr>
        <w:t>publised</w:t>
      </w:r>
      <w:proofErr w:type="spellEnd"/>
      <w:r w:rsidRPr="00A3306E">
        <w:rPr>
          <w:rFonts w:ascii="Times New Roman" w:eastAsia="宋体" w:hAnsi="Times New Roman" w:cs="Times New Roman"/>
          <w:sz w:val="16"/>
          <w:szCs w:val="16"/>
        </w:rPr>
        <w:t xml:space="preserve"> by JPL and their residual</w:t>
      </w:r>
    </w:p>
    <w:p w14:paraId="4C6AC339" w14:textId="77777777" w:rsidR="00100A50" w:rsidRPr="00A3306E" w:rsidRDefault="00100A50" w:rsidP="00544E64">
      <w:pPr>
        <w:adjustRightInd w:val="0"/>
        <w:snapToGrid w:val="0"/>
        <w:spacing w:line="360" w:lineRule="auto"/>
        <w:jc w:val="center"/>
        <w:rPr>
          <w:rFonts w:ascii="Times New Roman" w:eastAsia="宋体" w:hAnsi="Times New Roman" w:cs="Times New Roman"/>
        </w:rPr>
      </w:pPr>
      <w:r w:rsidRPr="00A3306E">
        <w:rPr>
          <w:rFonts w:ascii="Times New Roman" w:eastAsia="宋体" w:hAnsi="Times New Roman" w:cs="Times New Roman"/>
          <w:noProof/>
        </w:rPr>
        <w:lastRenderedPageBreak/>
        <w:drawing>
          <wp:inline distT="0" distB="0" distL="0" distR="0" wp14:anchorId="08CA230A" wp14:editId="4DAEF905">
            <wp:extent cx="5265420" cy="261366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5265420" cy="2613660"/>
                    </a:xfrm>
                    <a:prstGeom prst="rect">
                      <a:avLst/>
                    </a:prstGeom>
                    <a:noFill/>
                    <a:ln>
                      <a:noFill/>
                    </a:ln>
                  </pic:spPr>
                </pic:pic>
              </a:graphicData>
            </a:graphic>
          </wp:inline>
        </w:drawing>
      </w:r>
    </w:p>
    <w:p w14:paraId="443ADD2C" w14:textId="25DE1229" w:rsidR="00A53BCE" w:rsidRPr="00A3306E" w:rsidRDefault="00100A50" w:rsidP="00544E64">
      <w:pPr>
        <w:adjustRightInd w:val="0"/>
        <w:snapToGrid w:val="0"/>
        <w:spacing w:line="360" w:lineRule="auto"/>
        <w:jc w:val="center"/>
        <w:rPr>
          <w:rFonts w:ascii="Times New Roman" w:eastAsia="宋体" w:hAnsi="Times New Roman" w:cs="Times New Roman"/>
          <w:sz w:val="16"/>
          <w:szCs w:val="16"/>
        </w:rPr>
      </w:pPr>
      <w:bookmarkStart w:id="194" w:name="_Ref62720945"/>
      <w:r w:rsidRPr="00A3306E">
        <w:rPr>
          <w:rFonts w:ascii="Times New Roman" w:eastAsia="宋体" w:hAnsi="Times New Roman" w:cs="Times New Roman"/>
          <w:sz w:val="16"/>
          <w:szCs w:val="16"/>
        </w:rPr>
        <w:t>图</w:t>
      </w:r>
      <w:r w:rsidRPr="00A3306E">
        <w:rPr>
          <w:rFonts w:ascii="Times New Roman" w:eastAsia="宋体" w:hAnsi="Times New Roman" w:cs="Times New Roman"/>
          <w:sz w:val="16"/>
          <w:szCs w:val="16"/>
        </w:rPr>
        <w:t xml:space="preserve"> </w:t>
      </w:r>
      <w:r w:rsidRPr="00A3306E">
        <w:rPr>
          <w:rFonts w:ascii="Times New Roman" w:eastAsia="宋体" w:hAnsi="Times New Roman" w:cs="Times New Roman"/>
          <w:sz w:val="16"/>
          <w:szCs w:val="16"/>
        </w:rPr>
        <w:fldChar w:fldCharType="begin"/>
      </w:r>
      <w:r w:rsidRPr="00A3306E">
        <w:rPr>
          <w:rFonts w:ascii="Times New Roman" w:eastAsia="宋体" w:hAnsi="Times New Roman" w:cs="Times New Roman"/>
          <w:sz w:val="16"/>
          <w:szCs w:val="16"/>
        </w:rPr>
        <w:instrText xml:space="preserve"> SEQ </w:instrText>
      </w:r>
      <w:r w:rsidRPr="00A3306E">
        <w:rPr>
          <w:rFonts w:ascii="Times New Roman" w:eastAsia="宋体" w:hAnsi="Times New Roman" w:cs="Times New Roman"/>
          <w:sz w:val="16"/>
          <w:szCs w:val="16"/>
        </w:rPr>
        <w:instrText>图</w:instrText>
      </w:r>
      <w:r w:rsidRPr="00A3306E">
        <w:rPr>
          <w:rFonts w:ascii="Times New Roman" w:eastAsia="宋体" w:hAnsi="Times New Roman" w:cs="Times New Roman"/>
          <w:sz w:val="16"/>
          <w:szCs w:val="16"/>
        </w:rPr>
        <w:instrText xml:space="preserve"> \* ARABIC </w:instrText>
      </w:r>
      <w:r w:rsidRPr="00A3306E">
        <w:rPr>
          <w:rFonts w:ascii="Times New Roman" w:eastAsia="宋体" w:hAnsi="Times New Roman" w:cs="Times New Roman"/>
          <w:sz w:val="16"/>
          <w:szCs w:val="16"/>
        </w:rPr>
        <w:fldChar w:fldCharType="separate"/>
      </w:r>
      <w:r w:rsidR="00AB4BEE" w:rsidRPr="00A3306E">
        <w:rPr>
          <w:rFonts w:ascii="Times New Roman" w:eastAsia="宋体" w:hAnsi="Times New Roman" w:cs="Times New Roman"/>
          <w:noProof/>
          <w:sz w:val="16"/>
          <w:szCs w:val="16"/>
        </w:rPr>
        <w:t>19</w:t>
      </w:r>
      <w:r w:rsidRPr="00A3306E">
        <w:rPr>
          <w:rFonts w:ascii="Times New Roman" w:eastAsia="宋体" w:hAnsi="Times New Roman" w:cs="Times New Roman"/>
          <w:sz w:val="16"/>
          <w:szCs w:val="16"/>
        </w:rPr>
        <w:fldChar w:fldCharType="end"/>
      </w:r>
      <w:bookmarkEnd w:id="194"/>
      <w:r w:rsidRPr="00A3306E">
        <w:rPr>
          <w:rFonts w:ascii="Times New Roman" w:eastAsia="宋体" w:hAnsi="Times New Roman" w:cs="Times New Roman"/>
          <w:sz w:val="16"/>
          <w:szCs w:val="16"/>
        </w:rPr>
        <w:t xml:space="preserve"> Kaiser</w:t>
      </w:r>
      <w:r w:rsidRPr="00A3306E">
        <w:rPr>
          <w:rFonts w:ascii="Times New Roman" w:eastAsia="宋体" w:hAnsi="Times New Roman" w:cs="Times New Roman"/>
          <w:sz w:val="16"/>
          <w:szCs w:val="16"/>
        </w:rPr>
        <w:t>窗函数滤波器星间加速度处理结果</w:t>
      </w:r>
    </w:p>
    <w:p w14:paraId="36D0491C" w14:textId="7F6E4430" w:rsidR="00100A50" w:rsidRPr="00A3306E" w:rsidRDefault="00A53BCE" w:rsidP="00544E64">
      <w:pPr>
        <w:adjustRightInd w:val="0"/>
        <w:snapToGrid w:val="0"/>
        <w:spacing w:line="360" w:lineRule="auto"/>
        <w:jc w:val="center"/>
        <w:rPr>
          <w:rFonts w:ascii="Times New Roman" w:eastAsia="宋体" w:hAnsi="Times New Roman" w:cs="Times New Roman"/>
          <w:sz w:val="16"/>
          <w:szCs w:val="16"/>
        </w:rPr>
      </w:pPr>
      <w:r w:rsidRPr="00A3306E">
        <w:rPr>
          <w:rFonts w:ascii="Times New Roman" w:eastAsia="宋体" w:hAnsi="Times New Roman" w:cs="Times New Roman"/>
          <w:sz w:val="16"/>
          <w:szCs w:val="16"/>
        </w:rPr>
        <w:t>(a)</w:t>
      </w:r>
      <w:r w:rsidR="00100A50" w:rsidRPr="00A3306E">
        <w:rPr>
          <w:rFonts w:ascii="Times New Roman" w:eastAsia="宋体" w:hAnsi="Times New Roman" w:cs="Times New Roman"/>
          <w:sz w:val="16"/>
          <w:szCs w:val="16"/>
        </w:rPr>
        <w:t>同</w:t>
      </w:r>
      <w:r w:rsidR="00100A50" w:rsidRPr="00A3306E">
        <w:rPr>
          <w:rFonts w:ascii="Times New Roman" w:eastAsia="宋体" w:hAnsi="Times New Roman" w:cs="Times New Roman"/>
          <w:sz w:val="16"/>
          <w:szCs w:val="16"/>
        </w:rPr>
        <w:t>JPL</w:t>
      </w:r>
      <w:r w:rsidR="00100A50" w:rsidRPr="00A3306E">
        <w:rPr>
          <w:rFonts w:ascii="Times New Roman" w:eastAsia="宋体" w:hAnsi="Times New Roman" w:cs="Times New Roman"/>
          <w:sz w:val="16"/>
          <w:szCs w:val="16"/>
        </w:rPr>
        <w:t>发布星间加速度对比</w:t>
      </w:r>
      <w:r w:rsidRPr="00A3306E">
        <w:rPr>
          <w:rFonts w:ascii="Times New Roman" w:eastAsia="宋体" w:hAnsi="Times New Roman" w:cs="Times New Roman" w:hint="eastAsia"/>
          <w:sz w:val="16"/>
          <w:szCs w:val="16"/>
        </w:rPr>
        <w:t>；</w:t>
      </w:r>
      <w:r w:rsidRPr="00A3306E">
        <w:rPr>
          <w:rFonts w:ascii="Times New Roman" w:eastAsia="宋体" w:hAnsi="Times New Roman" w:cs="Times New Roman"/>
          <w:sz w:val="16"/>
          <w:szCs w:val="16"/>
        </w:rPr>
        <w:t>(b)</w:t>
      </w:r>
      <w:r w:rsidR="00100A50" w:rsidRPr="00A3306E">
        <w:rPr>
          <w:rFonts w:ascii="Times New Roman" w:eastAsia="宋体" w:hAnsi="Times New Roman" w:cs="Times New Roman"/>
          <w:sz w:val="16"/>
          <w:szCs w:val="16"/>
        </w:rPr>
        <w:t>两者残差</w:t>
      </w:r>
    </w:p>
    <w:p w14:paraId="6F91841F" w14:textId="50A48759" w:rsidR="00100A50" w:rsidRPr="00A3306E" w:rsidRDefault="00100A50" w:rsidP="00544E64">
      <w:pPr>
        <w:adjustRightInd w:val="0"/>
        <w:snapToGrid w:val="0"/>
        <w:spacing w:line="360" w:lineRule="auto"/>
        <w:jc w:val="center"/>
        <w:rPr>
          <w:rFonts w:ascii="Times New Roman" w:eastAsia="宋体" w:hAnsi="Times New Roman" w:cs="Times New Roman"/>
          <w:sz w:val="16"/>
          <w:szCs w:val="16"/>
        </w:rPr>
      </w:pPr>
      <w:r w:rsidRPr="00A3306E">
        <w:rPr>
          <w:rFonts w:ascii="Times New Roman" w:eastAsia="宋体" w:hAnsi="Times New Roman" w:cs="Times New Roman"/>
          <w:sz w:val="16"/>
          <w:szCs w:val="16"/>
        </w:rPr>
        <w:t xml:space="preserve">Figure </w:t>
      </w:r>
      <w:r w:rsidRPr="00A3306E">
        <w:rPr>
          <w:rFonts w:ascii="Times New Roman" w:eastAsia="宋体" w:hAnsi="Times New Roman" w:cs="Times New Roman"/>
          <w:sz w:val="16"/>
          <w:szCs w:val="16"/>
        </w:rPr>
        <w:fldChar w:fldCharType="begin"/>
      </w:r>
      <w:r w:rsidRPr="00A3306E">
        <w:rPr>
          <w:rFonts w:ascii="Times New Roman" w:eastAsia="宋体" w:hAnsi="Times New Roman" w:cs="Times New Roman"/>
          <w:sz w:val="16"/>
          <w:szCs w:val="16"/>
        </w:rPr>
        <w:instrText xml:space="preserve"> SEQ Figure \* ARABIC </w:instrText>
      </w:r>
      <w:r w:rsidRPr="00A3306E">
        <w:rPr>
          <w:rFonts w:ascii="Times New Roman" w:eastAsia="宋体" w:hAnsi="Times New Roman" w:cs="Times New Roman"/>
          <w:sz w:val="16"/>
          <w:szCs w:val="16"/>
        </w:rPr>
        <w:fldChar w:fldCharType="separate"/>
      </w:r>
      <w:r w:rsidR="00AB4BEE" w:rsidRPr="00A3306E">
        <w:rPr>
          <w:rFonts w:ascii="Times New Roman" w:eastAsia="宋体" w:hAnsi="Times New Roman" w:cs="Times New Roman"/>
          <w:noProof/>
          <w:sz w:val="16"/>
          <w:szCs w:val="16"/>
        </w:rPr>
        <w:t>19</w:t>
      </w:r>
      <w:r w:rsidRPr="00A3306E">
        <w:rPr>
          <w:rFonts w:ascii="Times New Roman" w:eastAsia="宋体" w:hAnsi="Times New Roman" w:cs="Times New Roman"/>
          <w:sz w:val="16"/>
          <w:szCs w:val="16"/>
        </w:rPr>
        <w:fldChar w:fldCharType="end"/>
      </w:r>
      <w:r w:rsidRPr="00A3306E">
        <w:rPr>
          <w:rFonts w:ascii="Times New Roman" w:eastAsia="宋体" w:hAnsi="Times New Roman" w:cs="Times New Roman"/>
          <w:sz w:val="16"/>
          <w:szCs w:val="16"/>
        </w:rPr>
        <w:t xml:space="preserve"> Comparison between inter-satellite range-acceleration published by JPL and one processed by FIR filter with Kaiser windows (a) and the residual of the aforementioned two inter-satellite range-acceleration (b)</w:t>
      </w:r>
    </w:p>
    <w:p w14:paraId="3C868802" w14:textId="77777777" w:rsidR="00100A50" w:rsidRPr="00A3306E" w:rsidRDefault="00100A50" w:rsidP="00544E64">
      <w:pPr>
        <w:adjustRightInd w:val="0"/>
        <w:snapToGrid w:val="0"/>
        <w:spacing w:line="360" w:lineRule="auto"/>
        <w:rPr>
          <w:rFonts w:ascii="Times New Roman" w:eastAsia="宋体" w:hAnsi="Times New Roman" w:cs="Times New Roman"/>
        </w:rPr>
      </w:pPr>
      <w:r w:rsidRPr="00A3306E">
        <w:rPr>
          <w:rFonts w:ascii="Times New Roman" w:eastAsia="宋体" w:hAnsi="Times New Roman" w:cs="Times New Roman"/>
          <w:noProof/>
        </w:rPr>
        <w:drawing>
          <wp:inline distT="0" distB="0" distL="0" distR="0" wp14:anchorId="4C940C1C" wp14:editId="68D3D17E">
            <wp:extent cx="2948940" cy="1450998"/>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2951198" cy="1452109"/>
                    </a:xfrm>
                    <a:prstGeom prst="rect">
                      <a:avLst/>
                    </a:prstGeom>
                    <a:noFill/>
                    <a:ln>
                      <a:noFill/>
                    </a:ln>
                  </pic:spPr>
                </pic:pic>
              </a:graphicData>
            </a:graphic>
          </wp:inline>
        </w:drawing>
      </w:r>
    </w:p>
    <w:p w14:paraId="101C7A30" w14:textId="52E93C25" w:rsidR="00100A50" w:rsidRPr="00A3306E" w:rsidRDefault="00100A50" w:rsidP="00544E64">
      <w:pPr>
        <w:adjustRightInd w:val="0"/>
        <w:snapToGrid w:val="0"/>
        <w:spacing w:line="360" w:lineRule="auto"/>
        <w:jc w:val="center"/>
        <w:rPr>
          <w:rFonts w:ascii="Times New Roman" w:eastAsia="宋体" w:hAnsi="Times New Roman" w:cs="Times New Roman"/>
          <w:sz w:val="16"/>
          <w:szCs w:val="16"/>
        </w:rPr>
      </w:pPr>
      <w:bookmarkStart w:id="195" w:name="_Ref62721078"/>
      <w:r w:rsidRPr="00A3306E">
        <w:rPr>
          <w:rFonts w:ascii="Times New Roman" w:eastAsia="宋体" w:hAnsi="Times New Roman" w:cs="Times New Roman"/>
          <w:sz w:val="16"/>
          <w:szCs w:val="16"/>
        </w:rPr>
        <w:t>图</w:t>
      </w:r>
      <w:r w:rsidRPr="00A3306E">
        <w:rPr>
          <w:rFonts w:ascii="Times New Roman" w:eastAsia="宋体" w:hAnsi="Times New Roman" w:cs="Times New Roman"/>
          <w:sz w:val="16"/>
          <w:szCs w:val="16"/>
        </w:rPr>
        <w:t xml:space="preserve"> </w:t>
      </w:r>
      <w:r w:rsidRPr="00A3306E">
        <w:rPr>
          <w:rFonts w:ascii="Times New Roman" w:eastAsia="宋体" w:hAnsi="Times New Roman" w:cs="Times New Roman"/>
          <w:sz w:val="16"/>
          <w:szCs w:val="16"/>
        </w:rPr>
        <w:fldChar w:fldCharType="begin"/>
      </w:r>
      <w:r w:rsidRPr="00A3306E">
        <w:rPr>
          <w:rFonts w:ascii="Times New Roman" w:eastAsia="宋体" w:hAnsi="Times New Roman" w:cs="Times New Roman"/>
          <w:sz w:val="16"/>
          <w:szCs w:val="16"/>
        </w:rPr>
        <w:instrText xml:space="preserve"> SEQ </w:instrText>
      </w:r>
      <w:r w:rsidRPr="00A3306E">
        <w:rPr>
          <w:rFonts w:ascii="Times New Roman" w:eastAsia="宋体" w:hAnsi="Times New Roman" w:cs="Times New Roman"/>
          <w:sz w:val="16"/>
          <w:szCs w:val="16"/>
        </w:rPr>
        <w:instrText>图</w:instrText>
      </w:r>
      <w:r w:rsidRPr="00A3306E">
        <w:rPr>
          <w:rFonts w:ascii="Times New Roman" w:eastAsia="宋体" w:hAnsi="Times New Roman" w:cs="Times New Roman"/>
          <w:sz w:val="16"/>
          <w:szCs w:val="16"/>
        </w:rPr>
        <w:instrText xml:space="preserve"> \* ARABIC </w:instrText>
      </w:r>
      <w:r w:rsidRPr="00A3306E">
        <w:rPr>
          <w:rFonts w:ascii="Times New Roman" w:eastAsia="宋体" w:hAnsi="Times New Roman" w:cs="Times New Roman"/>
          <w:sz w:val="16"/>
          <w:szCs w:val="16"/>
        </w:rPr>
        <w:fldChar w:fldCharType="separate"/>
      </w:r>
      <w:r w:rsidR="00AB4BEE" w:rsidRPr="00A3306E">
        <w:rPr>
          <w:rFonts w:ascii="Times New Roman" w:eastAsia="宋体" w:hAnsi="Times New Roman" w:cs="Times New Roman"/>
          <w:noProof/>
          <w:sz w:val="16"/>
          <w:szCs w:val="16"/>
        </w:rPr>
        <w:t>20</w:t>
      </w:r>
      <w:r w:rsidRPr="00A3306E">
        <w:rPr>
          <w:rFonts w:ascii="Times New Roman" w:eastAsia="宋体" w:hAnsi="Times New Roman" w:cs="Times New Roman"/>
          <w:sz w:val="16"/>
          <w:szCs w:val="16"/>
        </w:rPr>
        <w:fldChar w:fldCharType="end"/>
      </w:r>
      <w:bookmarkEnd w:id="195"/>
      <w:r w:rsidRPr="00A3306E">
        <w:rPr>
          <w:rFonts w:ascii="Times New Roman" w:eastAsia="宋体" w:hAnsi="Times New Roman" w:cs="Times New Roman"/>
          <w:sz w:val="16"/>
          <w:szCs w:val="16"/>
        </w:rPr>
        <w:t xml:space="preserve"> Kaiser</w:t>
      </w:r>
      <w:r w:rsidRPr="00A3306E">
        <w:rPr>
          <w:rFonts w:ascii="Times New Roman" w:eastAsia="宋体" w:hAnsi="Times New Roman" w:cs="Times New Roman"/>
          <w:sz w:val="16"/>
          <w:szCs w:val="16"/>
        </w:rPr>
        <w:t>窗函数滤波器星间加速度处理结果</w:t>
      </w:r>
    </w:p>
    <w:p w14:paraId="2F884587" w14:textId="5297518D" w:rsidR="00100A50" w:rsidRPr="00A3306E" w:rsidRDefault="00100A50" w:rsidP="00544E64">
      <w:pPr>
        <w:adjustRightInd w:val="0"/>
        <w:snapToGrid w:val="0"/>
        <w:spacing w:line="360" w:lineRule="auto"/>
        <w:jc w:val="center"/>
        <w:rPr>
          <w:rFonts w:ascii="Times New Roman" w:eastAsia="宋体" w:hAnsi="Times New Roman" w:cs="Times New Roman"/>
          <w:sz w:val="16"/>
          <w:szCs w:val="16"/>
        </w:rPr>
      </w:pPr>
      <w:r w:rsidRPr="00A3306E">
        <w:rPr>
          <w:rFonts w:ascii="Times New Roman" w:eastAsia="宋体" w:hAnsi="Times New Roman" w:cs="Times New Roman"/>
          <w:sz w:val="16"/>
          <w:szCs w:val="16"/>
        </w:rPr>
        <w:t xml:space="preserve">Figure </w:t>
      </w:r>
      <w:r w:rsidRPr="00A3306E">
        <w:rPr>
          <w:rFonts w:ascii="Times New Roman" w:eastAsia="宋体" w:hAnsi="Times New Roman" w:cs="Times New Roman"/>
          <w:sz w:val="16"/>
          <w:szCs w:val="16"/>
        </w:rPr>
        <w:fldChar w:fldCharType="begin"/>
      </w:r>
      <w:r w:rsidRPr="00A3306E">
        <w:rPr>
          <w:rFonts w:ascii="Times New Roman" w:eastAsia="宋体" w:hAnsi="Times New Roman" w:cs="Times New Roman"/>
          <w:sz w:val="16"/>
          <w:szCs w:val="16"/>
        </w:rPr>
        <w:instrText xml:space="preserve"> SEQ Figure \* ARABIC </w:instrText>
      </w:r>
      <w:r w:rsidRPr="00A3306E">
        <w:rPr>
          <w:rFonts w:ascii="Times New Roman" w:eastAsia="宋体" w:hAnsi="Times New Roman" w:cs="Times New Roman"/>
          <w:sz w:val="16"/>
          <w:szCs w:val="16"/>
        </w:rPr>
        <w:fldChar w:fldCharType="separate"/>
      </w:r>
      <w:r w:rsidR="00AB4BEE" w:rsidRPr="00A3306E">
        <w:rPr>
          <w:rFonts w:ascii="Times New Roman" w:eastAsia="宋体" w:hAnsi="Times New Roman" w:cs="Times New Roman"/>
          <w:noProof/>
          <w:sz w:val="16"/>
          <w:szCs w:val="16"/>
        </w:rPr>
        <w:t>20</w:t>
      </w:r>
      <w:r w:rsidRPr="00A3306E">
        <w:rPr>
          <w:rFonts w:ascii="Times New Roman" w:eastAsia="宋体" w:hAnsi="Times New Roman" w:cs="Times New Roman"/>
          <w:sz w:val="16"/>
          <w:szCs w:val="16"/>
        </w:rPr>
        <w:fldChar w:fldCharType="end"/>
      </w:r>
      <w:r w:rsidRPr="00A3306E">
        <w:rPr>
          <w:rFonts w:ascii="Times New Roman" w:eastAsia="宋体" w:hAnsi="Times New Roman" w:cs="Times New Roman"/>
          <w:sz w:val="16"/>
          <w:szCs w:val="16"/>
        </w:rPr>
        <w:t xml:space="preserve"> Amplitude spectral density of inter-satellite range-acceleration processed by FIR filter with Kaiser window, one </w:t>
      </w:r>
      <w:proofErr w:type="spellStart"/>
      <w:r w:rsidRPr="00A3306E">
        <w:rPr>
          <w:rFonts w:ascii="Times New Roman" w:eastAsia="宋体" w:hAnsi="Times New Roman" w:cs="Times New Roman"/>
          <w:sz w:val="16"/>
          <w:szCs w:val="16"/>
        </w:rPr>
        <w:t>publised</w:t>
      </w:r>
      <w:proofErr w:type="spellEnd"/>
      <w:r w:rsidRPr="00A3306E">
        <w:rPr>
          <w:rFonts w:ascii="Times New Roman" w:eastAsia="宋体" w:hAnsi="Times New Roman" w:cs="Times New Roman"/>
          <w:sz w:val="16"/>
          <w:szCs w:val="16"/>
        </w:rPr>
        <w:t xml:space="preserve"> by JPL and their residual</w:t>
      </w:r>
    </w:p>
    <w:p w14:paraId="19E00777" w14:textId="77777777" w:rsidR="00100A50" w:rsidRPr="00A3306E" w:rsidRDefault="00100A50" w:rsidP="00544E64">
      <w:pPr>
        <w:adjustRightInd w:val="0"/>
        <w:snapToGrid w:val="0"/>
        <w:spacing w:line="360" w:lineRule="auto"/>
        <w:ind w:right="210"/>
        <w:rPr>
          <w:rFonts w:ascii="Times New Roman" w:eastAsia="宋体" w:hAnsi="Times New Roman" w:cs="Times New Roman"/>
          <w:szCs w:val="21"/>
        </w:rPr>
      </w:pPr>
    </w:p>
    <w:p w14:paraId="428B1548" w14:textId="6A113436" w:rsidR="00100A50" w:rsidRPr="00A3306E" w:rsidRDefault="00100A50" w:rsidP="00544E64">
      <w:pPr>
        <w:widowControl/>
        <w:adjustRightInd w:val="0"/>
        <w:snapToGrid w:val="0"/>
        <w:spacing w:line="270" w:lineRule="atLeast"/>
        <w:jc w:val="left"/>
        <w:rPr>
          <w:rFonts w:ascii="Times New Roman" w:eastAsia="宋体" w:hAnsi="Times New Roman" w:cs="Times New Roman"/>
          <w:b/>
          <w:bCs/>
          <w:color w:val="000000"/>
          <w:kern w:val="0"/>
          <w:sz w:val="24"/>
          <w:szCs w:val="24"/>
          <w:shd w:val="clear" w:color="auto" w:fill="FFFFFF"/>
        </w:rPr>
      </w:pPr>
      <w:r w:rsidRPr="00A3306E">
        <w:rPr>
          <w:rFonts w:ascii="Times New Roman" w:eastAsia="宋体" w:hAnsi="Times New Roman" w:cs="Times New Roman"/>
          <w:b/>
          <w:bCs/>
          <w:color w:val="000000"/>
          <w:kern w:val="0"/>
          <w:sz w:val="24"/>
          <w:szCs w:val="24"/>
          <w:shd w:val="clear" w:color="auto" w:fill="FFFFFF"/>
        </w:rPr>
        <w:t>结</w:t>
      </w:r>
      <w:r w:rsidRPr="00A3306E">
        <w:rPr>
          <w:rFonts w:ascii="Times New Roman" w:eastAsia="宋体" w:hAnsi="Times New Roman" w:cs="Times New Roman"/>
          <w:b/>
          <w:bCs/>
          <w:color w:val="000000"/>
          <w:kern w:val="0"/>
          <w:sz w:val="24"/>
          <w:szCs w:val="24"/>
          <w:shd w:val="clear" w:color="auto" w:fill="FFFFFF"/>
        </w:rPr>
        <w:t> </w:t>
      </w:r>
      <w:r w:rsidRPr="00A3306E">
        <w:rPr>
          <w:rFonts w:ascii="Times New Roman" w:eastAsia="宋体" w:hAnsi="Times New Roman" w:cs="Times New Roman"/>
          <w:b/>
          <w:bCs/>
          <w:color w:val="000000"/>
          <w:kern w:val="0"/>
          <w:sz w:val="24"/>
          <w:szCs w:val="24"/>
          <w:shd w:val="clear" w:color="auto" w:fill="FFFFFF"/>
        </w:rPr>
        <w:t>论</w:t>
      </w:r>
    </w:p>
    <w:p w14:paraId="310CDAA1" w14:textId="0BBC8F20" w:rsidR="00CB1C91" w:rsidRPr="00A3306E" w:rsidRDefault="00CB1C91" w:rsidP="004D0A9C">
      <w:pPr>
        <w:widowControl/>
        <w:adjustRightInd w:val="0"/>
        <w:snapToGrid w:val="0"/>
        <w:spacing w:line="360" w:lineRule="auto"/>
        <w:ind w:firstLineChars="200" w:firstLine="420"/>
        <w:rPr>
          <w:rFonts w:ascii="Times New Roman" w:eastAsia="宋体" w:hAnsi="Times New Roman" w:cs="Times New Roman"/>
          <w:color w:val="000000"/>
          <w:kern w:val="0"/>
          <w:szCs w:val="21"/>
          <w:shd w:val="clear" w:color="auto" w:fill="FFFFFF"/>
        </w:rPr>
      </w:pPr>
      <w:r w:rsidRPr="00A3306E">
        <w:rPr>
          <w:rFonts w:ascii="Times New Roman" w:eastAsia="宋体" w:hAnsi="Times New Roman" w:cs="Times New Roman"/>
          <w:color w:val="000000"/>
          <w:kern w:val="0"/>
          <w:szCs w:val="21"/>
          <w:shd w:val="clear" w:color="auto" w:fill="FFFFFF"/>
        </w:rPr>
        <w:t>本文</w:t>
      </w:r>
      <w:r w:rsidR="003114B4" w:rsidRPr="00A3306E">
        <w:rPr>
          <w:rFonts w:ascii="Times New Roman" w:eastAsia="宋体" w:hAnsi="Times New Roman" w:cs="Times New Roman"/>
          <w:color w:val="000000"/>
          <w:kern w:val="0"/>
          <w:szCs w:val="21"/>
          <w:shd w:val="clear" w:color="auto" w:fill="FFFFFF"/>
        </w:rPr>
        <w:t>以</w:t>
      </w:r>
      <w:r w:rsidR="00985478" w:rsidRPr="00A3306E">
        <w:rPr>
          <w:rFonts w:ascii="Times New Roman" w:eastAsia="宋体" w:hAnsi="Times New Roman" w:cs="Times New Roman"/>
          <w:color w:val="000000"/>
          <w:kern w:val="0"/>
          <w:szCs w:val="21"/>
          <w:shd w:val="clear" w:color="auto" w:fill="FFFFFF"/>
        </w:rPr>
        <w:t>GFO</w:t>
      </w:r>
      <w:r w:rsidR="003114B4" w:rsidRPr="00A3306E">
        <w:rPr>
          <w:rFonts w:ascii="Times New Roman" w:eastAsia="宋体" w:hAnsi="Times New Roman" w:cs="Times New Roman"/>
          <w:color w:val="000000"/>
          <w:kern w:val="0"/>
          <w:szCs w:val="21"/>
          <w:shd w:val="clear" w:color="auto" w:fill="FFFFFF"/>
        </w:rPr>
        <w:t>卫星为例，实现了</w:t>
      </w:r>
      <w:r w:rsidR="000C4F8A" w:rsidRPr="00A3306E">
        <w:rPr>
          <w:rFonts w:ascii="Times New Roman" w:eastAsia="宋体" w:hAnsi="Times New Roman" w:cs="Times New Roman"/>
          <w:color w:val="000000"/>
          <w:kern w:val="0"/>
          <w:szCs w:val="21"/>
          <w:shd w:val="clear" w:color="auto" w:fill="FFFFFF"/>
        </w:rPr>
        <w:t>低低跟踪</w:t>
      </w:r>
      <w:r w:rsidR="003114B4" w:rsidRPr="00A3306E">
        <w:rPr>
          <w:rFonts w:ascii="Times New Roman" w:eastAsia="宋体" w:hAnsi="Times New Roman" w:cs="Times New Roman"/>
          <w:color w:val="000000"/>
          <w:kern w:val="0"/>
          <w:szCs w:val="21"/>
          <w:shd w:val="clear" w:color="auto" w:fill="FFFFFF"/>
        </w:rPr>
        <w:t>重力卫星微波数据预处理流程，计算得到</w:t>
      </w:r>
      <w:r w:rsidR="003114B4" w:rsidRPr="00A3306E">
        <w:rPr>
          <w:rFonts w:ascii="Times New Roman" w:eastAsia="宋体" w:hAnsi="Times New Roman" w:cs="Times New Roman"/>
          <w:color w:val="000000"/>
          <w:kern w:val="0"/>
          <w:szCs w:val="21"/>
          <w:shd w:val="clear" w:color="auto" w:fill="FFFFFF"/>
        </w:rPr>
        <w:t>1B</w:t>
      </w:r>
      <w:r w:rsidR="003114B4" w:rsidRPr="00A3306E">
        <w:rPr>
          <w:rFonts w:ascii="Times New Roman" w:eastAsia="宋体" w:hAnsi="Times New Roman" w:cs="Times New Roman"/>
          <w:color w:val="000000"/>
          <w:kern w:val="0"/>
          <w:szCs w:val="21"/>
          <w:shd w:val="clear" w:color="auto" w:fill="FFFFFF"/>
        </w:rPr>
        <w:t>级微波有偏星间距、星间变率、星间加速度与飞行时间</w:t>
      </w:r>
      <w:proofErr w:type="gramStart"/>
      <w:r w:rsidR="003114B4" w:rsidRPr="00A3306E">
        <w:rPr>
          <w:rFonts w:ascii="Times New Roman" w:eastAsia="宋体" w:hAnsi="Times New Roman" w:cs="Times New Roman"/>
          <w:color w:val="000000"/>
          <w:kern w:val="0"/>
          <w:szCs w:val="21"/>
          <w:shd w:val="clear" w:color="auto" w:fill="FFFFFF"/>
        </w:rPr>
        <w:t>改正等星间</w:t>
      </w:r>
      <w:proofErr w:type="gramEnd"/>
      <w:r w:rsidR="003114B4" w:rsidRPr="00A3306E">
        <w:rPr>
          <w:rFonts w:ascii="Times New Roman" w:eastAsia="宋体" w:hAnsi="Times New Roman" w:cs="Times New Roman"/>
          <w:color w:val="000000"/>
          <w:kern w:val="0"/>
          <w:szCs w:val="21"/>
          <w:shd w:val="clear" w:color="auto" w:fill="FFFFFF"/>
        </w:rPr>
        <w:t>测距数据，处理精度与国际发布水平基本一致，达到地球重力场反演</w:t>
      </w:r>
      <w:r w:rsidR="001A2445" w:rsidRPr="00A3306E">
        <w:rPr>
          <w:rFonts w:ascii="Times New Roman" w:eastAsia="宋体" w:hAnsi="Times New Roman" w:cs="Times New Roman"/>
          <w:color w:val="000000"/>
          <w:kern w:val="0"/>
          <w:szCs w:val="21"/>
          <w:shd w:val="clear" w:color="auto" w:fill="FFFFFF"/>
        </w:rPr>
        <w:t>精度</w:t>
      </w:r>
      <w:r w:rsidR="003114B4" w:rsidRPr="00A3306E">
        <w:rPr>
          <w:rFonts w:ascii="Times New Roman" w:eastAsia="宋体" w:hAnsi="Times New Roman" w:cs="Times New Roman"/>
          <w:color w:val="000000"/>
          <w:kern w:val="0"/>
          <w:szCs w:val="21"/>
          <w:shd w:val="clear" w:color="auto" w:fill="FFFFFF"/>
        </w:rPr>
        <w:t>指标；</w:t>
      </w:r>
      <w:r w:rsidR="00530E38" w:rsidRPr="00A3306E">
        <w:rPr>
          <w:rFonts w:ascii="Times New Roman" w:eastAsia="宋体" w:hAnsi="Times New Roman" w:cs="Times New Roman"/>
          <w:color w:val="000000"/>
          <w:kern w:val="0"/>
          <w:szCs w:val="21"/>
          <w:shd w:val="clear" w:color="auto" w:fill="FFFFFF"/>
        </w:rPr>
        <w:t>并在</w:t>
      </w:r>
      <w:r w:rsidR="00530E38" w:rsidRPr="00A3306E">
        <w:rPr>
          <w:rFonts w:ascii="Times New Roman" w:eastAsia="宋体" w:hAnsi="Times New Roman" w:cs="Times New Roman"/>
          <w:color w:val="000000"/>
          <w:kern w:val="0"/>
          <w:szCs w:val="21"/>
          <w:shd w:val="clear" w:color="auto" w:fill="FFFFFF"/>
        </w:rPr>
        <w:t>Ka</w:t>
      </w:r>
      <w:r w:rsidR="00530E38" w:rsidRPr="00A3306E">
        <w:rPr>
          <w:rFonts w:ascii="Times New Roman" w:eastAsia="宋体" w:hAnsi="Times New Roman" w:cs="Times New Roman"/>
          <w:color w:val="000000"/>
          <w:kern w:val="0"/>
          <w:szCs w:val="21"/>
          <w:shd w:val="clear" w:color="auto" w:fill="FFFFFF"/>
        </w:rPr>
        <w:t>波段电离层改正数据中发现其</w:t>
      </w:r>
      <w:r w:rsidR="00530E38" w:rsidRPr="00A3306E">
        <w:rPr>
          <w:rFonts w:ascii="Times New Roman" w:eastAsia="宋体" w:hAnsi="Times New Roman" w:cs="Times New Roman"/>
          <w:color w:val="000000"/>
          <w:kern w:val="0"/>
          <w:szCs w:val="21"/>
          <w:shd w:val="clear" w:color="auto" w:fill="FFFFFF"/>
        </w:rPr>
        <w:t>0.04-0.08Hz</w:t>
      </w:r>
      <w:r w:rsidR="00530E38" w:rsidRPr="00A3306E">
        <w:rPr>
          <w:rFonts w:ascii="Times New Roman" w:eastAsia="宋体" w:hAnsi="Times New Roman" w:cs="Times New Roman"/>
          <w:color w:val="000000"/>
          <w:kern w:val="0"/>
          <w:szCs w:val="21"/>
          <w:shd w:val="clear" w:color="auto" w:fill="FFFFFF"/>
        </w:rPr>
        <w:t>频段的</w:t>
      </w:r>
      <w:r w:rsidR="00407BCB" w:rsidRPr="00A3306E">
        <w:rPr>
          <w:rFonts w:ascii="Times New Roman" w:eastAsia="宋体" w:hAnsi="Times New Roman" w:cs="Times New Roman"/>
          <w:color w:val="000000"/>
          <w:kern w:val="0"/>
          <w:szCs w:val="21"/>
          <w:shd w:val="clear" w:color="auto" w:fill="FFFFFF"/>
        </w:rPr>
        <w:t>信号功率</w:t>
      </w:r>
      <w:r w:rsidR="00530E38" w:rsidRPr="00A3306E">
        <w:rPr>
          <w:rFonts w:ascii="Times New Roman" w:eastAsia="宋体" w:hAnsi="Times New Roman" w:cs="Times New Roman"/>
          <w:color w:val="000000"/>
          <w:kern w:val="0"/>
          <w:szCs w:val="21"/>
          <w:shd w:val="clear" w:color="auto" w:fill="FFFFFF"/>
        </w:rPr>
        <w:t>较高，</w:t>
      </w:r>
      <w:r w:rsidR="00F17FBA" w:rsidRPr="00A3306E">
        <w:rPr>
          <w:rFonts w:ascii="Times New Roman" w:eastAsia="宋体" w:hAnsi="Times New Roman" w:cs="Times New Roman"/>
          <w:color w:val="000000"/>
          <w:kern w:val="0"/>
          <w:szCs w:val="21"/>
          <w:shd w:val="clear" w:color="auto" w:fill="FFFFFF"/>
        </w:rPr>
        <w:t>通过将电离层改正转化为星间水平电子数，发现该频段水平电子数增量成周期性变化，分析出该频段星间水平电子数增量的地理分布特征；通过双</w:t>
      </w:r>
      <w:r w:rsidR="005F6060" w:rsidRPr="00A3306E">
        <w:rPr>
          <w:rFonts w:ascii="Times New Roman" w:eastAsia="宋体" w:hAnsi="Times New Roman" w:cs="Times New Roman"/>
          <w:color w:val="000000"/>
          <w:kern w:val="0"/>
          <w:szCs w:val="21"/>
          <w:shd w:val="clear" w:color="auto" w:fill="FFFFFF"/>
        </w:rPr>
        <w:t>差</w:t>
      </w:r>
      <w:r w:rsidR="00F17FBA" w:rsidRPr="00A3306E">
        <w:rPr>
          <w:rFonts w:ascii="Times New Roman" w:eastAsia="宋体" w:hAnsi="Times New Roman" w:cs="Times New Roman"/>
          <w:color w:val="000000"/>
          <w:kern w:val="0"/>
          <w:szCs w:val="21"/>
          <w:shd w:val="clear" w:color="auto" w:fill="FFFFFF"/>
        </w:rPr>
        <w:t>分组合抵消</w:t>
      </w:r>
      <w:proofErr w:type="gramStart"/>
      <w:r w:rsidR="00F17FBA" w:rsidRPr="00A3306E">
        <w:rPr>
          <w:rFonts w:ascii="Times New Roman" w:eastAsia="宋体" w:hAnsi="Times New Roman" w:cs="Times New Roman"/>
          <w:color w:val="000000"/>
          <w:kern w:val="0"/>
          <w:szCs w:val="21"/>
          <w:shd w:val="clear" w:color="auto" w:fill="FFFFFF"/>
        </w:rPr>
        <w:t>双星双</w:t>
      </w:r>
      <w:proofErr w:type="gramEnd"/>
      <w:r w:rsidR="00F17FBA" w:rsidRPr="00A3306E">
        <w:rPr>
          <w:rFonts w:ascii="Times New Roman" w:eastAsia="宋体" w:hAnsi="Times New Roman" w:cs="Times New Roman"/>
          <w:color w:val="000000"/>
          <w:kern w:val="0"/>
          <w:szCs w:val="21"/>
          <w:shd w:val="clear" w:color="auto" w:fill="FFFFFF"/>
        </w:rPr>
        <w:t>频段相位测量值中的重力场影响与低阶电离层影响等，并将双</w:t>
      </w:r>
      <w:r w:rsidR="0002495B" w:rsidRPr="00A3306E">
        <w:rPr>
          <w:rFonts w:ascii="Times New Roman" w:eastAsia="宋体" w:hAnsi="Times New Roman" w:cs="Times New Roman"/>
          <w:color w:val="000000"/>
          <w:kern w:val="0"/>
          <w:szCs w:val="21"/>
          <w:shd w:val="clear" w:color="auto" w:fill="FFFFFF"/>
        </w:rPr>
        <w:t>差</w:t>
      </w:r>
      <w:r w:rsidR="00F17FBA" w:rsidRPr="00A3306E">
        <w:rPr>
          <w:rFonts w:ascii="Times New Roman" w:eastAsia="宋体" w:hAnsi="Times New Roman" w:cs="Times New Roman"/>
          <w:color w:val="000000"/>
          <w:kern w:val="0"/>
          <w:szCs w:val="21"/>
          <w:shd w:val="clear" w:color="auto" w:fill="FFFFFF"/>
        </w:rPr>
        <w:t>分数据组合与</w:t>
      </w:r>
      <w:r w:rsidR="00985478" w:rsidRPr="00A3306E">
        <w:rPr>
          <w:rFonts w:ascii="Times New Roman" w:eastAsia="宋体" w:hAnsi="Times New Roman" w:cs="Times New Roman"/>
          <w:color w:val="000000"/>
          <w:kern w:val="0"/>
          <w:szCs w:val="21"/>
          <w:shd w:val="clear" w:color="auto" w:fill="FFFFFF"/>
        </w:rPr>
        <w:t>GFO</w:t>
      </w:r>
      <w:r w:rsidR="00F17FBA" w:rsidRPr="00A3306E">
        <w:rPr>
          <w:rFonts w:ascii="Times New Roman" w:eastAsia="宋体" w:hAnsi="Times New Roman" w:cs="Times New Roman"/>
          <w:color w:val="000000"/>
          <w:kern w:val="0"/>
          <w:szCs w:val="21"/>
          <w:shd w:val="clear" w:color="auto" w:fill="FFFFFF"/>
        </w:rPr>
        <w:t>微波随机噪声指标进行比对，判断其微波测距系统在轨运行的随机噪声达标</w:t>
      </w:r>
      <w:r w:rsidR="003D1828" w:rsidRPr="00A3306E">
        <w:rPr>
          <w:rFonts w:ascii="Times New Roman" w:eastAsia="宋体" w:hAnsi="Times New Roman" w:cs="Times New Roman"/>
          <w:color w:val="000000"/>
          <w:kern w:val="0"/>
          <w:szCs w:val="21"/>
          <w:shd w:val="clear" w:color="auto" w:fill="FFFFFF"/>
        </w:rPr>
        <w:t>；最后</w:t>
      </w:r>
      <w:r w:rsidR="002C682F" w:rsidRPr="00A3306E">
        <w:rPr>
          <w:rFonts w:ascii="Times New Roman" w:eastAsia="宋体" w:hAnsi="Times New Roman" w:cs="Times New Roman"/>
          <w:color w:val="000000"/>
          <w:kern w:val="0"/>
          <w:szCs w:val="21"/>
          <w:shd w:val="clear" w:color="auto" w:fill="FFFFFF"/>
        </w:rPr>
        <w:t>分析</w:t>
      </w:r>
      <w:r w:rsidR="002C682F" w:rsidRPr="00A3306E">
        <w:rPr>
          <w:rFonts w:ascii="Times New Roman" w:eastAsia="宋体" w:hAnsi="Times New Roman" w:cs="Times New Roman"/>
          <w:color w:val="000000"/>
          <w:kern w:val="0"/>
          <w:szCs w:val="21"/>
          <w:shd w:val="clear" w:color="auto" w:fill="FFFFFF"/>
        </w:rPr>
        <w:t>Kaiser</w:t>
      </w:r>
      <w:r w:rsidR="002C682F" w:rsidRPr="00A3306E">
        <w:rPr>
          <w:rFonts w:ascii="Times New Roman" w:eastAsia="宋体" w:hAnsi="Times New Roman" w:cs="Times New Roman"/>
          <w:color w:val="000000"/>
          <w:kern w:val="0"/>
          <w:szCs w:val="21"/>
          <w:shd w:val="clear" w:color="auto" w:fill="FFFFFF"/>
        </w:rPr>
        <w:t>窗函数滤波器对微波数据预处理中抗混叠滤波的影响，其滤波效果</w:t>
      </w:r>
      <w:r w:rsidR="00CD1A08" w:rsidRPr="00A3306E">
        <w:rPr>
          <w:rFonts w:ascii="Times New Roman" w:eastAsia="宋体" w:hAnsi="Times New Roman" w:cs="Times New Roman"/>
          <w:color w:val="000000"/>
          <w:kern w:val="0"/>
          <w:szCs w:val="21"/>
          <w:shd w:val="clear" w:color="auto" w:fill="FFFFFF"/>
        </w:rPr>
        <w:t>优于</w:t>
      </w:r>
      <w:r w:rsidR="002C682F" w:rsidRPr="00A3306E">
        <w:rPr>
          <w:rFonts w:ascii="Times New Roman" w:eastAsia="宋体" w:hAnsi="Times New Roman" w:cs="Times New Roman"/>
          <w:color w:val="000000"/>
          <w:kern w:val="0"/>
          <w:szCs w:val="21"/>
          <w:shd w:val="clear" w:color="auto" w:fill="FFFFFF"/>
        </w:rPr>
        <w:t>CRN</w:t>
      </w:r>
      <w:r w:rsidR="002C682F" w:rsidRPr="00A3306E">
        <w:rPr>
          <w:rFonts w:ascii="Times New Roman" w:eastAsia="宋体" w:hAnsi="Times New Roman" w:cs="Times New Roman"/>
          <w:color w:val="000000"/>
          <w:kern w:val="0"/>
          <w:szCs w:val="21"/>
          <w:shd w:val="clear" w:color="auto" w:fill="FFFFFF"/>
        </w:rPr>
        <w:t>滤波器。</w:t>
      </w:r>
    </w:p>
    <w:p w14:paraId="16245696" w14:textId="77777777" w:rsidR="003114B4" w:rsidRPr="00A3306E" w:rsidRDefault="003114B4" w:rsidP="00544E64">
      <w:pPr>
        <w:widowControl/>
        <w:adjustRightInd w:val="0"/>
        <w:snapToGrid w:val="0"/>
        <w:spacing w:line="360" w:lineRule="auto"/>
        <w:ind w:firstLineChars="200" w:firstLine="420"/>
        <w:jc w:val="left"/>
        <w:rPr>
          <w:rFonts w:ascii="Times New Roman" w:eastAsia="宋体" w:hAnsi="Times New Roman" w:cs="Times New Roman"/>
          <w:color w:val="000000"/>
          <w:kern w:val="0"/>
          <w:szCs w:val="21"/>
          <w:shd w:val="clear" w:color="auto" w:fill="FFFFFF"/>
        </w:rPr>
      </w:pPr>
    </w:p>
    <w:p w14:paraId="2AC6271B" w14:textId="6966AFB3" w:rsidR="00CB1C91" w:rsidRPr="00A3306E" w:rsidRDefault="00F91AAC" w:rsidP="004D0A9C">
      <w:pPr>
        <w:widowControl/>
        <w:adjustRightInd w:val="0"/>
        <w:snapToGrid w:val="0"/>
        <w:spacing w:line="360" w:lineRule="auto"/>
        <w:jc w:val="left"/>
        <w:rPr>
          <w:rFonts w:ascii="Times New Roman" w:eastAsia="宋体" w:hAnsi="Times New Roman" w:cs="Times New Roman"/>
          <w:b/>
          <w:bCs/>
          <w:color w:val="000000"/>
          <w:kern w:val="0"/>
          <w:sz w:val="24"/>
          <w:szCs w:val="24"/>
          <w:shd w:val="clear" w:color="auto" w:fill="FFFFFF"/>
        </w:rPr>
      </w:pPr>
      <w:r w:rsidRPr="00A3306E">
        <w:rPr>
          <w:rFonts w:ascii="Times New Roman" w:eastAsia="宋体" w:hAnsi="Times New Roman" w:cs="Times New Roman" w:hint="eastAsia"/>
          <w:b/>
          <w:bCs/>
          <w:color w:val="000000"/>
          <w:kern w:val="0"/>
          <w:sz w:val="24"/>
          <w:szCs w:val="24"/>
          <w:shd w:val="clear" w:color="auto" w:fill="FFFFFF"/>
        </w:rPr>
        <w:t>References</w:t>
      </w:r>
    </w:p>
    <w:p w14:paraId="44AECADD" w14:textId="77777777" w:rsidR="00F91AAC" w:rsidRPr="00A3306E" w:rsidRDefault="00F91AAC" w:rsidP="00544E64">
      <w:pPr>
        <w:widowControl/>
        <w:adjustRightInd w:val="0"/>
        <w:snapToGrid w:val="0"/>
        <w:spacing w:line="270" w:lineRule="atLeast"/>
        <w:jc w:val="left"/>
        <w:rPr>
          <w:rFonts w:ascii="Times New Roman" w:eastAsia="宋体" w:hAnsi="Times New Roman" w:cs="Times New Roman"/>
          <w:color w:val="FF0000"/>
          <w:kern w:val="0"/>
          <w:sz w:val="20"/>
          <w:szCs w:val="20"/>
          <w:shd w:val="clear" w:color="auto" w:fill="FFFFFF"/>
        </w:rPr>
      </w:pPr>
    </w:p>
    <w:p w14:paraId="4868882D" w14:textId="77777777" w:rsidR="00891520" w:rsidRPr="00891520" w:rsidRDefault="00876665" w:rsidP="00891520">
      <w:pPr>
        <w:pStyle w:val="af3"/>
        <w:ind w:firstLine="420"/>
        <w:rPr>
          <w:rFonts w:cs="Times New Roman"/>
          <w:kern w:val="0"/>
          <w:szCs w:val="24"/>
        </w:rPr>
      </w:pPr>
      <w:r w:rsidRPr="00A3306E">
        <w:fldChar w:fldCharType="begin"/>
      </w:r>
      <w:r w:rsidR="00B975F7" w:rsidRPr="00A3306E">
        <w:instrText xml:space="preserve"> ADDIN ZOTERO_BIBL {"uncited":[],"omitted":[],"custom":[]} CSL_BIBLIOGRAPHY </w:instrText>
      </w:r>
      <w:r w:rsidRPr="00A3306E">
        <w:fldChar w:fldCharType="separate"/>
      </w:r>
      <w:r w:rsidR="00891520" w:rsidRPr="00891520">
        <w:rPr>
          <w:rFonts w:cs="Times New Roman"/>
          <w:kern w:val="0"/>
          <w:szCs w:val="24"/>
        </w:rPr>
        <w:t>程佩青</w:t>
      </w:r>
      <w:r w:rsidR="00891520" w:rsidRPr="00891520">
        <w:rPr>
          <w:rFonts w:cs="Times New Roman"/>
          <w:kern w:val="0"/>
          <w:szCs w:val="24"/>
        </w:rPr>
        <w:t xml:space="preserve">, 2017. </w:t>
      </w:r>
      <w:r w:rsidR="00891520" w:rsidRPr="00891520">
        <w:rPr>
          <w:rFonts w:cs="Times New Roman"/>
          <w:kern w:val="0"/>
          <w:szCs w:val="24"/>
        </w:rPr>
        <w:t>数字信号处理教程</w:t>
      </w:r>
      <w:r w:rsidR="00891520" w:rsidRPr="00891520">
        <w:rPr>
          <w:rFonts w:cs="Times New Roman"/>
          <w:kern w:val="0"/>
          <w:szCs w:val="24"/>
        </w:rPr>
        <w:t>: MATLAB</w:t>
      </w:r>
      <w:r w:rsidR="00891520" w:rsidRPr="00891520">
        <w:rPr>
          <w:rFonts w:cs="Times New Roman"/>
          <w:kern w:val="0"/>
          <w:szCs w:val="24"/>
        </w:rPr>
        <w:t>版</w:t>
      </w:r>
      <w:r w:rsidR="00891520" w:rsidRPr="00891520">
        <w:rPr>
          <w:rFonts w:cs="Times New Roman"/>
          <w:kern w:val="0"/>
          <w:szCs w:val="24"/>
        </w:rPr>
        <w:t xml:space="preserve">[M]. </w:t>
      </w:r>
      <w:r w:rsidR="00891520" w:rsidRPr="00891520">
        <w:rPr>
          <w:rFonts w:cs="Times New Roman"/>
          <w:kern w:val="0"/>
          <w:szCs w:val="24"/>
        </w:rPr>
        <w:t>清华大学出版社</w:t>
      </w:r>
      <w:r w:rsidR="00891520" w:rsidRPr="00891520">
        <w:rPr>
          <w:rFonts w:cs="Times New Roman"/>
          <w:kern w:val="0"/>
          <w:szCs w:val="24"/>
        </w:rPr>
        <w:t>.</w:t>
      </w:r>
    </w:p>
    <w:p w14:paraId="6D3D14CA" w14:textId="77777777" w:rsidR="00891520" w:rsidRPr="00891520" w:rsidRDefault="00891520" w:rsidP="00891520">
      <w:pPr>
        <w:pStyle w:val="af3"/>
        <w:ind w:firstLine="420"/>
        <w:rPr>
          <w:rFonts w:cs="Times New Roman"/>
          <w:kern w:val="0"/>
          <w:szCs w:val="24"/>
        </w:rPr>
      </w:pPr>
      <w:r w:rsidRPr="00891520">
        <w:rPr>
          <w:rFonts w:cs="Times New Roman"/>
          <w:kern w:val="0"/>
          <w:szCs w:val="24"/>
        </w:rPr>
        <w:t>冯伟</w:t>
      </w:r>
      <w:r w:rsidRPr="00891520">
        <w:rPr>
          <w:rFonts w:cs="Times New Roman"/>
          <w:kern w:val="0"/>
          <w:szCs w:val="24"/>
        </w:rPr>
        <w:t xml:space="preserve">, </w:t>
      </w:r>
      <w:r w:rsidRPr="00891520">
        <w:rPr>
          <w:rFonts w:cs="Times New Roman"/>
          <w:kern w:val="0"/>
          <w:szCs w:val="24"/>
        </w:rPr>
        <w:t>王长青</w:t>
      </w:r>
      <w:r w:rsidRPr="00891520">
        <w:rPr>
          <w:rFonts w:cs="Times New Roman"/>
          <w:kern w:val="0"/>
          <w:szCs w:val="24"/>
        </w:rPr>
        <w:t xml:space="preserve">, </w:t>
      </w:r>
      <w:r w:rsidRPr="00891520">
        <w:rPr>
          <w:rFonts w:cs="Times New Roman"/>
          <w:kern w:val="0"/>
          <w:szCs w:val="24"/>
        </w:rPr>
        <w:t>穆大鹏</w:t>
      </w:r>
      <w:r w:rsidRPr="00891520">
        <w:rPr>
          <w:rFonts w:cs="Times New Roman"/>
          <w:kern w:val="0"/>
          <w:szCs w:val="24"/>
        </w:rPr>
        <w:t xml:space="preserve">, </w:t>
      </w:r>
      <w:r w:rsidRPr="00891520">
        <w:rPr>
          <w:rFonts w:cs="Times New Roman"/>
          <w:kern w:val="0"/>
          <w:szCs w:val="24"/>
        </w:rPr>
        <w:t>等</w:t>
      </w:r>
      <w:r w:rsidRPr="00891520">
        <w:rPr>
          <w:rFonts w:cs="Times New Roman"/>
          <w:kern w:val="0"/>
          <w:szCs w:val="24"/>
        </w:rPr>
        <w:t xml:space="preserve">, 2017. </w:t>
      </w:r>
      <w:r w:rsidRPr="00891520">
        <w:rPr>
          <w:rFonts w:cs="Times New Roman"/>
          <w:kern w:val="0"/>
          <w:szCs w:val="24"/>
        </w:rPr>
        <w:t>基于</w:t>
      </w:r>
      <w:r w:rsidRPr="00891520">
        <w:rPr>
          <w:rFonts w:cs="Times New Roman"/>
          <w:kern w:val="0"/>
          <w:szCs w:val="24"/>
        </w:rPr>
        <w:t>GRACE</w:t>
      </w:r>
      <w:r w:rsidRPr="00891520">
        <w:rPr>
          <w:rFonts w:cs="Times New Roman"/>
          <w:kern w:val="0"/>
          <w:szCs w:val="24"/>
        </w:rPr>
        <w:t>的空间约束方法监测华北平原地下水储量变化</w:t>
      </w:r>
      <w:r w:rsidRPr="00891520">
        <w:rPr>
          <w:rFonts w:cs="Times New Roman"/>
          <w:kern w:val="0"/>
          <w:szCs w:val="24"/>
        </w:rPr>
        <w:t xml:space="preserve">[J/OL]. </w:t>
      </w:r>
      <w:r w:rsidRPr="00891520">
        <w:rPr>
          <w:rFonts w:cs="Times New Roman"/>
          <w:kern w:val="0"/>
          <w:szCs w:val="24"/>
        </w:rPr>
        <w:t>地球物理学报</w:t>
      </w:r>
      <w:r w:rsidRPr="00891520">
        <w:rPr>
          <w:rFonts w:cs="Times New Roman"/>
          <w:kern w:val="0"/>
          <w:szCs w:val="24"/>
        </w:rPr>
        <w:t>, 60(5): 1630-1642[2022-03-15]. http://www.geophy.cn/article/doi/10.6038/cjg20170502. DOI:10.6038/cjg20170502.</w:t>
      </w:r>
    </w:p>
    <w:p w14:paraId="5B537F8B" w14:textId="77777777" w:rsidR="00891520" w:rsidRPr="00891520" w:rsidRDefault="00891520" w:rsidP="00891520">
      <w:pPr>
        <w:pStyle w:val="af3"/>
        <w:ind w:firstLine="420"/>
        <w:rPr>
          <w:rFonts w:cs="Times New Roman"/>
          <w:kern w:val="0"/>
          <w:szCs w:val="24"/>
        </w:rPr>
      </w:pPr>
      <w:r w:rsidRPr="00891520">
        <w:rPr>
          <w:rFonts w:cs="Times New Roman"/>
          <w:kern w:val="0"/>
          <w:szCs w:val="24"/>
        </w:rPr>
        <w:t>冯伟</w:t>
      </w:r>
      <w:r w:rsidRPr="00891520">
        <w:rPr>
          <w:rFonts w:cs="Times New Roman"/>
          <w:kern w:val="0"/>
          <w:szCs w:val="24"/>
        </w:rPr>
        <w:t xml:space="preserve">, LEMOINE J M, </w:t>
      </w:r>
      <w:r w:rsidRPr="00891520">
        <w:rPr>
          <w:rFonts w:cs="Times New Roman"/>
          <w:kern w:val="0"/>
          <w:szCs w:val="24"/>
        </w:rPr>
        <w:t>钟敏</w:t>
      </w:r>
      <w:r w:rsidRPr="00891520">
        <w:rPr>
          <w:rFonts w:cs="Times New Roman"/>
          <w:kern w:val="0"/>
          <w:szCs w:val="24"/>
        </w:rPr>
        <w:t xml:space="preserve">, </w:t>
      </w:r>
      <w:r w:rsidRPr="00891520">
        <w:rPr>
          <w:rFonts w:cs="Times New Roman"/>
          <w:kern w:val="0"/>
          <w:szCs w:val="24"/>
        </w:rPr>
        <w:t>等</w:t>
      </w:r>
      <w:r w:rsidRPr="00891520">
        <w:rPr>
          <w:rFonts w:cs="Times New Roman"/>
          <w:kern w:val="0"/>
          <w:szCs w:val="24"/>
        </w:rPr>
        <w:t xml:space="preserve">, 2012. </w:t>
      </w:r>
      <w:r w:rsidRPr="00891520">
        <w:rPr>
          <w:rFonts w:cs="Times New Roman"/>
          <w:kern w:val="0"/>
          <w:szCs w:val="24"/>
        </w:rPr>
        <w:t>利用重力卫星</w:t>
      </w:r>
      <w:r w:rsidRPr="00891520">
        <w:rPr>
          <w:rFonts w:cs="Times New Roman"/>
          <w:kern w:val="0"/>
          <w:szCs w:val="24"/>
        </w:rPr>
        <w:t>GRACE</w:t>
      </w:r>
      <w:r w:rsidRPr="00891520">
        <w:rPr>
          <w:rFonts w:cs="Times New Roman"/>
          <w:kern w:val="0"/>
          <w:szCs w:val="24"/>
        </w:rPr>
        <w:t>监测亚马逊流域</w:t>
      </w:r>
      <w:r w:rsidRPr="00891520">
        <w:rPr>
          <w:rFonts w:cs="Times New Roman"/>
          <w:kern w:val="0"/>
          <w:szCs w:val="24"/>
        </w:rPr>
        <w:t>2002—2010</w:t>
      </w:r>
      <w:r w:rsidRPr="00891520">
        <w:rPr>
          <w:rFonts w:cs="Times New Roman"/>
          <w:kern w:val="0"/>
          <w:szCs w:val="24"/>
        </w:rPr>
        <w:t>年的陆地</w:t>
      </w:r>
      <w:proofErr w:type="gramStart"/>
      <w:r w:rsidRPr="00891520">
        <w:rPr>
          <w:rFonts w:cs="Times New Roman"/>
          <w:kern w:val="0"/>
          <w:szCs w:val="24"/>
        </w:rPr>
        <w:t>水变化</w:t>
      </w:r>
      <w:proofErr w:type="gramEnd"/>
      <w:r w:rsidRPr="00891520">
        <w:rPr>
          <w:rFonts w:cs="Times New Roman"/>
          <w:kern w:val="0"/>
          <w:szCs w:val="24"/>
        </w:rPr>
        <w:t xml:space="preserve">[J/OL]. </w:t>
      </w:r>
      <w:r w:rsidRPr="00891520">
        <w:rPr>
          <w:rFonts w:cs="Times New Roman"/>
          <w:kern w:val="0"/>
          <w:szCs w:val="24"/>
        </w:rPr>
        <w:t>地球物理学报</w:t>
      </w:r>
      <w:r w:rsidRPr="00891520">
        <w:rPr>
          <w:rFonts w:cs="Times New Roman"/>
          <w:kern w:val="0"/>
          <w:szCs w:val="24"/>
        </w:rPr>
        <w:t xml:space="preserve">, 55(3): 814-821[2022-02-28]. http://www.geophy.cn//article/doi/10.6038/j.issn.0001-5733.2012.03.011. </w:t>
      </w:r>
      <w:proofErr w:type="gramStart"/>
      <w:r w:rsidRPr="00891520">
        <w:rPr>
          <w:rFonts w:cs="Times New Roman"/>
          <w:kern w:val="0"/>
          <w:szCs w:val="24"/>
        </w:rPr>
        <w:t>DOI:10.6038/j.issn</w:t>
      </w:r>
      <w:proofErr w:type="gramEnd"/>
      <w:r w:rsidRPr="00891520">
        <w:rPr>
          <w:rFonts w:cs="Times New Roman"/>
          <w:kern w:val="0"/>
          <w:szCs w:val="24"/>
        </w:rPr>
        <w:t>.0001-5733.2012.03.011.</w:t>
      </w:r>
    </w:p>
    <w:p w14:paraId="2D50E292" w14:textId="77777777" w:rsidR="00891520" w:rsidRPr="00891520" w:rsidRDefault="00891520" w:rsidP="00891520">
      <w:pPr>
        <w:pStyle w:val="af3"/>
        <w:ind w:firstLine="420"/>
        <w:rPr>
          <w:rFonts w:cs="Times New Roman"/>
          <w:kern w:val="0"/>
          <w:szCs w:val="24"/>
        </w:rPr>
      </w:pPr>
      <w:r w:rsidRPr="00891520">
        <w:rPr>
          <w:rFonts w:cs="Times New Roman"/>
          <w:kern w:val="0"/>
          <w:szCs w:val="24"/>
        </w:rPr>
        <w:t>唐存琛</w:t>
      </w:r>
      <w:r w:rsidRPr="00891520">
        <w:rPr>
          <w:rFonts w:cs="Times New Roman"/>
          <w:kern w:val="0"/>
          <w:szCs w:val="24"/>
        </w:rPr>
        <w:t xml:space="preserve">, </w:t>
      </w:r>
      <w:proofErr w:type="gramStart"/>
      <w:r w:rsidRPr="00891520">
        <w:rPr>
          <w:rFonts w:cs="Times New Roman"/>
          <w:kern w:val="0"/>
          <w:szCs w:val="24"/>
        </w:rPr>
        <w:t>熊年禄</w:t>
      </w:r>
      <w:proofErr w:type="gramEnd"/>
      <w:r w:rsidRPr="00891520">
        <w:rPr>
          <w:rFonts w:cs="Times New Roman"/>
          <w:kern w:val="0"/>
          <w:szCs w:val="24"/>
        </w:rPr>
        <w:t xml:space="preserve">, 1999. </w:t>
      </w:r>
      <w:r w:rsidRPr="00891520">
        <w:rPr>
          <w:rFonts w:cs="Times New Roman"/>
          <w:kern w:val="0"/>
          <w:szCs w:val="24"/>
        </w:rPr>
        <w:t>电离层物理概论</w:t>
      </w:r>
      <w:r w:rsidRPr="00891520">
        <w:rPr>
          <w:rFonts w:cs="Times New Roman"/>
          <w:kern w:val="0"/>
          <w:szCs w:val="24"/>
        </w:rPr>
        <w:t xml:space="preserve">[M]. </w:t>
      </w:r>
      <w:r w:rsidRPr="00891520">
        <w:rPr>
          <w:rFonts w:cs="Times New Roman"/>
          <w:kern w:val="0"/>
          <w:szCs w:val="24"/>
        </w:rPr>
        <w:t>武汉大学出版社</w:t>
      </w:r>
      <w:r w:rsidRPr="00891520">
        <w:rPr>
          <w:rFonts w:cs="Times New Roman"/>
          <w:kern w:val="0"/>
          <w:szCs w:val="24"/>
        </w:rPr>
        <w:t>.</w:t>
      </w:r>
    </w:p>
    <w:p w14:paraId="1310C42C" w14:textId="77777777" w:rsidR="00891520" w:rsidRPr="00891520" w:rsidRDefault="00891520" w:rsidP="00891520">
      <w:pPr>
        <w:pStyle w:val="af3"/>
        <w:ind w:firstLine="420"/>
        <w:rPr>
          <w:rFonts w:cs="Times New Roman"/>
          <w:kern w:val="0"/>
          <w:szCs w:val="24"/>
        </w:rPr>
      </w:pPr>
      <w:proofErr w:type="gramStart"/>
      <w:r w:rsidRPr="00891520">
        <w:rPr>
          <w:rFonts w:cs="Times New Roman"/>
          <w:kern w:val="0"/>
          <w:szCs w:val="24"/>
        </w:rPr>
        <w:t>熊超马</w:t>
      </w:r>
      <w:proofErr w:type="gramEnd"/>
      <w:r w:rsidRPr="00891520">
        <w:rPr>
          <w:rFonts w:cs="Times New Roman"/>
          <w:kern w:val="0"/>
          <w:szCs w:val="24"/>
        </w:rPr>
        <w:t>淑英</w:t>
      </w:r>
      <w:r w:rsidRPr="00891520">
        <w:rPr>
          <w:rFonts w:cs="Times New Roman"/>
          <w:kern w:val="0"/>
          <w:szCs w:val="24"/>
        </w:rPr>
        <w:t xml:space="preserve">, XIONG CHAO M S Y, 2014. </w:t>
      </w:r>
      <w:r w:rsidRPr="00891520">
        <w:rPr>
          <w:rFonts w:cs="Times New Roman"/>
          <w:kern w:val="0"/>
          <w:szCs w:val="24"/>
        </w:rPr>
        <w:t>利用</w:t>
      </w:r>
      <w:r w:rsidRPr="00891520">
        <w:rPr>
          <w:rFonts w:cs="Times New Roman"/>
          <w:kern w:val="0"/>
          <w:szCs w:val="24"/>
        </w:rPr>
        <w:t>GRACE</w:t>
      </w:r>
      <w:r w:rsidRPr="00891520">
        <w:rPr>
          <w:rFonts w:cs="Times New Roman"/>
          <w:kern w:val="0"/>
          <w:szCs w:val="24"/>
        </w:rPr>
        <w:t>卫星精密微波测距确定星间平均电子密度</w:t>
      </w:r>
      <w:r w:rsidRPr="00891520">
        <w:rPr>
          <w:rFonts w:cs="Times New Roman"/>
          <w:kern w:val="0"/>
          <w:szCs w:val="24"/>
        </w:rPr>
        <w:t xml:space="preserve">[J/OL]. </w:t>
      </w:r>
      <w:r w:rsidRPr="00891520">
        <w:rPr>
          <w:rFonts w:cs="Times New Roman"/>
          <w:kern w:val="0"/>
          <w:szCs w:val="24"/>
        </w:rPr>
        <w:t>地球物理学报</w:t>
      </w:r>
      <w:r w:rsidRPr="00891520">
        <w:rPr>
          <w:rFonts w:cs="Times New Roman"/>
          <w:kern w:val="0"/>
          <w:szCs w:val="24"/>
        </w:rPr>
        <w:t>, 57(5): 1366-1376[2021-09-28]. http://www.geophy.cn/CN/abstract/abstract10318.shtml. DOI:10.6038/cjg20140502.</w:t>
      </w:r>
    </w:p>
    <w:p w14:paraId="05428A41" w14:textId="77777777" w:rsidR="00891520" w:rsidRPr="00891520" w:rsidRDefault="00891520" w:rsidP="00891520">
      <w:pPr>
        <w:pStyle w:val="af3"/>
        <w:ind w:firstLine="420"/>
        <w:rPr>
          <w:rFonts w:cs="Times New Roman"/>
          <w:kern w:val="0"/>
          <w:szCs w:val="24"/>
        </w:rPr>
      </w:pPr>
      <w:r w:rsidRPr="00891520">
        <w:rPr>
          <w:rFonts w:cs="Times New Roman"/>
          <w:kern w:val="0"/>
          <w:szCs w:val="24"/>
        </w:rPr>
        <w:t>ANTONIOU A, 2018. Digital filters: analysis, design, and signal processing applications[M]. McGraw-Hill.</w:t>
      </w:r>
    </w:p>
    <w:p w14:paraId="64BE90EA" w14:textId="77777777" w:rsidR="00891520" w:rsidRPr="00891520" w:rsidRDefault="00891520" w:rsidP="00891520">
      <w:pPr>
        <w:pStyle w:val="af3"/>
        <w:ind w:firstLine="420"/>
        <w:rPr>
          <w:rFonts w:cs="Times New Roman"/>
          <w:kern w:val="0"/>
          <w:szCs w:val="24"/>
        </w:rPr>
      </w:pPr>
      <w:r w:rsidRPr="00891520">
        <w:rPr>
          <w:rFonts w:cs="Times New Roman"/>
          <w:kern w:val="0"/>
          <w:szCs w:val="24"/>
        </w:rPr>
        <w:t xml:space="preserve">BACCHETTA A, COLANGELO L, CANUTO E, </w:t>
      </w:r>
      <w:r w:rsidRPr="00891520">
        <w:rPr>
          <w:rFonts w:cs="Times New Roman"/>
          <w:kern w:val="0"/>
          <w:szCs w:val="24"/>
        </w:rPr>
        <w:t>等</w:t>
      </w:r>
      <w:r w:rsidRPr="00891520">
        <w:rPr>
          <w:rFonts w:cs="Times New Roman"/>
          <w:kern w:val="0"/>
          <w:szCs w:val="24"/>
        </w:rPr>
        <w:t>, 2017. From GOCE to NGGM: Automatic Control Breakthroughs for European future Gravity Missions[J/OL]. IFAC-</w:t>
      </w:r>
      <w:proofErr w:type="spellStart"/>
      <w:r w:rsidRPr="00891520">
        <w:rPr>
          <w:rFonts w:cs="Times New Roman"/>
          <w:kern w:val="0"/>
          <w:szCs w:val="24"/>
        </w:rPr>
        <w:t>PapersOnLine</w:t>
      </w:r>
      <w:proofErr w:type="spellEnd"/>
      <w:r w:rsidRPr="00891520">
        <w:rPr>
          <w:rFonts w:cs="Times New Roman"/>
          <w:kern w:val="0"/>
          <w:szCs w:val="24"/>
        </w:rPr>
        <w:t xml:space="preserve">, 50(1): 6428-6433[2022-03-15]. https://www.sciencedirect.com/science/article/pii/S2405896317315112. </w:t>
      </w:r>
      <w:proofErr w:type="gramStart"/>
      <w:r w:rsidRPr="00891520">
        <w:rPr>
          <w:rFonts w:cs="Times New Roman"/>
          <w:kern w:val="0"/>
          <w:szCs w:val="24"/>
        </w:rPr>
        <w:t>DOI:10.1016/j.ifacol</w:t>
      </w:r>
      <w:proofErr w:type="gramEnd"/>
      <w:r w:rsidRPr="00891520">
        <w:rPr>
          <w:rFonts w:cs="Times New Roman"/>
          <w:kern w:val="0"/>
          <w:szCs w:val="24"/>
        </w:rPr>
        <w:t>.2017.08.1030.</w:t>
      </w:r>
    </w:p>
    <w:p w14:paraId="7DCA4EC6" w14:textId="77777777" w:rsidR="00891520" w:rsidRPr="00891520" w:rsidRDefault="00891520" w:rsidP="00891520">
      <w:pPr>
        <w:pStyle w:val="af3"/>
        <w:ind w:firstLine="420"/>
        <w:rPr>
          <w:rFonts w:cs="Times New Roman"/>
          <w:kern w:val="0"/>
          <w:szCs w:val="24"/>
        </w:rPr>
      </w:pPr>
      <w:r w:rsidRPr="00891520">
        <w:rPr>
          <w:rFonts w:cs="Times New Roman"/>
          <w:kern w:val="0"/>
          <w:szCs w:val="24"/>
        </w:rPr>
        <w:t xml:space="preserve">DUNN C, BERTIGER W, FRANKLIN G, </w:t>
      </w:r>
      <w:r w:rsidRPr="00891520">
        <w:rPr>
          <w:rFonts w:cs="Times New Roman"/>
          <w:kern w:val="0"/>
          <w:szCs w:val="24"/>
        </w:rPr>
        <w:t>等</w:t>
      </w:r>
      <w:r w:rsidRPr="00891520">
        <w:rPr>
          <w:rFonts w:cs="Times New Roman"/>
          <w:kern w:val="0"/>
          <w:szCs w:val="24"/>
        </w:rPr>
        <w:t>, 2002. The instrument on NASA’s GRACE mission: augmentation of GPS to achieve unprecedented gravity field measurements[C]//Proceedings of the 15th international technical meeting of the satellite division of the institute of navigation (ION GPS 2002). 724-730.</w:t>
      </w:r>
    </w:p>
    <w:p w14:paraId="553D061A" w14:textId="77777777" w:rsidR="00891520" w:rsidRPr="00891520" w:rsidRDefault="00891520" w:rsidP="00891520">
      <w:pPr>
        <w:pStyle w:val="af3"/>
        <w:ind w:firstLine="420"/>
        <w:rPr>
          <w:rFonts w:cs="Times New Roman"/>
          <w:kern w:val="0"/>
          <w:szCs w:val="24"/>
        </w:rPr>
      </w:pPr>
      <w:r w:rsidRPr="00891520">
        <w:rPr>
          <w:rFonts w:cs="Times New Roman"/>
          <w:kern w:val="0"/>
          <w:szCs w:val="24"/>
        </w:rPr>
        <w:t>FROMMKNECHT B, 2007. Integrated Sensor Analysis of the GRACE Mission[J]. 210.</w:t>
      </w:r>
    </w:p>
    <w:p w14:paraId="211FFD2C" w14:textId="77777777" w:rsidR="00891520" w:rsidRPr="00891520" w:rsidRDefault="00891520" w:rsidP="00891520">
      <w:pPr>
        <w:pStyle w:val="af3"/>
        <w:ind w:firstLine="420"/>
        <w:rPr>
          <w:rFonts w:cs="Times New Roman"/>
          <w:kern w:val="0"/>
          <w:szCs w:val="24"/>
        </w:rPr>
      </w:pPr>
      <w:r w:rsidRPr="00891520">
        <w:rPr>
          <w:rFonts w:cs="Times New Roman"/>
          <w:kern w:val="0"/>
          <w:szCs w:val="24"/>
        </w:rPr>
        <w:t>GONG Y, LUO J, WANG B, 2021. Concepts and status of Chinese space gravitational wave detection projects[J/OL]. Nature Astronomy, 5(9): 881-889[2022-03-15]. https://www.nature.com/articles/s41550-021-01480-3. DOI:10.1038/s41550-021-01480-3.</w:t>
      </w:r>
    </w:p>
    <w:p w14:paraId="63403FC6" w14:textId="77777777" w:rsidR="00891520" w:rsidRPr="00891520" w:rsidRDefault="00891520" w:rsidP="00891520">
      <w:pPr>
        <w:pStyle w:val="af3"/>
        <w:ind w:firstLine="420"/>
        <w:rPr>
          <w:rFonts w:cs="Times New Roman"/>
          <w:kern w:val="0"/>
          <w:szCs w:val="24"/>
        </w:rPr>
      </w:pPr>
      <w:r w:rsidRPr="00891520">
        <w:rPr>
          <w:rFonts w:cs="Times New Roman"/>
          <w:kern w:val="0"/>
          <w:szCs w:val="24"/>
        </w:rPr>
        <w:t xml:space="preserve">HAN S C, SHUM C K, BEVIS M, </w:t>
      </w:r>
      <w:r w:rsidRPr="00891520">
        <w:rPr>
          <w:rFonts w:cs="Times New Roman"/>
          <w:kern w:val="0"/>
          <w:szCs w:val="24"/>
        </w:rPr>
        <w:t>等</w:t>
      </w:r>
      <w:r w:rsidRPr="00891520">
        <w:rPr>
          <w:rFonts w:cs="Times New Roman"/>
          <w:kern w:val="0"/>
          <w:szCs w:val="24"/>
        </w:rPr>
        <w:t>, 2006. Crustal Dilatation Observed by GRACE After the 2004 Sumatra-Andaman Earthquake[J/OL]. Science, 313(5787): 658-662[2022-03-15]. https://www.science.org/doi/abs/10.1126/science.1128661. DOI:10.1126/science.1128661.</w:t>
      </w:r>
    </w:p>
    <w:p w14:paraId="32DB7103" w14:textId="77777777" w:rsidR="00891520" w:rsidRPr="00891520" w:rsidRDefault="00891520" w:rsidP="00891520">
      <w:pPr>
        <w:pStyle w:val="af3"/>
        <w:ind w:firstLine="420"/>
        <w:rPr>
          <w:rFonts w:cs="Times New Roman"/>
          <w:kern w:val="0"/>
          <w:szCs w:val="24"/>
        </w:rPr>
      </w:pPr>
      <w:r w:rsidRPr="00891520">
        <w:rPr>
          <w:rFonts w:cs="Times New Roman"/>
          <w:kern w:val="0"/>
          <w:szCs w:val="24"/>
        </w:rPr>
        <w:t>HU W R, WU Y L, 2017. The Taiji Program in Space for gravitational wave physics and the nature of gravity[J/OL]. National Science Review, 4(5): 685-686[2022-03-15]. https://academic.oup.com/nsr/article/4/5/685/4430188. DOI:10.1093/</w:t>
      </w:r>
      <w:proofErr w:type="spellStart"/>
      <w:r w:rsidRPr="00891520">
        <w:rPr>
          <w:rFonts w:cs="Times New Roman"/>
          <w:kern w:val="0"/>
          <w:szCs w:val="24"/>
        </w:rPr>
        <w:t>nsr</w:t>
      </w:r>
      <w:proofErr w:type="spellEnd"/>
      <w:r w:rsidRPr="00891520">
        <w:rPr>
          <w:rFonts w:cs="Times New Roman"/>
          <w:kern w:val="0"/>
          <w:szCs w:val="24"/>
        </w:rPr>
        <w:t>/nwx116.</w:t>
      </w:r>
    </w:p>
    <w:p w14:paraId="278B5104" w14:textId="77777777" w:rsidR="00891520" w:rsidRPr="00891520" w:rsidRDefault="00891520" w:rsidP="00891520">
      <w:pPr>
        <w:pStyle w:val="af3"/>
        <w:ind w:firstLine="420"/>
        <w:rPr>
          <w:rFonts w:cs="Times New Roman"/>
          <w:kern w:val="0"/>
          <w:szCs w:val="24"/>
        </w:rPr>
      </w:pPr>
      <w:r w:rsidRPr="00891520">
        <w:rPr>
          <w:rFonts w:cs="Times New Roman"/>
          <w:kern w:val="0"/>
          <w:szCs w:val="24"/>
        </w:rPr>
        <w:t xml:space="preserve">INCE E S, BARTHELMES F, REISSLAND S, </w:t>
      </w:r>
      <w:r w:rsidRPr="00891520">
        <w:rPr>
          <w:rFonts w:cs="Times New Roman"/>
          <w:kern w:val="0"/>
          <w:szCs w:val="24"/>
        </w:rPr>
        <w:t>等</w:t>
      </w:r>
      <w:r w:rsidRPr="00891520">
        <w:rPr>
          <w:rFonts w:cs="Times New Roman"/>
          <w:kern w:val="0"/>
          <w:szCs w:val="24"/>
        </w:rPr>
        <w:t>, 2019. ICGEM – 15 years of successful collection and distribution of global gravitational models, associated services, and future plans[J/OL]. Earth System Science Data, 11(2): 647-674[2022-03-15]. https://essd.copernicus.org/articles/11/647/2019/. DOI:10.5194/essd-11-647-2019.</w:t>
      </w:r>
    </w:p>
    <w:p w14:paraId="26AFC086" w14:textId="77777777" w:rsidR="00891520" w:rsidRPr="00891520" w:rsidRDefault="00891520" w:rsidP="00891520">
      <w:pPr>
        <w:pStyle w:val="af3"/>
        <w:ind w:firstLine="420"/>
        <w:rPr>
          <w:rFonts w:cs="Times New Roman"/>
          <w:kern w:val="0"/>
          <w:szCs w:val="24"/>
        </w:rPr>
      </w:pPr>
      <w:r w:rsidRPr="00891520">
        <w:rPr>
          <w:rFonts w:cs="Times New Roman"/>
          <w:kern w:val="0"/>
          <w:szCs w:val="24"/>
        </w:rPr>
        <w:t xml:space="preserve">KIM J, 2000. Simulation Study of </w:t>
      </w:r>
      <w:proofErr w:type="gramStart"/>
      <w:r w:rsidRPr="00891520">
        <w:rPr>
          <w:rFonts w:cs="Times New Roman"/>
          <w:kern w:val="0"/>
          <w:szCs w:val="24"/>
        </w:rPr>
        <w:t>A</w:t>
      </w:r>
      <w:proofErr w:type="gramEnd"/>
      <w:r w:rsidRPr="00891520">
        <w:rPr>
          <w:rFonts w:cs="Times New Roman"/>
          <w:kern w:val="0"/>
          <w:szCs w:val="24"/>
        </w:rPr>
        <w:t xml:space="preserve"> Low-Low Satellite-to-Satellite Tracking Mission[J]. 289.</w:t>
      </w:r>
    </w:p>
    <w:p w14:paraId="3F79A5C1" w14:textId="77777777" w:rsidR="00891520" w:rsidRPr="00891520" w:rsidRDefault="00891520" w:rsidP="00891520">
      <w:pPr>
        <w:pStyle w:val="af3"/>
        <w:ind w:firstLine="420"/>
        <w:rPr>
          <w:rFonts w:cs="Times New Roman"/>
          <w:kern w:val="0"/>
          <w:szCs w:val="24"/>
        </w:rPr>
      </w:pPr>
      <w:r w:rsidRPr="00891520">
        <w:rPr>
          <w:rFonts w:cs="Times New Roman"/>
          <w:kern w:val="0"/>
          <w:szCs w:val="24"/>
        </w:rPr>
        <w:t xml:space="preserve">KIM J, LEE S W, 2009. Flight performance analysis of GRACE K-band ranging instrument with simulation data[J/OL]. Acta </w:t>
      </w:r>
      <w:proofErr w:type="spellStart"/>
      <w:r w:rsidRPr="00891520">
        <w:rPr>
          <w:rFonts w:cs="Times New Roman"/>
          <w:kern w:val="0"/>
          <w:szCs w:val="24"/>
        </w:rPr>
        <w:t>Astronautica</w:t>
      </w:r>
      <w:proofErr w:type="spellEnd"/>
      <w:r w:rsidRPr="00891520">
        <w:rPr>
          <w:rFonts w:cs="Times New Roman"/>
          <w:kern w:val="0"/>
          <w:szCs w:val="24"/>
        </w:rPr>
        <w:t>, 65(11-12): 1571-1581[2021-01-</w:t>
      </w:r>
      <w:r w:rsidRPr="00891520">
        <w:rPr>
          <w:rFonts w:cs="Times New Roman"/>
          <w:kern w:val="0"/>
          <w:szCs w:val="24"/>
        </w:rPr>
        <w:lastRenderedPageBreak/>
        <w:t xml:space="preserve">25]. https://linkinghub.elsevier.com/retrieve/pii/S0094576509002446. </w:t>
      </w:r>
      <w:proofErr w:type="gramStart"/>
      <w:r w:rsidRPr="00891520">
        <w:rPr>
          <w:rFonts w:cs="Times New Roman"/>
          <w:kern w:val="0"/>
          <w:szCs w:val="24"/>
        </w:rPr>
        <w:t>DOI:10.1016/j.actaastro</w:t>
      </w:r>
      <w:proofErr w:type="gramEnd"/>
      <w:r w:rsidRPr="00891520">
        <w:rPr>
          <w:rFonts w:cs="Times New Roman"/>
          <w:kern w:val="0"/>
          <w:szCs w:val="24"/>
        </w:rPr>
        <w:t>.2009.04.010.</w:t>
      </w:r>
    </w:p>
    <w:p w14:paraId="38D8A51F" w14:textId="77777777" w:rsidR="00891520" w:rsidRPr="00891520" w:rsidRDefault="00891520" w:rsidP="00891520">
      <w:pPr>
        <w:pStyle w:val="af3"/>
        <w:ind w:firstLine="420"/>
        <w:rPr>
          <w:rFonts w:cs="Times New Roman"/>
          <w:kern w:val="0"/>
          <w:szCs w:val="24"/>
        </w:rPr>
      </w:pPr>
      <w:r w:rsidRPr="00891520">
        <w:rPr>
          <w:rFonts w:cs="Times New Roman"/>
          <w:kern w:val="0"/>
          <w:szCs w:val="24"/>
        </w:rPr>
        <w:t xml:space="preserve">KORNFELD R P, ARNOLD B W, GROSS M A, </w:t>
      </w:r>
      <w:r w:rsidRPr="00891520">
        <w:rPr>
          <w:rFonts w:cs="Times New Roman"/>
          <w:kern w:val="0"/>
          <w:szCs w:val="24"/>
        </w:rPr>
        <w:t>等</w:t>
      </w:r>
      <w:r w:rsidRPr="00891520">
        <w:rPr>
          <w:rFonts w:cs="Times New Roman"/>
          <w:kern w:val="0"/>
          <w:szCs w:val="24"/>
        </w:rPr>
        <w:t>, 2019. GRACE-FO: The Gravity Recovery and Climate Experiment Follow-On Mission[J/OL]. Journal of Spacecraft and Rockets, 56(3): 931-951[2020-11-23]. https://arc.aiaa.org/doi/10.2514/1.A34326. DOI:10.2514/</w:t>
      </w:r>
      <w:proofErr w:type="gramStart"/>
      <w:r w:rsidRPr="00891520">
        <w:rPr>
          <w:rFonts w:cs="Times New Roman"/>
          <w:kern w:val="0"/>
          <w:szCs w:val="24"/>
        </w:rPr>
        <w:t>1.A</w:t>
      </w:r>
      <w:proofErr w:type="gramEnd"/>
      <w:r w:rsidRPr="00891520">
        <w:rPr>
          <w:rFonts w:cs="Times New Roman"/>
          <w:kern w:val="0"/>
          <w:szCs w:val="24"/>
        </w:rPr>
        <w:t>34326.</w:t>
      </w:r>
    </w:p>
    <w:p w14:paraId="6A435F17" w14:textId="77777777" w:rsidR="00891520" w:rsidRPr="00891520" w:rsidRDefault="00891520" w:rsidP="00891520">
      <w:pPr>
        <w:pStyle w:val="af3"/>
        <w:ind w:firstLine="420"/>
        <w:rPr>
          <w:rFonts w:cs="Times New Roman"/>
          <w:kern w:val="0"/>
          <w:szCs w:val="24"/>
        </w:rPr>
      </w:pPr>
      <w:r w:rsidRPr="00891520">
        <w:rPr>
          <w:rFonts w:cs="Times New Roman"/>
          <w:kern w:val="0"/>
          <w:szCs w:val="24"/>
        </w:rPr>
        <w:t>LEICK A, 1991. GPS SATELLITE SURVEYING[J]. 8.</w:t>
      </w:r>
    </w:p>
    <w:p w14:paraId="35A3E47A" w14:textId="77777777" w:rsidR="00891520" w:rsidRPr="00891520" w:rsidRDefault="00891520" w:rsidP="00891520">
      <w:pPr>
        <w:pStyle w:val="af3"/>
        <w:ind w:firstLine="420"/>
        <w:rPr>
          <w:rFonts w:cs="Times New Roman"/>
          <w:kern w:val="0"/>
          <w:szCs w:val="24"/>
        </w:rPr>
      </w:pPr>
      <w:r w:rsidRPr="00891520">
        <w:rPr>
          <w:rFonts w:cs="Times New Roman"/>
          <w:kern w:val="0"/>
          <w:szCs w:val="24"/>
        </w:rPr>
        <w:t xml:space="preserve">LUO J, CHEN L S, DUAN H Z, </w:t>
      </w:r>
      <w:r w:rsidRPr="00891520">
        <w:rPr>
          <w:rFonts w:cs="Times New Roman"/>
          <w:kern w:val="0"/>
          <w:szCs w:val="24"/>
        </w:rPr>
        <w:t>等</w:t>
      </w:r>
      <w:r w:rsidRPr="00891520">
        <w:rPr>
          <w:rFonts w:cs="Times New Roman"/>
          <w:kern w:val="0"/>
          <w:szCs w:val="24"/>
        </w:rPr>
        <w:t xml:space="preserve">, 2016. </w:t>
      </w:r>
      <w:proofErr w:type="spellStart"/>
      <w:r w:rsidRPr="00891520">
        <w:rPr>
          <w:rFonts w:cs="Times New Roman"/>
          <w:kern w:val="0"/>
          <w:szCs w:val="24"/>
        </w:rPr>
        <w:t>TianQin</w:t>
      </w:r>
      <w:proofErr w:type="spellEnd"/>
      <w:r w:rsidRPr="00891520">
        <w:rPr>
          <w:rFonts w:cs="Times New Roman"/>
          <w:kern w:val="0"/>
          <w:szCs w:val="24"/>
        </w:rPr>
        <w:t>: a space-borne gravitational wave detector[J/OL]. Classical and Quantum Gravity, 33(3): 035010[2022-03-15]. https://doi.org/10.1088/0264-9381/33/3/035010. DOI:10.1088/0264-9381/33/3/035010.</w:t>
      </w:r>
    </w:p>
    <w:p w14:paraId="6B80DE1B" w14:textId="77777777" w:rsidR="00891520" w:rsidRPr="00891520" w:rsidRDefault="00891520" w:rsidP="00891520">
      <w:pPr>
        <w:pStyle w:val="af3"/>
        <w:ind w:firstLine="420"/>
        <w:rPr>
          <w:rFonts w:cs="Times New Roman"/>
          <w:kern w:val="0"/>
          <w:szCs w:val="24"/>
        </w:rPr>
      </w:pPr>
      <w:r w:rsidRPr="00891520">
        <w:rPr>
          <w:rFonts w:cs="Times New Roman"/>
          <w:kern w:val="0"/>
          <w:szCs w:val="24"/>
        </w:rPr>
        <w:t xml:space="preserve">MILYUKOV V K, BURDANOV A V, ZHAMKOV A S, </w:t>
      </w:r>
      <w:r w:rsidRPr="00891520">
        <w:rPr>
          <w:rFonts w:cs="Times New Roman"/>
          <w:kern w:val="0"/>
          <w:szCs w:val="24"/>
        </w:rPr>
        <w:t>等</w:t>
      </w:r>
      <w:r w:rsidRPr="00891520">
        <w:rPr>
          <w:rFonts w:cs="Times New Roman"/>
          <w:kern w:val="0"/>
          <w:szCs w:val="24"/>
        </w:rPr>
        <w:t>, 2020. Analysis of Key Technologies for a Space Geophysics Mission: Required Accuracies and Engineering Solutions[J/OL]. Solar System Research, 54(7): 610-620[2022-03-15]. https://doi.org/10.1134/S003809462007014X. DOI:10.1134/S003809462007014X.</w:t>
      </w:r>
    </w:p>
    <w:p w14:paraId="49D59E14" w14:textId="77777777" w:rsidR="00891520" w:rsidRPr="00891520" w:rsidRDefault="00891520" w:rsidP="00891520">
      <w:pPr>
        <w:pStyle w:val="af3"/>
        <w:ind w:firstLine="420"/>
        <w:rPr>
          <w:rFonts w:cs="Times New Roman"/>
          <w:kern w:val="0"/>
          <w:szCs w:val="24"/>
        </w:rPr>
      </w:pPr>
      <w:r w:rsidRPr="00891520">
        <w:rPr>
          <w:rFonts w:cs="Times New Roman"/>
          <w:kern w:val="0"/>
          <w:szCs w:val="24"/>
        </w:rPr>
        <w:t>REIGBER Ch, LÜHR H, SCHWINTZER P, 2002. CHAMP mission status[J/OL]. Advances in Space Research, 30(2): 129-134[2022-02-28]. https://www.sciencedirect.com/science/article/pii/S0273117702002764. DOI:10.1016/S0273-1177(02)00276-4.</w:t>
      </w:r>
    </w:p>
    <w:p w14:paraId="231E513D" w14:textId="77777777" w:rsidR="00891520" w:rsidRPr="00891520" w:rsidRDefault="00891520" w:rsidP="00891520">
      <w:pPr>
        <w:pStyle w:val="af3"/>
        <w:ind w:firstLine="420"/>
        <w:rPr>
          <w:rFonts w:cs="Times New Roman"/>
          <w:kern w:val="0"/>
          <w:szCs w:val="24"/>
        </w:rPr>
      </w:pPr>
      <w:r w:rsidRPr="00891520">
        <w:rPr>
          <w:rFonts w:cs="Times New Roman"/>
          <w:kern w:val="0"/>
          <w:szCs w:val="24"/>
        </w:rPr>
        <w:t>RUMMEL R, GRUBER T, 2010. Gravity and Steady-State Ocean Circulation Explorer GOCE[M/OL]. 203-212. DOI:10.1007/978-3-642-10228-8_16.</w:t>
      </w:r>
    </w:p>
    <w:p w14:paraId="5D1F612F" w14:textId="77777777" w:rsidR="00891520" w:rsidRPr="00891520" w:rsidRDefault="00891520" w:rsidP="00891520">
      <w:pPr>
        <w:pStyle w:val="af3"/>
        <w:ind w:firstLine="420"/>
        <w:rPr>
          <w:rFonts w:cs="Times New Roman"/>
          <w:kern w:val="0"/>
          <w:szCs w:val="24"/>
        </w:rPr>
      </w:pPr>
      <w:r w:rsidRPr="00891520">
        <w:rPr>
          <w:rFonts w:cs="Times New Roman"/>
          <w:kern w:val="0"/>
          <w:szCs w:val="24"/>
        </w:rPr>
        <w:t xml:space="preserve">SHEARD B S, HEINZEL G, DANZMANN K, </w:t>
      </w:r>
      <w:r w:rsidRPr="00891520">
        <w:rPr>
          <w:rFonts w:cs="Times New Roman"/>
          <w:kern w:val="0"/>
          <w:szCs w:val="24"/>
        </w:rPr>
        <w:t>等</w:t>
      </w:r>
      <w:r w:rsidRPr="00891520">
        <w:rPr>
          <w:rFonts w:cs="Times New Roman"/>
          <w:kern w:val="0"/>
          <w:szCs w:val="24"/>
        </w:rPr>
        <w:t>, 2012. Intersatellite laser ranging instrument for the GRACE follow-on mission[J]. Journal of Geodesy, 86(12): 1083-1095.</w:t>
      </w:r>
    </w:p>
    <w:p w14:paraId="17E0219E" w14:textId="77777777" w:rsidR="00891520" w:rsidRPr="00891520" w:rsidRDefault="00891520" w:rsidP="00891520">
      <w:pPr>
        <w:pStyle w:val="af3"/>
        <w:ind w:firstLine="420"/>
        <w:rPr>
          <w:rFonts w:cs="Times New Roman"/>
          <w:kern w:val="0"/>
          <w:szCs w:val="24"/>
        </w:rPr>
      </w:pPr>
      <w:r w:rsidRPr="00891520">
        <w:rPr>
          <w:rFonts w:cs="Times New Roman"/>
          <w:kern w:val="0"/>
          <w:szCs w:val="24"/>
        </w:rPr>
        <w:t xml:space="preserve">SHEN X, ZHANG X, YUAN S, </w:t>
      </w:r>
      <w:r w:rsidRPr="00891520">
        <w:rPr>
          <w:rFonts w:cs="Times New Roman"/>
          <w:kern w:val="0"/>
          <w:szCs w:val="24"/>
        </w:rPr>
        <w:t>等</w:t>
      </w:r>
      <w:r w:rsidRPr="00891520">
        <w:rPr>
          <w:rFonts w:cs="Times New Roman"/>
          <w:kern w:val="0"/>
          <w:szCs w:val="24"/>
        </w:rPr>
        <w:t xml:space="preserve">, 2018. The state-of-the-art of the China </w:t>
      </w:r>
      <w:proofErr w:type="spellStart"/>
      <w:r w:rsidRPr="00891520">
        <w:rPr>
          <w:rFonts w:cs="Times New Roman"/>
          <w:kern w:val="0"/>
          <w:szCs w:val="24"/>
        </w:rPr>
        <w:t>Seismo</w:t>
      </w:r>
      <w:proofErr w:type="spellEnd"/>
      <w:r w:rsidRPr="00891520">
        <w:rPr>
          <w:rFonts w:cs="Times New Roman"/>
          <w:kern w:val="0"/>
          <w:szCs w:val="24"/>
        </w:rPr>
        <w:t>-Electromagnetic Satellite mission[J/OL]. Science China Technological Sciences, 61(5): 634-642[2022-03-15]. https://doi.org/10.1007/s11431-018-9242-0. DOI:10.1007/s11431-018-9242-0.</w:t>
      </w:r>
    </w:p>
    <w:p w14:paraId="0C766033" w14:textId="77777777" w:rsidR="00891520" w:rsidRPr="00891520" w:rsidRDefault="00891520" w:rsidP="00891520">
      <w:pPr>
        <w:pStyle w:val="af3"/>
        <w:ind w:firstLine="420"/>
        <w:rPr>
          <w:rFonts w:cs="Times New Roman"/>
          <w:kern w:val="0"/>
          <w:szCs w:val="24"/>
        </w:rPr>
      </w:pPr>
      <w:r w:rsidRPr="00891520">
        <w:rPr>
          <w:rFonts w:cs="Times New Roman"/>
          <w:kern w:val="0"/>
          <w:szCs w:val="24"/>
        </w:rPr>
        <w:t xml:space="preserve">TAPLEY B D, BETTADPUR S, WATKINS M, </w:t>
      </w:r>
      <w:r w:rsidRPr="00891520">
        <w:rPr>
          <w:rFonts w:cs="Times New Roman"/>
          <w:kern w:val="0"/>
          <w:szCs w:val="24"/>
        </w:rPr>
        <w:t>等</w:t>
      </w:r>
      <w:r w:rsidRPr="00891520">
        <w:rPr>
          <w:rFonts w:cs="Times New Roman"/>
          <w:kern w:val="0"/>
          <w:szCs w:val="24"/>
        </w:rPr>
        <w:t>, 2004. The gravity recovery and climate experiment: Mission overview and early results[J/OL]. Geophysical Research Letters, 31(</w:t>
      </w:r>
      <w:proofErr w:type="gramStart"/>
      <w:r w:rsidRPr="00891520">
        <w:rPr>
          <w:rFonts w:cs="Times New Roman"/>
          <w:kern w:val="0"/>
          <w:szCs w:val="24"/>
        </w:rPr>
        <w:t>9)[</w:t>
      </w:r>
      <w:proofErr w:type="gramEnd"/>
      <w:r w:rsidRPr="00891520">
        <w:rPr>
          <w:rFonts w:cs="Times New Roman"/>
          <w:kern w:val="0"/>
          <w:szCs w:val="24"/>
        </w:rPr>
        <w:t>2022-02-28]. https://onlinelibrary.wiley.com/doi/abs/10.1029/2004GL019920. DOI:10.1029/2004GL019920.</w:t>
      </w:r>
    </w:p>
    <w:p w14:paraId="3455480A" w14:textId="77777777" w:rsidR="00891520" w:rsidRPr="00891520" w:rsidRDefault="00891520" w:rsidP="00891520">
      <w:pPr>
        <w:pStyle w:val="af3"/>
        <w:ind w:firstLine="420"/>
        <w:rPr>
          <w:rFonts w:cs="Times New Roman"/>
          <w:kern w:val="0"/>
          <w:szCs w:val="24"/>
        </w:rPr>
      </w:pPr>
      <w:r w:rsidRPr="00891520">
        <w:rPr>
          <w:rFonts w:cs="Times New Roman"/>
          <w:kern w:val="0"/>
          <w:szCs w:val="24"/>
        </w:rPr>
        <w:t xml:space="preserve">TAPLEY B D, WATKINS M </w:t>
      </w:r>
      <w:proofErr w:type="spellStart"/>
      <w:r w:rsidRPr="00891520">
        <w:rPr>
          <w:rFonts w:cs="Times New Roman"/>
          <w:kern w:val="0"/>
          <w:szCs w:val="24"/>
        </w:rPr>
        <w:t>M</w:t>
      </w:r>
      <w:proofErr w:type="spellEnd"/>
      <w:r w:rsidRPr="00891520">
        <w:rPr>
          <w:rFonts w:cs="Times New Roman"/>
          <w:kern w:val="0"/>
          <w:szCs w:val="24"/>
        </w:rPr>
        <w:t xml:space="preserve">, FLECHTNER F, </w:t>
      </w:r>
      <w:r w:rsidRPr="00891520">
        <w:rPr>
          <w:rFonts w:cs="Times New Roman"/>
          <w:kern w:val="0"/>
          <w:szCs w:val="24"/>
        </w:rPr>
        <w:t>等</w:t>
      </w:r>
      <w:r w:rsidRPr="00891520">
        <w:rPr>
          <w:rFonts w:cs="Times New Roman"/>
          <w:kern w:val="0"/>
          <w:szCs w:val="24"/>
        </w:rPr>
        <w:t>, 2019. Contributions of GRACE to understanding climate change[J/OL]. Nature Climate Change, 9(5): 358-369[2022-03-15]. https://www.nature.com/articles/s41558-019-0456-2. DOI:10.1038/s41558-019-0456-2.</w:t>
      </w:r>
    </w:p>
    <w:p w14:paraId="46B9745C" w14:textId="77777777" w:rsidR="00891520" w:rsidRPr="00891520" w:rsidRDefault="00891520" w:rsidP="00891520">
      <w:pPr>
        <w:pStyle w:val="af3"/>
        <w:ind w:firstLine="420"/>
        <w:rPr>
          <w:rFonts w:cs="Times New Roman"/>
          <w:kern w:val="0"/>
          <w:szCs w:val="24"/>
        </w:rPr>
      </w:pPr>
      <w:r w:rsidRPr="00891520">
        <w:rPr>
          <w:rFonts w:cs="Times New Roman"/>
          <w:kern w:val="0"/>
          <w:szCs w:val="24"/>
        </w:rPr>
        <w:t>THOMAS J B, 1999. An Analysis of Gravity-Field Estimation Based on Intersatellite Dual-1-Way Biased Ranging[J]. 196.</w:t>
      </w:r>
    </w:p>
    <w:p w14:paraId="53B1C743" w14:textId="77777777" w:rsidR="00891520" w:rsidRPr="00891520" w:rsidRDefault="00891520" w:rsidP="00891520">
      <w:pPr>
        <w:pStyle w:val="af3"/>
        <w:ind w:firstLine="420"/>
        <w:rPr>
          <w:rFonts w:cs="Times New Roman"/>
          <w:kern w:val="0"/>
          <w:szCs w:val="24"/>
        </w:rPr>
      </w:pPr>
      <w:r w:rsidRPr="00891520">
        <w:rPr>
          <w:rFonts w:cs="Times New Roman"/>
          <w:kern w:val="0"/>
          <w:szCs w:val="24"/>
        </w:rPr>
        <w:t xml:space="preserve">WEN H Y, KRUIZINGA G, PAIK M, </w:t>
      </w:r>
      <w:r w:rsidRPr="00891520">
        <w:rPr>
          <w:rFonts w:cs="Times New Roman"/>
          <w:kern w:val="0"/>
          <w:szCs w:val="24"/>
        </w:rPr>
        <w:t>等</w:t>
      </w:r>
      <w:r w:rsidRPr="00891520">
        <w:rPr>
          <w:rFonts w:cs="Times New Roman"/>
          <w:kern w:val="0"/>
          <w:szCs w:val="24"/>
        </w:rPr>
        <w:t>, 2019. Gravity Recovery and Climate Experiment Follow-On (GRACE-FO) Level-1 Data Product User Handbook[J]. 60.</w:t>
      </w:r>
    </w:p>
    <w:p w14:paraId="66362702" w14:textId="77777777" w:rsidR="00891520" w:rsidRPr="00891520" w:rsidRDefault="00891520" w:rsidP="00891520">
      <w:pPr>
        <w:pStyle w:val="af3"/>
        <w:ind w:firstLine="420"/>
        <w:rPr>
          <w:rFonts w:cs="Times New Roman"/>
          <w:kern w:val="0"/>
          <w:szCs w:val="24"/>
        </w:rPr>
      </w:pPr>
      <w:r w:rsidRPr="00891520">
        <w:rPr>
          <w:rFonts w:cs="Times New Roman"/>
          <w:kern w:val="0"/>
          <w:szCs w:val="24"/>
        </w:rPr>
        <w:t xml:space="preserve">WIECZOREK M A, NEUMANN G A, NIMMO F, </w:t>
      </w:r>
      <w:r w:rsidRPr="00891520">
        <w:rPr>
          <w:rFonts w:cs="Times New Roman"/>
          <w:kern w:val="0"/>
          <w:szCs w:val="24"/>
        </w:rPr>
        <w:t>等</w:t>
      </w:r>
      <w:r w:rsidRPr="00891520">
        <w:rPr>
          <w:rFonts w:cs="Times New Roman"/>
          <w:kern w:val="0"/>
          <w:szCs w:val="24"/>
        </w:rPr>
        <w:t>, 2013. The Crust of the Moon as Seen by GRAIL[J/OL]. Science, 339(6120): 671-675[2022-03-15]. https://www.science.org/doi/abs/10.1126/science.1231530. DOI:10.1126/science.1231530.</w:t>
      </w:r>
    </w:p>
    <w:p w14:paraId="4683777B" w14:textId="77777777" w:rsidR="00891520" w:rsidRPr="00891520" w:rsidRDefault="00891520" w:rsidP="00891520">
      <w:pPr>
        <w:pStyle w:val="af3"/>
        <w:ind w:firstLine="420"/>
        <w:rPr>
          <w:rFonts w:cs="Times New Roman"/>
          <w:kern w:val="0"/>
          <w:szCs w:val="24"/>
        </w:rPr>
      </w:pPr>
      <w:r w:rsidRPr="00891520">
        <w:rPr>
          <w:rFonts w:cs="Times New Roman"/>
          <w:kern w:val="0"/>
          <w:szCs w:val="24"/>
        </w:rPr>
        <w:t>WU S C, KRUIZINGA G, BERTIGER W, 2006. Algorithm Theoretical Basis Document for GRACE Level-1B Data Processing V1.2[J]. 54.</w:t>
      </w:r>
    </w:p>
    <w:p w14:paraId="3C8B77E9" w14:textId="77777777" w:rsidR="00891520" w:rsidRPr="00891520" w:rsidRDefault="00891520" w:rsidP="00891520">
      <w:pPr>
        <w:pStyle w:val="af3"/>
        <w:ind w:firstLine="420"/>
        <w:rPr>
          <w:rFonts w:cs="Times New Roman"/>
          <w:kern w:val="0"/>
          <w:szCs w:val="24"/>
        </w:rPr>
      </w:pPr>
      <w:r w:rsidRPr="00891520">
        <w:rPr>
          <w:rFonts w:cs="Times New Roman"/>
          <w:kern w:val="0"/>
          <w:szCs w:val="24"/>
        </w:rPr>
        <w:lastRenderedPageBreak/>
        <w:t xml:space="preserve">YEH P J F, SWENSON S C, FAMIGLIETTI J S, </w:t>
      </w:r>
      <w:r w:rsidRPr="00891520">
        <w:rPr>
          <w:rFonts w:cs="Times New Roman"/>
          <w:kern w:val="0"/>
          <w:szCs w:val="24"/>
        </w:rPr>
        <w:t>等</w:t>
      </w:r>
      <w:r w:rsidRPr="00891520">
        <w:rPr>
          <w:rFonts w:cs="Times New Roman"/>
          <w:kern w:val="0"/>
          <w:szCs w:val="24"/>
        </w:rPr>
        <w:t>, 2006. Remote sensing of groundwater storage changes in Illinois using the Gravity Recovery and Climate Experiment (GRACE)[J/OL]. Water Resources Research, 42(</w:t>
      </w:r>
      <w:proofErr w:type="gramStart"/>
      <w:r w:rsidRPr="00891520">
        <w:rPr>
          <w:rFonts w:cs="Times New Roman"/>
          <w:kern w:val="0"/>
          <w:szCs w:val="24"/>
        </w:rPr>
        <w:t>12)[</w:t>
      </w:r>
      <w:proofErr w:type="gramEnd"/>
      <w:r w:rsidRPr="00891520">
        <w:rPr>
          <w:rFonts w:cs="Times New Roman"/>
          <w:kern w:val="0"/>
          <w:szCs w:val="24"/>
        </w:rPr>
        <w:t>2022-03-15]. https://onlinelibrary.wiley.com/doi/abs/10.1029/2006WR005374. DOI:10.1029/2006WR005374.</w:t>
      </w:r>
    </w:p>
    <w:p w14:paraId="4527EB59" w14:textId="33E4EDCA" w:rsidR="006F6104" w:rsidRPr="00A3306E" w:rsidRDefault="00876665" w:rsidP="00544E64">
      <w:pPr>
        <w:adjustRightInd w:val="0"/>
        <w:snapToGrid w:val="0"/>
        <w:spacing w:line="360" w:lineRule="auto"/>
        <w:rPr>
          <w:rFonts w:ascii="Times New Roman" w:eastAsia="宋体" w:hAnsi="Times New Roman" w:cs="Times New Roman"/>
        </w:rPr>
      </w:pPr>
      <w:r w:rsidRPr="00A3306E">
        <w:rPr>
          <w:rFonts w:ascii="Times New Roman" w:eastAsia="宋体" w:hAnsi="Times New Roman" w:cs="Times New Roman"/>
        </w:rPr>
        <w:fldChar w:fldCharType="end"/>
      </w:r>
    </w:p>
    <w:p w14:paraId="2158AE38" w14:textId="3CA04027" w:rsidR="00C161BE" w:rsidRPr="00A3306E" w:rsidRDefault="00C161BE" w:rsidP="00544E64">
      <w:pPr>
        <w:adjustRightInd w:val="0"/>
        <w:snapToGrid w:val="0"/>
        <w:spacing w:line="360" w:lineRule="auto"/>
        <w:rPr>
          <w:rFonts w:ascii="Times New Roman" w:eastAsia="宋体" w:hAnsi="Times New Roman" w:cs="Times New Roman"/>
        </w:rPr>
      </w:pPr>
    </w:p>
    <w:sectPr w:rsidR="00C161BE" w:rsidRPr="00A3306E">
      <w:headerReference w:type="even" r:id="rId200"/>
      <w:headerReference w:type="default" r:id="rId201"/>
      <w:footerReference w:type="even" r:id="rId202"/>
      <w:footerReference w:type="default" r:id="rId203"/>
      <w:headerReference w:type="first" r:id="rId204"/>
      <w:footerReference w:type="first" r:id="rId20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7" w:author="Peng Xu" w:date="2022-03-14T21:01:00Z" w:initials="PX">
    <w:p w14:paraId="62E9BAF2" w14:textId="12B4EB1B" w:rsidR="0039726D" w:rsidRDefault="0039726D">
      <w:pPr>
        <w:pStyle w:val="af9"/>
      </w:pPr>
      <w:r>
        <w:rPr>
          <w:rStyle w:val="af8"/>
        </w:rPr>
        <w:annotationRef/>
      </w:r>
      <w:r>
        <w:rPr>
          <w:rFonts w:ascii="Times New Roman" w:eastAsia="宋体" w:hAnsi="Times New Roman" w:hint="eastAsia"/>
        </w:rPr>
        <w:t>天琴，申旭辉等主流文献，郑伟的往后排</w:t>
      </w:r>
    </w:p>
  </w:comment>
  <w:comment w:id="48" w:author="Peng Xu" w:date="2022-03-15T16:22:00Z" w:initials="PX">
    <w:p w14:paraId="258AB649" w14:textId="25870861" w:rsidR="002B1CCF" w:rsidRDefault="002B1CCF">
      <w:pPr>
        <w:pStyle w:val="af9"/>
      </w:pPr>
      <w:r>
        <w:rPr>
          <w:rStyle w:val="af8"/>
        </w:rPr>
        <w:annotationRef/>
      </w:r>
      <w:r>
        <w:rPr>
          <w:rFonts w:hint="eastAsia"/>
        </w:rPr>
        <w:t>徐鹏这里写一段</w:t>
      </w:r>
    </w:p>
  </w:comment>
  <w:comment w:id="50" w:author="Peng Xu" w:date="2022-03-15T16:23:00Z" w:initials="PX">
    <w:p w14:paraId="48593546" w14:textId="4B2B4415" w:rsidR="002B1CCF" w:rsidRDefault="002B1CCF">
      <w:pPr>
        <w:pStyle w:val="af9"/>
      </w:pPr>
      <w:r>
        <w:rPr>
          <w:rStyle w:val="af8"/>
        </w:rPr>
        <w:annotationRef/>
      </w:r>
      <w:r>
        <w:rPr>
          <w:rFonts w:hint="eastAsia"/>
        </w:rPr>
        <w:t>徐鹏图再改一下</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E9BAF2" w15:done="0"/>
  <w15:commentEx w15:paraId="258AB649" w15:done="0"/>
  <w15:commentEx w15:paraId="4859354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A2BAC" w16cex:dateUtc="2022-03-14T13:01:00Z"/>
  <w16cex:commentExtensible w16cex:durableId="25DB3BD7" w16cex:dateUtc="2022-03-15T08:22:00Z"/>
  <w16cex:commentExtensible w16cex:durableId="25DB3BE7" w16cex:dateUtc="2022-03-15T08: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E9BAF2" w16cid:durableId="25DA2BAC"/>
  <w16cid:commentId w16cid:paraId="258AB649" w16cid:durableId="25DB3BD7"/>
  <w16cid:commentId w16cid:paraId="48593546" w16cid:durableId="25DB3B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CA2D1" w14:textId="77777777" w:rsidR="00935A4A" w:rsidRDefault="00935A4A" w:rsidP="00632EEF">
      <w:r>
        <w:separator/>
      </w:r>
    </w:p>
  </w:endnote>
  <w:endnote w:type="continuationSeparator" w:id="0">
    <w:p w14:paraId="186E0530" w14:textId="77777777" w:rsidR="00935A4A" w:rsidRDefault="00935A4A" w:rsidP="00632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03" w:usb1="288F0000"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
    <w:altName w:val="Cambria"/>
    <w:panose1 w:val="00000000000000000000"/>
    <w:charset w:val="00"/>
    <w:family w:val="roman"/>
    <w:notTrueType/>
    <w:pitch w:val="default"/>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C5E30" w14:textId="77777777" w:rsidR="0039726D" w:rsidRDefault="0039726D">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481BF" w14:textId="77777777" w:rsidR="0039726D" w:rsidRDefault="0039726D">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162745" w14:textId="77777777" w:rsidR="0039726D" w:rsidRDefault="0039726D">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E3C72" w14:textId="77777777" w:rsidR="00935A4A" w:rsidRDefault="00935A4A" w:rsidP="00632EEF">
      <w:r>
        <w:separator/>
      </w:r>
    </w:p>
  </w:footnote>
  <w:footnote w:type="continuationSeparator" w:id="0">
    <w:p w14:paraId="36056B7E" w14:textId="77777777" w:rsidR="00935A4A" w:rsidRDefault="00935A4A" w:rsidP="00632E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65A61" w14:textId="77777777" w:rsidR="0039726D" w:rsidRDefault="0039726D">
    <w:pPr>
      <w:pStyle w:val="af"/>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12340" w14:textId="77777777" w:rsidR="0039726D" w:rsidRDefault="0039726D">
    <w:pPr>
      <w:pStyle w:val="af"/>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ECD28" w14:textId="77777777" w:rsidR="0039726D" w:rsidRDefault="0039726D">
    <w:pPr>
      <w:pStyle w:val="af"/>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C3FF9"/>
    <w:multiLevelType w:val="hybridMultilevel"/>
    <w:tmpl w:val="27CC0C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C96DD0"/>
    <w:multiLevelType w:val="multilevel"/>
    <w:tmpl w:val="846A6B60"/>
    <w:lvl w:ilvl="0">
      <w:start w:val="1"/>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59A3982"/>
    <w:multiLevelType w:val="hybridMultilevel"/>
    <w:tmpl w:val="F704E7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3102B8D"/>
    <w:multiLevelType w:val="multilevel"/>
    <w:tmpl w:val="EA8C7FAA"/>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36E94008"/>
    <w:multiLevelType w:val="hybridMultilevel"/>
    <w:tmpl w:val="5AA85D9C"/>
    <w:lvl w:ilvl="0" w:tplc="A2E83F1A">
      <w:start w:val="6"/>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EA615BE"/>
    <w:multiLevelType w:val="multilevel"/>
    <w:tmpl w:val="0F407FEC"/>
    <w:lvl w:ilvl="0">
      <w:start w:val="1"/>
      <w:numFmt w:val="decimal"/>
      <w:lvlText w:val="%1."/>
      <w:lvlJc w:val="left"/>
      <w:pPr>
        <w:ind w:left="792" w:hanging="360"/>
      </w:pPr>
      <w:rPr>
        <w:rFonts w:hint="default"/>
      </w:rPr>
    </w:lvl>
    <w:lvl w:ilvl="1">
      <w:start w:val="1"/>
      <w:numFmt w:val="decimal"/>
      <w:isLgl/>
      <w:lvlText w:val="%1.%2"/>
      <w:lvlJc w:val="left"/>
      <w:pPr>
        <w:ind w:left="1284" w:hanging="720"/>
      </w:pPr>
      <w:rPr>
        <w:rFonts w:hint="eastAsia"/>
      </w:rPr>
    </w:lvl>
    <w:lvl w:ilvl="2">
      <w:start w:val="1"/>
      <w:numFmt w:val="decimal"/>
      <w:isLgl/>
      <w:lvlText w:val="%1.%2.%3"/>
      <w:lvlJc w:val="left"/>
      <w:pPr>
        <w:ind w:left="1416" w:hanging="720"/>
      </w:pPr>
      <w:rPr>
        <w:rFonts w:hint="eastAsia"/>
      </w:rPr>
    </w:lvl>
    <w:lvl w:ilvl="3">
      <w:start w:val="1"/>
      <w:numFmt w:val="decimal"/>
      <w:isLgl/>
      <w:lvlText w:val="%1.%2.%3.%4"/>
      <w:lvlJc w:val="left"/>
      <w:pPr>
        <w:ind w:left="1908" w:hanging="1080"/>
      </w:pPr>
      <w:rPr>
        <w:rFonts w:hint="eastAsia"/>
      </w:rPr>
    </w:lvl>
    <w:lvl w:ilvl="4">
      <w:start w:val="1"/>
      <w:numFmt w:val="decimal"/>
      <w:isLgl/>
      <w:lvlText w:val="%1.%2.%3.%4.%5"/>
      <w:lvlJc w:val="left"/>
      <w:pPr>
        <w:ind w:left="2400" w:hanging="1440"/>
      </w:pPr>
      <w:rPr>
        <w:rFonts w:hint="eastAsia"/>
      </w:rPr>
    </w:lvl>
    <w:lvl w:ilvl="5">
      <w:start w:val="1"/>
      <w:numFmt w:val="decimal"/>
      <w:isLgl/>
      <w:lvlText w:val="%1.%2.%3.%4.%5.%6"/>
      <w:lvlJc w:val="left"/>
      <w:pPr>
        <w:ind w:left="2892" w:hanging="1800"/>
      </w:pPr>
      <w:rPr>
        <w:rFonts w:hint="eastAsia"/>
      </w:rPr>
    </w:lvl>
    <w:lvl w:ilvl="6">
      <w:start w:val="1"/>
      <w:numFmt w:val="decimal"/>
      <w:isLgl/>
      <w:lvlText w:val="%1.%2.%3.%4.%5.%6.%7"/>
      <w:lvlJc w:val="left"/>
      <w:pPr>
        <w:ind w:left="3384" w:hanging="2160"/>
      </w:pPr>
      <w:rPr>
        <w:rFonts w:hint="eastAsia"/>
      </w:rPr>
    </w:lvl>
    <w:lvl w:ilvl="7">
      <w:start w:val="1"/>
      <w:numFmt w:val="decimal"/>
      <w:isLgl/>
      <w:lvlText w:val="%1.%2.%3.%4.%5.%6.%7.%8"/>
      <w:lvlJc w:val="left"/>
      <w:pPr>
        <w:ind w:left="3516" w:hanging="2160"/>
      </w:pPr>
      <w:rPr>
        <w:rFonts w:hint="eastAsia"/>
      </w:rPr>
    </w:lvl>
    <w:lvl w:ilvl="8">
      <w:start w:val="1"/>
      <w:numFmt w:val="decimal"/>
      <w:isLgl/>
      <w:lvlText w:val="%1.%2.%3.%4.%5.%6.%7.%8.%9"/>
      <w:lvlJc w:val="left"/>
      <w:pPr>
        <w:ind w:left="4008" w:hanging="2520"/>
      </w:pPr>
      <w:rPr>
        <w:rFonts w:hint="eastAsia"/>
      </w:rPr>
    </w:lvl>
  </w:abstractNum>
  <w:abstractNum w:abstractNumId="6" w15:restartNumberingAfterBreak="0">
    <w:nsid w:val="4D5210D4"/>
    <w:multiLevelType w:val="hybridMultilevel"/>
    <w:tmpl w:val="B0809DA0"/>
    <w:lvl w:ilvl="0" w:tplc="843428B2">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8D33117"/>
    <w:multiLevelType w:val="multilevel"/>
    <w:tmpl w:val="FBA6BFC6"/>
    <w:lvl w:ilvl="0">
      <w:start w:val="1"/>
      <w:numFmt w:val="decimal"/>
      <w:lvlText w:val="%1"/>
      <w:lvlJc w:val="left"/>
      <w:pPr>
        <w:ind w:left="420" w:hanging="420"/>
      </w:pPr>
      <w:rPr>
        <w:rFonts w:hint="default"/>
      </w:rPr>
    </w:lvl>
    <w:lvl w:ilvl="1">
      <w:start w:val="1"/>
      <w:numFmt w:val="decimal"/>
      <w:lvlText w:val="%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D3D0478"/>
    <w:multiLevelType w:val="multilevel"/>
    <w:tmpl w:val="29262452"/>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76A31876"/>
    <w:multiLevelType w:val="multilevel"/>
    <w:tmpl w:val="06AA0E5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3"/>
  </w:num>
  <w:num w:numId="3">
    <w:abstractNumId w:val="1"/>
  </w:num>
  <w:num w:numId="4">
    <w:abstractNumId w:val="6"/>
  </w:num>
  <w:num w:numId="5">
    <w:abstractNumId w:val="9"/>
  </w:num>
  <w:num w:numId="6">
    <w:abstractNumId w:val="8"/>
  </w:num>
  <w:num w:numId="7">
    <w:abstractNumId w:val="7"/>
  </w:num>
  <w:num w:numId="8">
    <w:abstractNumId w:val="0"/>
  </w:num>
  <w:num w:numId="9">
    <w:abstractNumId w:val="2"/>
  </w:num>
  <w:num w:numId="1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uben">
    <w15:presenceInfo w15:providerId="Windows Live" w15:userId="ebc8f4fd376193a0"/>
  </w15:person>
  <w15:person w15:author="Peng Xu">
    <w15:presenceInfo w15:providerId="Windows Live" w15:userId="f82f565b8b80ff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29C"/>
    <w:rsid w:val="00000F6C"/>
    <w:rsid w:val="000023E5"/>
    <w:rsid w:val="000077F4"/>
    <w:rsid w:val="00007F29"/>
    <w:rsid w:val="00012BBF"/>
    <w:rsid w:val="00014978"/>
    <w:rsid w:val="0002103A"/>
    <w:rsid w:val="000219CE"/>
    <w:rsid w:val="0002495B"/>
    <w:rsid w:val="00025E4F"/>
    <w:rsid w:val="00026254"/>
    <w:rsid w:val="0003400E"/>
    <w:rsid w:val="000369CC"/>
    <w:rsid w:val="00040BB9"/>
    <w:rsid w:val="0004245C"/>
    <w:rsid w:val="00043998"/>
    <w:rsid w:val="00045A22"/>
    <w:rsid w:val="0005051D"/>
    <w:rsid w:val="00050BA2"/>
    <w:rsid w:val="00050D0C"/>
    <w:rsid w:val="00052E84"/>
    <w:rsid w:val="00062026"/>
    <w:rsid w:val="000627D9"/>
    <w:rsid w:val="00064C7F"/>
    <w:rsid w:val="00067808"/>
    <w:rsid w:val="00070B08"/>
    <w:rsid w:val="000731F3"/>
    <w:rsid w:val="000749C3"/>
    <w:rsid w:val="00077009"/>
    <w:rsid w:val="00077F77"/>
    <w:rsid w:val="00083DC8"/>
    <w:rsid w:val="00086977"/>
    <w:rsid w:val="000907C6"/>
    <w:rsid w:val="00097EBD"/>
    <w:rsid w:val="000A1975"/>
    <w:rsid w:val="000A3D8F"/>
    <w:rsid w:val="000A4324"/>
    <w:rsid w:val="000A6DE4"/>
    <w:rsid w:val="000B0B5D"/>
    <w:rsid w:val="000C0D57"/>
    <w:rsid w:val="000C4F8A"/>
    <w:rsid w:val="000C653F"/>
    <w:rsid w:val="000C69C0"/>
    <w:rsid w:val="000D0E01"/>
    <w:rsid w:val="000D1A74"/>
    <w:rsid w:val="000D2370"/>
    <w:rsid w:val="000D3DA2"/>
    <w:rsid w:val="000E69E4"/>
    <w:rsid w:val="000E69FC"/>
    <w:rsid w:val="000E7D20"/>
    <w:rsid w:val="00100A50"/>
    <w:rsid w:val="00107885"/>
    <w:rsid w:val="00107CA0"/>
    <w:rsid w:val="00112045"/>
    <w:rsid w:val="00112AAB"/>
    <w:rsid w:val="0011417D"/>
    <w:rsid w:val="00122103"/>
    <w:rsid w:val="00127324"/>
    <w:rsid w:val="00127FD4"/>
    <w:rsid w:val="0013317B"/>
    <w:rsid w:val="00134DAC"/>
    <w:rsid w:val="0013532E"/>
    <w:rsid w:val="00140F8F"/>
    <w:rsid w:val="001476C3"/>
    <w:rsid w:val="001537E2"/>
    <w:rsid w:val="0016357A"/>
    <w:rsid w:val="00167BC0"/>
    <w:rsid w:val="00172B10"/>
    <w:rsid w:val="00177272"/>
    <w:rsid w:val="00185B62"/>
    <w:rsid w:val="00186B80"/>
    <w:rsid w:val="00190889"/>
    <w:rsid w:val="00192908"/>
    <w:rsid w:val="00195D3B"/>
    <w:rsid w:val="00196250"/>
    <w:rsid w:val="001A13CD"/>
    <w:rsid w:val="001A2445"/>
    <w:rsid w:val="001A3A76"/>
    <w:rsid w:val="001A4491"/>
    <w:rsid w:val="001A4B5B"/>
    <w:rsid w:val="001A4CBD"/>
    <w:rsid w:val="001B086B"/>
    <w:rsid w:val="001B34F9"/>
    <w:rsid w:val="001B3C59"/>
    <w:rsid w:val="001B54AC"/>
    <w:rsid w:val="001C0054"/>
    <w:rsid w:val="001C47DE"/>
    <w:rsid w:val="001C6387"/>
    <w:rsid w:val="001C6555"/>
    <w:rsid w:val="001C7A6C"/>
    <w:rsid w:val="001D0936"/>
    <w:rsid w:val="001E39AC"/>
    <w:rsid w:val="001E5CA2"/>
    <w:rsid w:val="001E6302"/>
    <w:rsid w:val="001E74E4"/>
    <w:rsid w:val="001F40BD"/>
    <w:rsid w:val="00200E8C"/>
    <w:rsid w:val="0020273B"/>
    <w:rsid w:val="0020498D"/>
    <w:rsid w:val="002111F2"/>
    <w:rsid w:val="00212826"/>
    <w:rsid w:val="00212916"/>
    <w:rsid w:val="00220AB8"/>
    <w:rsid w:val="00232941"/>
    <w:rsid w:val="00240DBF"/>
    <w:rsid w:val="00244C7A"/>
    <w:rsid w:val="002450DE"/>
    <w:rsid w:val="00245D8F"/>
    <w:rsid w:val="002503DF"/>
    <w:rsid w:val="00250AEE"/>
    <w:rsid w:val="002527D0"/>
    <w:rsid w:val="00253707"/>
    <w:rsid w:val="00255491"/>
    <w:rsid w:val="00260936"/>
    <w:rsid w:val="00263C90"/>
    <w:rsid w:val="0026568C"/>
    <w:rsid w:val="0026787B"/>
    <w:rsid w:val="0027058C"/>
    <w:rsid w:val="00271691"/>
    <w:rsid w:val="00282F7A"/>
    <w:rsid w:val="002837C5"/>
    <w:rsid w:val="00283EE8"/>
    <w:rsid w:val="00284358"/>
    <w:rsid w:val="002864A2"/>
    <w:rsid w:val="00287CF8"/>
    <w:rsid w:val="002904EA"/>
    <w:rsid w:val="00297116"/>
    <w:rsid w:val="002A0AFC"/>
    <w:rsid w:val="002A3079"/>
    <w:rsid w:val="002A784C"/>
    <w:rsid w:val="002A7F9D"/>
    <w:rsid w:val="002B0DAD"/>
    <w:rsid w:val="002B1C1F"/>
    <w:rsid w:val="002B1CCF"/>
    <w:rsid w:val="002C0B02"/>
    <w:rsid w:val="002C4EFA"/>
    <w:rsid w:val="002C4FA3"/>
    <w:rsid w:val="002C682F"/>
    <w:rsid w:val="002C705F"/>
    <w:rsid w:val="002D3F80"/>
    <w:rsid w:val="002D6A51"/>
    <w:rsid w:val="002D79DE"/>
    <w:rsid w:val="002E2708"/>
    <w:rsid w:val="002E5F6D"/>
    <w:rsid w:val="002F20F7"/>
    <w:rsid w:val="002F5E9C"/>
    <w:rsid w:val="00301064"/>
    <w:rsid w:val="003028DE"/>
    <w:rsid w:val="00303228"/>
    <w:rsid w:val="0030445B"/>
    <w:rsid w:val="00305213"/>
    <w:rsid w:val="003054CA"/>
    <w:rsid w:val="003065DA"/>
    <w:rsid w:val="00306787"/>
    <w:rsid w:val="00311431"/>
    <w:rsid w:val="003114B4"/>
    <w:rsid w:val="00321B0E"/>
    <w:rsid w:val="00323043"/>
    <w:rsid w:val="00323CBD"/>
    <w:rsid w:val="00323E32"/>
    <w:rsid w:val="0032511B"/>
    <w:rsid w:val="003278B2"/>
    <w:rsid w:val="00327D50"/>
    <w:rsid w:val="00330C06"/>
    <w:rsid w:val="003339B3"/>
    <w:rsid w:val="00341156"/>
    <w:rsid w:val="00352D83"/>
    <w:rsid w:val="00354821"/>
    <w:rsid w:val="003568D6"/>
    <w:rsid w:val="00356F25"/>
    <w:rsid w:val="00357662"/>
    <w:rsid w:val="0036644A"/>
    <w:rsid w:val="003668DF"/>
    <w:rsid w:val="00366C76"/>
    <w:rsid w:val="00372BB4"/>
    <w:rsid w:val="00372C13"/>
    <w:rsid w:val="0037657D"/>
    <w:rsid w:val="00382677"/>
    <w:rsid w:val="00382870"/>
    <w:rsid w:val="00382C98"/>
    <w:rsid w:val="00384A24"/>
    <w:rsid w:val="003871EC"/>
    <w:rsid w:val="00390812"/>
    <w:rsid w:val="00391F0F"/>
    <w:rsid w:val="00395A23"/>
    <w:rsid w:val="0039726D"/>
    <w:rsid w:val="003A1EBA"/>
    <w:rsid w:val="003A3745"/>
    <w:rsid w:val="003A7D77"/>
    <w:rsid w:val="003B2B01"/>
    <w:rsid w:val="003B5C4C"/>
    <w:rsid w:val="003C43C7"/>
    <w:rsid w:val="003D1828"/>
    <w:rsid w:val="003D5052"/>
    <w:rsid w:val="003D5A40"/>
    <w:rsid w:val="003E0116"/>
    <w:rsid w:val="003E15A0"/>
    <w:rsid w:val="003E2402"/>
    <w:rsid w:val="003E37D2"/>
    <w:rsid w:val="003E5E11"/>
    <w:rsid w:val="003E75C6"/>
    <w:rsid w:val="003F2B8D"/>
    <w:rsid w:val="003F3D26"/>
    <w:rsid w:val="003F5026"/>
    <w:rsid w:val="003F7868"/>
    <w:rsid w:val="00401168"/>
    <w:rsid w:val="004013D5"/>
    <w:rsid w:val="00401B1D"/>
    <w:rsid w:val="00406274"/>
    <w:rsid w:val="00407BCB"/>
    <w:rsid w:val="0041483A"/>
    <w:rsid w:val="004155CF"/>
    <w:rsid w:val="004343D3"/>
    <w:rsid w:val="004345B0"/>
    <w:rsid w:val="00434F42"/>
    <w:rsid w:val="00435F96"/>
    <w:rsid w:val="00444611"/>
    <w:rsid w:val="0044470C"/>
    <w:rsid w:val="00445D5F"/>
    <w:rsid w:val="00450A73"/>
    <w:rsid w:val="00455194"/>
    <w:rsid w:val="004554E7"/>
    <w:rsid w:val="00460D9F"/>
    <w:rsid w:val="00463DA0"/>
    <w:rsid w:val="00467E54"/>
    <w:rsid w:val="004726ED"/>
    <w:rsid w:val="00472BB1"/>
    <w:rsid w:val="00474958"/>
    <w:rsid w:val="0047660F"/>
    <w:rsid w:val="004812AE"/>
    <w:rsid w:val="00487212"/>
    <w:rsid w:val="004901D8"/>
    <w:rsid w:val="0049557E"/>
    <w:rsid w:val="004A0345"/>
    <w:rsid w:val="004A6CE8"/>
    <w:rsid w:val="004A7057"/>
    <w:rsid w:val="004B0338"/>
    <w:rsid w:val="004B7246"/>
    <w:rsid w:val="004C01E3"/>
    <w:rsid w:val="004C134A"/>
    <w:rsid w:val="004C4417"/>
    <w:rsid w:val="004C448D"/>
    <w:rsid w:val="004D0686"/>
    <w:rsid w:val="004D0A9C"/>
    <w:rsid w:val="004D4D57"/>
    <w:rsid w:val="004D7EF9"/>
    <w:rsid w:val="004E4039"/>
    <w:rsid w:val="004E60BD"/>
    <w:rsid w:val="004F10B5"/>
    <w:rsid w:val="004F3166"/>
    <w:rsid w:val="004F33D5"/>
    <w:rsid w:val="004F78A9"/>
    <w:rsid w:val="00501D3E"/>
    <w:rsid w:val="00504D74"/>
    <w:rsid w:val="00505039"/>
    <w:rsid w:val="00505DDF"/>
    <w:rsid w:val="0050718A"/>
    <w:rsid w:val="00510FF8"/>
    <w:rsid w:val="0051250F"/>
    <w:rsid w:val="00512F37"/>
    <w:rsid w:val="00513632"/>
    <w:rsid w:val="0051622C"/>
    <w:rsid w:val="0052583A"/>
    <w:rsid w:val="00530E38"/>
    <w:rsid w:val="00532EC1"/>
    <w:rsid w:val="005355B0"/>
    <w:rsid w:val="0053584E"/>
    <w:rsid w:val="005406A1"/>
    <w:rsid w:val="005411A3"/>
    <w:rsid w:val="005419DA"/>
    <w:rsid w:val="00541E6C"/>
    <w:rsid w:val="00542921"/>
    <w:rsid w:val="00544E64"/>
    <w:rsid w:val="00563304"/>
    <w:rsid w:val="00563EA0"/>
    <w:rsid w:val="00566265"/>
    <w:rsid w:val="00566BE2"/>
    <w:rsid w:val="00567885"/>
    <w:rsid w:val="00570712"/>
    <w:rsid w:val="00571055"/>
    <w:rsid w:val="0057344B"/>
    <w:rsid w:val="005779D7"/>
    <w:rsid w:val="0058368B"/>
    <w:rsid w:val="00583877"/>
    <w:rsid w:val="00591361"/>
    <w:rsid w:val="005A1FEF"/>
    <w:rsid w:val="005A24AD"/>
    <w:rsid w:val="005A5327"/>
    <w:rsid w:val="005A736C"/>
    <w:rsid w:val="005B1B48"/>
    <w:rsid w:val="005B1F25"/>
    <w:rsid w:val="005B25FB"/>
    <w:rsid w:val="005B7036"/>
    <w:rsid w:val="005C07C8"/>
    <w:rsid w:val="005C1F8D"/>
    <w:rsid w:val="005C4880"/>
    <w:rsid w:val="005C6BBB"/>
    <w:rsid w:val="005D229F"/>
    <w:rsid w:val="005D35B7"/>
    <w:rsid w:val="005D3A08"/>
    <w:rsid w:val="005D579B"/>
    <w:rsid w:val="005E1AAE"/>
    <w:rsid w:val="005E4151"/>
    <w:rsid w:val="005E6784"/>
    <w:rsid w:val="005F31FD"/>
    <w:rsid w:val="005F598C"/>
    <w:rsid w:val="005F5E6C"/>
    <w:rsid w:val="005F6060"/>
    <w:rsid w:val="00603146"/>
    <w:rsid w:val="00603E8D"/>
    <w:rsid w:val="00604117"/>
    <w:rsid w:val="00607598"/>
    <w:rsid w:val="0061138C"/>
    <w:rsid w:val="006202A8"/>
    <w:rsid w:val="006263A0"/>
    <w:rsid w:val="00630712"/>
    <w:rsid w:val="00631022"/>
    <w:rsid w:val="00632EEF"/>
    <w:rsid w:val="00634A61"/>
    <w:rsid w:val="00635F3F"/>
    <w:rsid w:val="00635F5B"/>
    <w:rsid w:val="00637050"/>
    <w:rsid w:val="00643CFD"/>
    <w:rsid w:val="006518BC"/>
    <w:rsid w:val="00651A73"/>
    <w:rsid w:val="006532DF"/>
    <w:rsid w:val="00653A74"/>
    <w:rsid w:val="00655E02"/>
    <w:rsid w:val="006628A8"/>
    <w:rsid w:val="00663C3C"/>
    <w:rsid w:val="00664EBE"/>
    <w:rsid w:val="00672900"/>
    <w:rsid w:val="0067534F"/>
    <w:rsid w:val="006964F3"/>
    <w:rsid w:val="00696CC4"/>
    <w:rsid w:val="006A13CB"/>
    <w:rsid w:val="006A3216"/>
    <w:rsid w:val="006A36EB"/>
    <w:rsid w:val="006B10E0"/>
    <w:rsid w:val="006B4B59"/>
    <w:rsid w:val="006B54CC"/>
    <w:rsid w:val="006B66F1"/>
    <w:rsid w:val="006C1958"/>
    <w:rsid w:val="006C2458"/>
    <w:rsid w:val="006C4B7B"/>
    <w:rsid w:val="006C7E04"/>
    <w:rsid w:val="006D02C6"/>
    <w:rsid w:val="006E4C00"/>
    <w:rsid w:val="006E5CE1"/>
    <w:rsid w:val="006F6104"/>
    <w:rsid w:val="007045BE"/>
    <w:rsid w:val="00705704"/>
    <w:rsid w:val="00706D38"/>
    <w:rsid w:val="0071045E"/>
    <w:rsid w:val="00712D3A"/>
    <w:rsid w:val="00713762"/>
    <w:rsid w:val="00720140"/>
    <w:rsid w:val="007201B6"/>
    <w:rsid w:val="00723879"/>
    <w:rsid w:val="00723AD9"/>
    <w:rsid w:val="007261C0"/>
    <w:rsid w:val="00733EAD"/>
    <w:rsid w:val="00734698"/>
    <w:rsid w:val="00735B66"/>
    <w:rsid w:val="007402D9"/>
    <w:rsid w:val="00743BE0"/>
    <w:rsid w:val="00746336"/>
    <w:rsid w:val="007469A5"/>
    <w:rsid w:val="00746DBA"/>
    <w:rsid w:val="007503C9"/>
    <w:rsid w:val="0075294F"/>
    <w:rsid w:val="007536D9"/>
    <w:rsid w:val="007538BC"/>
    <w:rsid w:val="007575AB"/>
    <w:rsid w:val="007612D1"/>
    <w:rsid w:val="0076196A"/>
    <w:rsid w:val="0076281C"/>
    <w:rsid w:val="00764C6D"/>
    <w:rsid w:val="00765E21"/>
    <w:rsid w:val="0077012A"/>
    <w:rsid w:val="007821FD"/>
    <w:rsid w:val="00785152"/>
    <w:rsid w:val="007916CD"/>
    <w:rsid w:val="007944ED"/>
    <w:rsid w:val="007B095C"/>
    <w:rsid w:val="007B0BFD"/>
    <w:rsid w:val="007B1577"/>
    <w:rsid w:val="007B73A2"/>
    <w:rsid w:val="007C2DB6"/>
    <w:rsid w:val="007C406C"/>
    <w:rsid w:val="007C7F03"/>
    <w:rsid w:val="007D1EAB"/>
    <w:rsid w:val="007D34B9"/>
    <w:rsid w:val="007D7F4D"/>
    <w:rsid w:val="007E1C9E"/>
    <w:rsid w:val="007E621E"/>
    <w:rsid w:val="007F1C27"/>
    <w:rsid w:val="007F2E7B"/>
    <w:rsid w:val="007F3CA6"/>
    <w:rsid w:val="007F54AE"/>
    <w:rsid w:val="0080551A"/>
    <w:rsid w:val="00806D15"/>
    <w:rsid w:val="008107E5"/>
    <w:rsid w:val="00811F36"/>
    <w:rsid w:val="00812708"/>
    <w:rsid w:val="00813188"/>
    <w:rsid w:val="00822D6A"/>
    <w:rsid w:val="00824B79"/>
    <w:rsid w:val="00831255"/>
    <w:rsid w:val="008376ED"/>
    <w:rsid w:val="00840BA4"/>
    <w:rsid w:val="00843BBB"/>
    <w:rsid w:val="00844F53"/>
    <w:rsid w:val="0084728E"/>
    <w:rsid w:val="00847758"/>
    <w:rsid w:val="008511A2"/>
    <w:rsid w:val="008517E1"/>
    <w:rsid w:val="00852E54"/>
    <w:rsid w:val="00853B4E"/>
    <w:rsid w:val="00854CB7"/>
    <w:rsid w:val="008613AE"/>
    <w:rsid w:val="008755E3"/>
    <w:rsid w:val="00876665"/>
    <w:rsid w:val="0087793D"/>
    <w:rsid w:val="0088675C"/>
    <w:rsid w:val="00891520"/>
    <w:rsid w:val="00894776"/>
    <w:rsid w:val="0089782D"/>
    <w:rsid w:val="008A0D1D"/>
    <w:rsid w:val="008A18BE"/>
    <w:rsid w:val="008A4309"/>
    <w:rsid w:val="008A5A74"/>
    <w:rsid w:val="008B3C80"/>
    <w:rsid w:val="008B64CD"/>
    <w:rsid w:val="008B6601"/>
    <w:rsid w:val="008B6EB8"/>
    <w:rsid w:val="008B739A"/>
    <w:rsid w:val="008C06B5"/>
    <w:rsid w:val="008C3084"/>
    <w:rsid w:val="008C532E"/>
    <w:rsid w:val="008D2DD5"/>
    <w:rsid w:val="008D7A8A"/>
    <w:rsid w:val="008E1540"/>
    <w:rsid w:val="008E2698"/>
    <w:rsid w:val="008E551B"/>
    <w:rsid w:val="008E59CF"/>
    <w:rsid w:val="008E5B0D"/>
    <w:rsid w:val="008E6A8E"/>
    <w:rsid w:val="008F7245"/>
    <w:rsid w:val="009003F4"/>
    <w:rsid w:val="00900594"/>
    <w:rsid w:val="00907DCB"/>
    <w:rsid w:val="00910AE1"/>
    <w:rsid w:val="0091224A"/>
    <w:rsid w:val="0091300A"/>
    <w:rsid w:val="009150E1"/>
    <w:rsid w:val="0091603E"/>
    <w:rsid w:val="00916062"/>
    <w:rsid w:val="00920694"/>
    <w:rsid w:val="00920B73"/>
    <w:rsid w:val="00921179"/>
    <w:rsid w:val="00925979"/>
    <w:rsid w:val="009312E7"/>
    <w:rsid w:val="0093267F"/>
    <w:rsid w:val="0093350D"/>
    <w:rsid w:val="00933F9A"/>
    <w:rsid w:val="00935A4A"/>
    <w:rsid w:val="0093739B"/>
    <w:rsid w:val="009439F8"/>
    <w:rsid w:val="00946551"/>
    <w:rsid w:val="00947FA8"/>
    <w:rsid w:val="009551B8"/>
    <w:rsid w:val="009564E3"/>
    <w:rsid w:val="00957A74"/>
    <w:rsid w:val="00957E77"/>
    <w:rsid w:val="00960843"/>
    <w:rsid w:val="00961B41"/>
    <w:rsid w:val="00962636"/>
    <w:rsid w:val="00963165"/>
    <w:rsid w:val="0096594C"/>
    <w:rsid w:val="009761BD"/>
    <w:rsid w:val="0098331C"/>
    <w:rsid w:val="00985478"/>
    <w:rsid w:val="009A2691"/>
    <w:rsid w:val="009A70DA"/>
    <w:rsid w:val="009B3BE5"/>
    <w:rsid w:val="009B6754"/>
    <w:rsid w:val="009C2B73"/>
    <w:rsid w:val="009D1F3E"/>
    <w:rsid w:val="009E1364"/>
    <w:rsid w:val="009E19DC"/>
    <w:rsid w:val="009E2E17"/>
    <w:rsid w:val="009E355E"/>
    <w:rsid w:val="009E4334"/>
    <w:rsid w:val="009E5AAA"/>
    <w:rsid w:val="009E67FC"/>
    <w:rsid w:val="009E7843"/>
    <w:rsid w:val="009F0C31"/>
    <w:rsid w:val="00A02CFB"/>
    <w:rsid w:val="00A208C9"/>
    <w:rsid w:val="00A234AD"/>
    <w:rsid w:val="00A26114"/>
    <w:rsid w:val="00A31A08"/>
    <w:rsid w:val="00A3306E"/>
    <w:rsid w:val="00A37DB7"/>
    <w:rsid w:val="00A4621B"/>
    <w:rsid w:val="00A468E8"/>
    <w:rsid w:val="00A470B2"/>
    <w:rsid w:val="00A47A3B"/>
    <w:rsid w:val="00A50F1D"/>
    <w:rsid w:val="00A518AE"/>
    <w:rsid w:val="00A52AD9"/>
    <w:rsid w:val="00A5397D"/>
    <w:rsid w:val="00A53BCE"/>
    <w:rsid w:val="00A61674"/>
    <w:rsid w:val="00A6241F"/>
    <w:rsid w:val="00A66A04"/>
    <w:rsid w:val="00A71B24"/>
    <w:rsid w:val="00A740EC"/>
    <w:rsid w:val="00A90EE7"/>
    <w:rsid w:val="00A912E0"/>
    <w:rsid w:val="00A93AAC"/>
    <w:rsid w:val="00AB1C6B"/>
    <w:rsid w:val="00AB4BEE"/>
    <w:rsid w:val="00AB5778"/>
    <w:rsid w:val="00AC32F2"/>
    <w:rsid w:val="00AC580D"/>
    <w:rsid w:val="00AC7962"/>
    <w:rsid w:val="00AD0CD0"/>
    <w:rsid w:val="00AD4DC8"/>
    <w:rsid w:val="00AD585E"/>
    <w:rsid w:val="00AE5EDA"/>
    <w:rsid w:val="00AF0080"/>
    <w:rsid w:val="00AF19A5"/>
    <w:rsid w:val="00AF7DE5"/>
    <w:rsid w:val="00B03A06"/>
    <w:rsid w:val="00B11967"/>
    <w:rsid w:val="00B12B72"/>
    <w:rsid w:val="00B169FA"/>
    <w:rsid w:val="00B16DAA"/>
    <w:rsid w:val="00B32CD2"/>
    <w:rsid w:val="00B35430"/>
    <w:rsid w:val="00B40DAA"/>
    <w:rsid w:val="00B41F33"/>
    <w:rsid w:val="00B531B0"/>
    <w:rsid w:val="00B5420F"/>
    <w:rsid w:val="00B55F90"/>
    <w:rsid w:val="00B602DA"/>
    <w:rsid w:val="00B650C0"/>
    <w:rsid w:val="00B67374"/>
    <w:rsid w:val="00B773A6"/>
    <w:rsid w:val="00B80D9E"/>
    <w:rsid w:val="00B82AF5"/>
    <w:rsid w:val="00B8422B"/>
    <w:rsid w:val="00B85F42"/>
    <w:rsid w:val="00B86ECA"/>
    <w:rsid w:val="00B90FE3"/>
    <w:rsid w:val="00B96D60"/>
    <w:rsid w:val="00B975F7"/>
    <w:rsid w:val="00BA12A1"/>
    <w:rsid w:val="00BA7056"/>
    <w:rsid w:val="00BB26BC"/>
    <w:rsid w:val="00BB45D0"/>
    <w:rsid w:val="00BC0FF1"/>
    <w:rsid w:val="00BC7590"/>
    <w:rsid w:val="00BC7AEB"/>
    <w:rsid w:val="00BD036C"/>
    <w:rsid w:val="00BD270B"/>
    <w:rsid w:val="00BD35F4"/>
    <w:rsid w:val="00BD500C"/>
    <w:rsid w:val="00BE621E"/>
    <w:rsid w:val="00BF02B3"/>
    <w:rsid w:val="00BF68A4"/>
    <w:rsid w:val="00C02BA9"/>
    <w:rsid w:val="00C05466"/>
    <w:rsid w:val="00C10AE8"/>
    <w:rsid w:val="00C12E9C"/>
    <w:rsid w:val="00C14BC2"/>
    <w:rsid w:val="00C161BE"/>
    <w:rsid w:val="00C22389"/>
    <w:rsid w:val="00C2242C"/>
    <w:rsid w:val="00C24055"/>
    <w:rsid w:val="00C27E66"/>
    <w:rsid w:val="00C31FAB"/>
    <w:rsid w:val="00C32DD5"/>
    <w:rsid w:val="00C363D2"/>
    <w:rsid w:val="00C40F97"/>
    <w:rsid w:val="00C41ECA"/>
    <w:rsid w:val="00C42B15"/>
    <w:rsid w:val="00C44B7B"/>
    <w:rsid w:val="00C451B2"/>
    <w:rsid w:val="00C51C14"/>
    <w:rsid w:val="00C62162"/>
    <w:rsid w:val="00C62A57"/>
    <w:rsid w:val="00C62C9D"/>
    <w:rsid w:val="00C6329A"/>
    <w:rsid w:val="00C7293B"/>
    <w:rsid w:val="00C72CBB"/>
    <w:rsid w:val="00C73634"/>
    <w:rsid w:val="00C801FC"/>
    <w:rsid w:val="00C819C8"/>
    <w:rsid w:val="00C84127"/>
    <w:rsid w:val="00C85FA9"/>
    <w:rsid w:val="00C90CFF"/>
    <w:rsid w:val="00C91DC4"/>
    <w:rsid w:val="00C92D96"/>
    <w:rsid w:val="00C96DEB"/>
    <w:rsid w:val="00CA2353"/>
    <w:rsid w:val="00CB1C91"/>
    <w:rsid w:val="00CB1DBE"/>
    <w:rsid w:val="00CB320B"/>
    <w:rsid w:val="00CB7103"/>
    <w:rsid w:val="00CC529C"/>
    <w:rsid w:val="00CC7137"/>
    <w:rsid w:val="00CD0D65"/>
    <w:rsid w:val="00CD1987"/>
    <w:rsid w:val="00CD1A08"/>
    <w:rsid w:val="00CD2173"/>
    <w:rsid w:val="00CD42A5"/>
    <w:rsid w:val="00CD6ED1"/>
    <w:rsid w:val="00CE2CC0"/>
    <w:rsid w:val="00CE3548"/>
    <w:rsid w:val="00CE57ED"/>
    <w:rsid w:val="00CF3945"/>
    <w:rsid w:val="00CF3BCB"/>
    <w:rsid w:val="00CF3F8A"/>
    <w:rsid w:val="00CF4258"/>
    <w:rsid w:val="00CF4CD0"/>
    <w:rsid w:val="00D024A6"/>
    <w:rsid w:val="00D05D0B"/>
    <w:rsid w:val="00D15457"/>
    <w:rsid w:val="00D15D6D"/>
    <w:rsid w:val="00D170B3"/>
    <w:rsid w:val="00D17430"/>
    <w:rsid w:val="00D17EC7"/>
    <w:rsid w:val="00D2211E"/>
    <w:rsid w:val="00D255D1"/>
    <w:rsid w:val="00D2577E"/>
    <w:rsid w:val="00D30CA8"/>
    <w:rsid w:val="00D31F04"/>
    <w:rsid w:val="00D40591"/>
    <w:rsid w:val="00D410F9"/>
    <w:rsid w:val="00D50E50"/>
    <w:rsid w:val="00D527FE"/>
    <w:rsid w:val="00D55359"/>
    <w:rsid w:val="00D5566B"/>
    <w:rsid w:val="00D63DC4"/>
    <w:rsid w:val="00D641F8"/>
    <w:rsid w:val="00D7195E"/>
    <w:rsid w:val="00D73FA8"/>
    <w:rsid w:val="00D755CD"/>
    <w:rsid w:val="00D777C4"/>
    <w:rsid w:val="00D81A3D"/>
    <w:rsid w:val="00D84D1A"/>
    <w:rsid w:val="00D8678C"/>
    <w:rsid w:val="00D95805"/>
    <w:rsid w:val="00D96BD7"/>
    <w:rsid w:val="00DC2361"/>
    <w:rsid w:val="00DC3297"/>
    <w:rsid w:val="00DC6F2A"/>
    <w:rsid w:val="00DC6FB8"/>
    <w:rsid w:val="00DD457B"/>
    <w:rsid w:val="00DD5467"/>
    <w:rsid w:val="00DD6895"/>
    <w:rsid w:val="00DD73BF"/>
    <w:rsid w:val="00DE34C8"/>
    <w:rsid w:val="00DE4297"/>
    <w:rsid w:val="00DE5067"/>
    <w:rsid w:val="00DE678B"/>
    <w:rsid w:val="00DF0E7B"/>
    <w:rsid w:val="00DF146C"/>
    <w:rsid w:val="00DF1BC1"/>
    <w:rsid w:val="00DF6165"/>
    <w:rsid w:val="00E06E56"/>
    <w:rsid w:val="00E075B5"/>
    <w:rsid w:val="00E1496F"/>
    <w:rsid w:val="00E31E0E"/>
    <w:rsid w:val="00E33A2C"/>
    <w:rsid w:val="00E35170"/>
    <w:rsid w:val="00E4338A"/>
    <w:rsid w:val="00E44876"/>
    <w:rsid w:val="00E551A7"/>
    <w:rsid w:val="00E55ECC"/>
    <w:rsid w:val="00E56B23"/>
    <w:rsid w:val="00E56F00"/>
    <w:rsid w:val="00E63D7A"/>
    <w:rsid w:val="00E6766A"/>
    <w:rsid w:val="00E70CD8"/>
    <w:rsid w:val="00E71BAE"/>
    <w:rsid w:val="00E74E86"/>
    <w:rsid w:val="00E75279"/>
    <w:rsid w:val="00E758CA"/>
    <w:rsid w:val="00E80B15"/>
    <w:rsid w:val="00E8387D"/>
    <w:rsid w:val="00E86E82"/>
    <w:rsid w:val="00E902C6"/>
    <w:rsid w:val="00E92088"/>
    <w:rsid w:val="00E97D7C"/>
    <w:rsid w:val="00EA486C"/>
    <w:rsid w:val="00EA5703"/>
    <w:rsid w:val="00EC2758"/>
    <w:rsid w:val="00EC484C"/>
    <w:rsid w:val="00EC668E"/>
    <w:rsid w:val="00EC6EA7"/>
    <w:rsid w:val="00ED016B"/>
    <w:rsid w:val="00ED0EF3"/>
    <w:rsid w:val="00ED5E9D"/>
    <w:rsid w:val="00ED72B1"/>
    <w:rsid w:val="00EE2BDA"/>
    <w:rsid w:val="00EF3E29"/>
    <w:rsid w:val="00EF5FD5"/>
    <w:rsid w:val="00EF6240"/>
    <w:rsid w:val="00EF69D5"/>
    <w:rsid w:val="00F01272"/>
    <w:rsid w:val="00F01B32"/>
    <w:rsid w:val="00F024A2"/>
    <w:rsid w:val="00F056DE"/>
    <w:rsid w:val="00F1197C"/>
    <w:rsid w:val="00F11AE7"/>
    <w:rsid w:val="00F11EB7"/>
    <w:rsid w:val="00F130B9"/>
    <w:rsid w:val="00F13CC3"/>
    <w:rsid w:val="00F144FC"/>
    <w:rsid w:val="00F16151"/>
    <w:rsid w:val="00F17FBA"/>
    <w:rsid w:val="00F21348"/>
    <w:rsid w:val="00F231CF"/>
    <w:rsid w:val="00F2349F"/>
    <w:rsid w:val="00F2350C"/>
    <w:rsid w:val="00F24299"/>
    <w:rsid w:val="00F24F45"/>
    <w:rsid w:val="00F26C15"/>
    <w:rsid w:val="00F3120E"/>
    <w:rsid w:val="00F319E7"/>
    <w:rsid w:val="00F369AA"/>
    <w:rsid w:val="00F40145"/>
    <w:rsid w:val="00F522BE"/>
    <w:rsid w:val="00F5576A"/>
    <w:rsid w:val="00F57B10"/>
    <w:rsid w:val="00F60574"/>
    <w:rsid w:val="00F6157E"/>
    <w:rsid w:val="00F658FC"/>
    <w:rsid w:val="00F705EC"/>
    <w:rsid w:val="00F711B0"/>
    <w:rsid w:val="00F767B1"/>
    <w:rsid w:val="00F811DB"/>
    <w:rsid w:val="00F8122D"/>
    <w:rsid w:val="00F814A2"/>
    <w:rsid w:val="00F837DF"/>
    <w:rsid w:val="00F91AAC"/>
    <w:rsid w:val="00F92B3C"/>
    <w:rsid w:val="00F94167"/>
    <w:rsid w:val="00F955B3"/>
    <w:rsid w:val="00F96D70"/>
    <w:rsid w:val="00FA1036"/>
    <w:rsid w:val="00FA3427"/>
    <w:rsid w:val="00FA785E"/>
    <w:rsid w:val="00FC7EE1"/>
    <w:rsid w:val="00FD0510"/>
    <w:rsid w:val="00FD1266"/>
    <w:rsid w:val="00FD4CBC"/>
    <w:rsid w:val="00FE00F2"/>
    <w:rsid w:val="00FE4247"/>
    <w:rsid w:val="00FE5432"/>
    <w:rsid w:val="00FE620B"/>
    <w:rsid w:val="00FE7D16"/>
    <w:rsid w:val="00FF09E0"/>
    <w:rsid w:val="00FF42B9"/>
    <w:rsid w:val="00FF4350"/>
    <w:rsid w:val="00FF4464"/>
    <w:rsid w:val="00FF55C8"/>
    <w:rsid w:val="00FF7E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C0EED1"/>
  <w15:chartTrackingRefBased/>
  <w15:docId w15:val="{58603511-9084-479D-92DA-C36AA2926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style>
  <w:style w:type="paragraph" w:styleId="2">
    <w:name w:val="heading 2"/>
    <w:basedOn w:val="a0"/>
    <w:next w:val="a0"/>
    <w:link w:val="20"/>
    <w:uiPriority w:val="9"/>
    <w:unhideWhenUsed/>
    <w:qFormat/>
    <w:rsid w:val="00CC529C"/>
    <w:pPr>
      <w:keepNext/>
      <w:keepLines/>
      <w:spacing w:before="260" w:after="260" w:line="416" w:lineRule="auto"/>
      <w:ind w:firstLineChars="200" w:firstLine="200"/>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2C4FA3"/>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
    <w:name w:val="正文二级标题"/>
    <w:basedOn w:val="3"/>
    <w:link w:val="a4"/>
    <w:qFormat/>
    <w:rsid w:val="002C4FA3"/>
    <w:pPr>
      <w:numPr>
        <w:numId w:val="2"/>
      </w:numPr>
      <w:ind w:left="792" w:hanging="360"/>
    </w:pPr>
    <w:rPr>
      <w:rFonts w:ascii="新宋体" w:eastAsia="新宋体" w:hAnsi="新宋体"/>
      <w:sz w:val="28"/>
      <w:szCs w:val="28"/>
    </w:rPr>
  </w:style>
  <w:style w:type="character" w:customStyle="1" w:styleId="a4">
    <w:name w:val="正文二级标题 字符"/>
    <w:basedOn w:val="a1"/>
    <w:link w:val="a"/>
    <w:rsid w:val="002C4FA3"/>
    <w:rPr>
      <w:rFonts w:ascii="新宋体" w:eastAsia="新宋体" w:hAnsi="新宋体"/>
      <w:b/>
      <w:bCs/>
      <w:sz w:val="28"/>
      <w:szCs w:val="28"/>
    </w:rPr>
  </w:style>
  <w:style w:type="character" w:customStyle="1" w:styleId="30">
    <w:name w:val="标题 3 字符"/>
    <w:basedOn w:val="a1"/>
    <w:link w:val="3"/>
    <w:uiPriority w:val="9"/>
    <w:semiHidden/>
    <w:rsid w:val="002C4FA3"/>
    <w:rPr>
      <w:b/>
      <w:bCs/>
      <w:sz w:val="32"/>
      <w:szCs w:val="32"/>
    </w:rPr>
  </w:style>
  <w:style w:type="character" w:customStyle="1" w:styleId="20">
    <w:name w:val="标题 2 字符"/>
    <w:basedOn w:val="a1"/>
    <w:link w:val="2"/>
    <w:uiPriority w:val="9"/>
    <w:rsid w:val="00CC529C"/>
    <w:rPr>
      <w:rFonts w:asciiTheme="majorHAnsi" w:eastAsiaTheme="majorEastAsia" w:hAnsiTheme="majorHAnsi" w:cstheme="majorBidi"/>
      <w:b/>
      <w:bCs/>
      <w:sz w:val="32"/>
      <w:szCs w:val="32"/>
    </w:rPr>
  </w:style>
  <w:style w:type="paragraph" w:styleId="a5">
    <w:name w:val="Normal (Web)"/>
    <w:basedOn w:val="a0"/>
    <w:uiPriority w:val="99"/>
    <w:unhideWhenUsed/>
    <w:rsid w:val="00CC529C"/>
    <w:pPr>
      <w:widowControl/>
      <w:spacing w:before="100" w:beforeAutospacing="1" w:after="100" w:afterAutospacing="1" w:line="360" w:lineRule="auto"/>
      <w:ind w:firstLineChars="200" w:firstLine="200"/>
      <w:jc w:val="left"/>
    </w:pPr>
    <w:rPr>
      <w:rFonts w:ascii="宋体" w:eastAsia="宋体" w:hAnsi="宋体" w:cs="宋体"/>
      <w:kern w:val="0"/>
      <w:sz w:val="24"/>
      <w:szCs w:val="24"/>
    </w:rPr>
  </w:style>
  <w:style w:type="character" w:styleId="a6">
    <w:name w:val="Strong"/>
    <w:basedOn w:val="a1"/>
    <w:uiPriority w:val="22"/>
    <w:qFormat/>
    <w:rsid w:val="00CC529C"/>
    <w:rPr>
      <w:b/>
      <w:bCs/>
    </w:rPr>
  </w:style>
  <w:style w:type="character" w:styleId="a7">
    <w:name w:val="Emphasis"/>
    <w:basedOn w:val="a1"/>
    <w:uiPriority w:val="20"/>
    <w:qFormat/>
    <w:rsid w:val="00CC529C"/>
    <w:rPr>
      <w:i/>
      <w:iCs/>
    </w:rPr>
  </w:style>
  <w:style w:type="character" w:styleId="a8">
    <w:name w:val="Hyperlink"/>
    <w:basedOn w:val="a1"/>
    <w:unhideWhenUsed/>
    <w:rsid w:val="00CC529C"/>
    <w:rPr>
      <w:color w:val="0000FF"/>
      <w:u w:val="single"/>
    </w:rPr>
  </w:style>
  <w:style w:type="paragraph" w:styleId="a9">
    <w:name w:val="Plain Text"/>
    <w:basedOn w:val="a0"/>
    <w:link w:val="aa"/>
    <w:rsid w:val="00CC529C"/>
    <w:pPr>
      <w:spacing w:line="360" w:lineRule="auto"/>
      <w:ind w:firstLineChars="200" w:firstLine="200"/>
    </w:pPr>
    <w:rPr>
      <w:rFonts w:ascii="宋体" w:eastAsia="宋体" w:hAnsi="Courier New" w:cs="Courier New"/>
      <w:szCs w:val="21"/>
    </w:rPr>
  </w:style>
  <w:style w:type="character" w:customStyle="1" w:styleId="aa">
    <w:name w:val="纯文本 字符"/>
    <w:basedOn w:val="a1"/>
    <w:link w:val="a9"/>
    <w:rsid w:val="00CC529C"/>
    <w:rPr>
      <w:rFonts w:ascii="宋体" w:eastAsia="宋体" w:hAnsi="Courier New" w:cs="Courier New"/>
      <w:szCs w:val="21"/>
    </w:rPr>
  </w:style>
  <w:style w:type="paragraph" w:customStyle="1" w:styleId="ab">
    <w:name w:val="列出段落"/>
    <w:basedOn w:val="a0"/>
    <w:rsid w:val="00CC529C"/>
    <w:pPr>
      <w:spacing w:line="360" w:lineRule="auto"/>
      <w:ind w:firstLineChars="200" w:firstLine="420"/>
    </w:pPr>
    <w:rPr>
      <w:rFonts w:ascii="Calibri" w:eastAsia="宋体" w:hAnsi="Calibri" w:cs="Times New Roman"/>
    </w:rPr>
  </w:style>
  <w:style w:type="character" w:styleId="ac">
    <w:name w:val="Placeholder Text"/>
    <w:basedOn w:val="a1"/>
    <w:uiPriority w:val="99"/>
    <w:semiHidden/>
    <w:rsid w:val="00CC529C"/>
    <w:rPr>
      <w:color w:val="808080"/>
    </w:rPr>
  </w:style>
  <w:style w:type="paragraph" w:styleId="ad">
    <w:name w:val="caption"/>
    <w:basedOn w:val="a0"/>
    <w:next w:val="a0"/>
    <w:uiPriority w:val="35"/>
    <w:unhideWhenUsed/>
    <w:qFormat/>
    <w:rsid w:val="00CC529C"/>
    <w:pPr>
      <w:spacing w:line="360" w:lineRule="auto"/>
      <w:ind w:firstLineChars="200" w:firstLine="200"/>
    </w:pPr>
    <w:rPr>
      <w:rFonts w:asciiTheme="majorHAnsi" w:eastAsia="黑体" w:hAnsiTheme="majorHAnsi" w:cstheme="majorBidi"/>
      <w:sz w:val="20"/>
      <w:szCs w:val="20"/>
    </w:rPr>
  </w:style>
  <w:style w:type="paragraph" w:styleId="ae">
    <w:name w:val="List Paragraph"/>
    <w:basedOn w:val="a0"/>
    <w:uiPriority w:val="34"/>
    <w:qFormat/>
    <w:rsid w:val="00CC529C"/>
    <w:pPr>
      <w:spacing w:line="360" w:lineRule="auto"/>
      <w:ind w:firstLineChars="200" w:firstLine="420"/>
    </w:pPr>
    <w:rPr>
      <w:rFonts w:ascii="Times New Roman" w:eastAsia="宋体" w:hAnsi="Times New Roman"/>
    </w:rPr>
  </w:style>
  <w:style w:type="character" w:customStyle="1" w:styleId="AMEquationSection">
    <w:name w:val="AMEquationSection"/>
    <w:basedOn w:val="a1"/>
    <w:rsid w:val="00CC529C"/>
    <w:rPr>
      <w:rFonts w:ascii="����" w:eastAsia="宋体" w:hAnsi="����" w:cs="宋体"/>
      <w:vanish/>
      <w:color w:val="FF0000"/>
      <w:kern w:val="0"/>
      <w:sz w:val="32"/>
      <w:szCs w:val="32"/>
    </w:rPr>
  </w:style>
  <w:style w:type="paragraph" w:customStyle="1" w:styleId="AMDisplayEquation">
    <w:name w:val="AMDisplayEquation"/>
    <w:basedOn w:val="a0"/>
    <w:next w:val="a0"/>
    <w:link w:val="AMDisplayEquation0"/>
    <w:qFormat/>
    <w:rsid w:val="00CC529C"/>
    <w:pPr>
      <w:tabs>
        <w:tab w:val="center" w:pos="4160"/>
        <w:tab w:val="right" w:pos="8300"/>
      </w:tabs>
      <w:spacing w:line="360" w:lineRule="auto"/>
      <w:ind w:firstLineChars="200" w:firstLine="420"/>
    </w:pPr>
    <w:rPr>
      <w:rFonts w:ascii="宋体" w:eastAsia="宋体" w:hAnsi="宋体"/>
    </w:rPr>
  </w:style>
  <w:style w:type="character" w:customStyle="1" w:styleId="AMDisplayEquation0">
    <w:name w:val="AMDisplayEquation 字符"/>
    <w:basedOn w:val="a1"/>
    <w:link w:val="AMDisplayEquation"/>
    <w:qFormat/>
    <w:rsid w:val="00CC529C"/>
    <w:rPr>
      <w:rFonts w:ascii="宋体" w:eastAsia="宋体" w:hAnsi="宋体"/>
    </w:rPr>
  </w:style>
  <w:style w:type="paragraph" w:styleId="af">
    <w:name w:val="header"/>
    <w:basedOn w:val="a0"/>
    <w:link w:val="af0"/>
    <w:uiPriority w:val="99"/>
    <w:unhideWhenUsed/>
    <w:rsid w:val="00CC529C"/>
    <w:pPr>
      <w:pBdr>
        <w:bottom w:val="single" w:sz="6" w:space="1" w:color="auto"/>
      </w:pBdr>
      <w:tabs>
        <w:tab w:val="center" w:pos="4153"/>
        <w:tab w:val="right" w:pos="8306"/>
      </w:tabs>
      <w:snapToGrid w:val="0"/>
      <w:ind w:firstLineChars="200" w:firstLine="200"/>
      <w:jc w:val="center"/>
    </w:pPr>
    <w:rPr>
      <w:rFonts w:ascii="Times New Roman" w:eastAsia="宋体" w:hAnsi="Times New Roman"/>
      <w:sz w:val="18"/>
      <w:szCs w:val="18"/>
    </w:rPr>
  </w:style>
  <w:style w:type="character" w:customStyle="1" w:styleId="af0">
    <w:name w:val="页眉 字符"/>
    <w:basedOn w:val="a1"/>
    <w:link w:val="af"/>
    <w:uiPriority w:val="99"/>
    <w:rsid w:val="00CC529C"/>
    <w:rPr>
      <w:rFonts w:ascii="Times New Roman" w:eastAsia="宋体" w:hAnsi="Times New Roman"/>
      <w:sz w:val="18"/>
      <w:szCs w:val="18"/>
    </w:rPr>
  </w:style>
  <w:style w:type="paragraph" w:styleId="af1">
    <w:name w:val="footer"/>
    <w:basedOn w:val="a0"/>
    <w:link w:val="af2"/>
    <w:uiPriority w:val="99"/>
    <w:unhideWhenUsed/>
    <w:rsid w:val="00CC529C"/>
    <w:pPr>
      <w:tabs>
        <w:tab w:val="center" w:pos="4153"/>
        <w:tab w:val="right" w:pos="8306"/>
      </w:tabs>
      <w:snapToGrid w:val="0"/>
      <w:ind w:firstLineChars="200" w:firstLine="200"/>
      <w:jc w:val="left"/>
    </w:pPr>
    <w:rPr>
      <w:rFonts w:ascii="Times New Roman" w:eastAsia="宋体" w:hAnsi="Times New Roman"/>
      <w:sz w:val="18"/>
      <w:szCs w:val="18"/>
    </w:rPr>
  </w:style>
  <w:style w:type="character" w:customStyle="1" w:styleId="af2">
    <w:name w:val="页脚 字符"/>
    <w:basedOn w:val="a1"/>
    <w:link w:val="af1"/>
    <w:uiPriority w:val="99"/>
    <w:rsid w:val="00CC529C"/>
    <w:rPr>
      <w:rFonts w:ascii="Times New Roman" w:eastAsia="宋体" w:hAnsi="Times New Roman"/>
      <w:sz w:val="18"/>
      <w:szCs w:val="18"/>
    </w:rPr>
  </w:style>
  <w:style w:type="paragraph" w:styleId="af3">
    <w:name w:val="Bibliography"/>
    <w:basedOn w:val="a0"/>
    <w:next w:val="a0"/>
    <w:uiPriority w:val="37"/>
    <w:unhideWhenUsed/>
    <w:rsid w:val="00CC529C"/>
    <w:pPr>
      <w:ind w:left="720" w:firstLineChars="200" w:hanging="720"/>
    </w:pPr>
    <w:rPr>
      <w:rFonts w:ascii="Times New Roman" w:eastAsia="宋体" w:hAnsi="Times New Roman"/>
    </w:rPr>
  </w:style>
  <w:style w:type="character" w:styleId="af4">
    <w:name w:val="Unresolved Mention"/>
    <w:basedOn w:val="a1"/>
    <w:uiPriority w:val="99"/>
    <w:semiHidden/>
    <w:unhideWhenUsed/>
    <w:rsid w:val="00CC529C"/>
    <w:rPr>
      <w:color w:val="605E5C"/>
      <w:shd w:val="clear" w:color="auto" w:fill="E1DFDD"/>
    </w:rPr>
  </w:style>
  <w:style w:type="paragraph" w:styleId="af5">
    <w:name w:val="Balloon Text"/>
    <w:basedOn w:val="a0"/>
    <w:link w:val="af6"/>
    <w:uiPriority w:val="99"/>
    <w:semiHidden/>
    <w:unhideWhenUsed/>
    <w:rsid w:val="00CC529C"/>
    <w:pPr>
      <w:ind w:firstLineChars="200" w:firstLine="200"/>
    </w:pPr>
    <w:rPr>
      <w:rFonts w:ascii="Times New Roman" w:eastAsia="宋体" w:hAnsi="Times New Roman"/>
      <w:sz w:val="18"/>
      <w:szCs w:val="18"/>
    </w:rPr>
  </w:style>
  <w:style w:type="character" w:customStyle="1" w:styleId="af6">
    <w:name w:val="批注框文本 字符"/>
    <w:basedOn w:val="a1"/>
    <w:link w:val="af5"/>
    <w:uiPriority w:val="99"/>
    <w:semiHidden/>
    <w:rsid w:val="00CC529C"/>
    <w:rPr>
      <w:rFonts w:ascii="Times New Roman" w:eastAsia="宋体" w:hAnsi="Times New Roman"/>
      <w:sz w:val="18"/>
      <w:szCs w:val="18"/>
    </w:rPr>
  </w:style>
  <w:style w:type="numbering" w:customStyle="1" w:styleId="1">
    <w:name w:val="无列表1"/>
    <w:next w:val="a3"/>
    <w:uiPriority w:val="99"/>
    <w:semiHidden/>
    <w:unhideWhenUsed/>
    <w:rsid w:val="00100A50"/>
  </w:style>
  <w:style w:type="paragraph" w:styleId="af7">
    <w:name w:val="Revision"/>
    <w:hidden/>
    <w:uiPriority w:val="99"/>
    <w:semiHidden/>
    <w:rsid w:val="00E902C6"/>
  </w:style>
  <w:style w:type="character" w:styleId="af8">
    <w:name w:val="annotation reference"/>
    <w:basedOn w:val="a1"/>
    <w:uiPriority w:val="99"/>
    <w:semiHidden/>
    <w:unhideWhenUsed/>
    <w:rsid w:val="00E902C6"/>
    <w:rPr>
      <w:sz w:val="21"/>
      <w:szCs w:val="21"/>
    </w:rPr>
  </w:style>
  <w:style w:type="paragraph" w:styleId="af9">
    <w:name w:val="annotation text"/>
    <w:basedOn w:val="a0"/>
    <w:link w:val="afa"/>
    <w:uiPriority w:val="99"/>
    <w:semiHidden/>
    <w:unhideWhenUsed/>
    <w:rsid w:val="00E902C6"/>
    <w:pPr>
      <w:jc w:val="left"/>
    </w:pPr>
  </w:style>
  <w:style w:type="character" w:customStyle="1" w:styleId="afa">
    <w:name w:val="批注文字 字符"/>
    <w:basedOn w:val="a1"/>
    <w:link w:val="af9"/>
    <w:uiPriority w:val="99"/>
    <w:semiHidden/>
    <w:rsid w:val="00E902C6"/>
  </w:style>
  <w:style w:type="paragraph" w:styleId="afb">
    <w:name w:val="annotation subject"/>
    <w:basedOn w:val="af9"/>
    <w:next w:val="af9"/>
    <w:link w:val="afc"/>
    <w:uiPriority w:val="99"/>
    <w:semiHidden/>
    <w:unhideWhenUsed/>
    <w:rsid w:val="00E902C6"/>
    <w:rPr>
      <w:b/>
      <w:bCs/>
    </w:rPr>
  </w:style>
  <w:style w:type="character" w:customStyle="1" w:styleId="afc">
    <w:name w:val="批注主题 字符"/>
    <w:basedOn w:val="afa"/>
    <w:link w:val="afb"/>
    <w:uiPriority w:val="99"/>
    <w:semiHidden/>
    <w:rsid w:val="00E902C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950807">
      <w:bodyDiv w:val="1"/>
      <w:marLeft w:val="0"/>
      <w:marRight w:val="0"/>
      <w:marTop w:val="0"/>
      <w:marBottom w:val="0"/>
      <w:divBdr>
        <w:top w:val="none" w:sz="0" w:space="0" w:color="auto"/>
        <w:left w:val="none" w:sz="0" w:space="0" w:color="auto"/>
        <w:bottom w:val="none" w:sz="0" w:space="0" w:color="auto"/>
        <w:right w:val="none" w:sz="0" w:space="0" w:color="auto"/>
      </w:divBdr>
      <w:divsChild>
        <w:div w:id="385299685">
          <w:marLeft w:val="0"/>
          <w:marRight w:val="0"/>
          <w:marTop w:val="0"/>
          <w:marBottom w:val="0"/>
          <w:divBdr>
            <w:top w:val="none" w:sz="0" w:space="0" w:color="auto"/>
            <w:left w:val="none" w:sz="0" w:space="0" w:color="auto"/>
            <w:bottom w:val="none" w:sz="0" w:space="0" w:color="auto"/>
            <w:right w:val="none" w:sz="0" w:space="0" w:color="auto"/>
          </w:divBdr>
        </w:div>
      </w:divsChild>
    </w:div>
    <w:div w:id="842624507">
      <w:bodyDiv w:val="1"/>
      <w:marLeft w:val="0"/>
      <w:marRight w:val="0"/>
      <w:marTop w:val="0"/>
      <w:marBottom w:val="0"/>
      <w:divBdr>
        <w:top w:val="none" w:sz="0" w:space="0" w:color="auto"/>
        <w:left w:val="none" w:sz="0" w:space="0" w:color="auto"/>
        <w:bottom w:val="none" w:sz="0" w:space="0" w:color="auto"/>
        <w:right w:val="none" w:sz="0" w:space="0" w:color="auto"/>
      </w:divBdr>
      <w:divsChild>
        <w:div w:id="1884635390">
          <w:marLeft w:val="0"/>
          <w:marRight w:val="0"/>
          <w:marTop w:val="0"/>
          <w:marBottom w:val="0"/>
          <w:divBdr>
            <w:top w:val="none" w:sz="0" w:space="0" w:color="auto"/>
            <w:left w:val="none" w:sz="0" w:space="0" w:color="auto"/>
            <w:bottom w:val="none" w:sz="0" w:space="0" w:color="auto"/>
            <w:right w:val="none" w:sz="0" w:space="0" w:color="auto"/>
          </w:divBdr>
        </w:div>
      </w:divsChild>
    </w:div>
    <w:div w:id="913587847">
      <w:bodyDiv w:val="1"/>
      <w:marLeft w:val="0"/>
      <w:marRight w:val="0"/>
      <w:marTop w:val="0"/>
      <w:marBottom w:val="0"/>
      <w:divBdr>
        <w:top w:val="none" w:sz="0" w:space="0" w:color="auto"/>
        <w:left w:val="none" w:sz="0" w:space="0" w:color="auto"/>
        <w:bottom w:val="none" w:sz="0" w:space="0" w:color="auto"/>
        <w:right w:val="none" w:sz="0" w:space="0" w:color="auto"/>
      </w:divBdr>
      <w:divsChild>
        <w:div w:id="2039164236">
          <w:marLeft w:val="0"/>
          <w:marRight w:val="0"/>
          <w:marTop w:val="0"/>
          <w:marBottom w:val="0"/>
          <w:divBdr>
            <w:top w:val="none" w:sz="0" w:space="0" w:color="auto"/>
            <w:left w:val="none" w:sz="0" w:space="0" w:color="auto"/>
            <w:bottom w:val="none" w:sz="0" w:space="0" w:color="auto"/>
            <w:right w:val="none" w:sz="0" w:space="0" w:color="auto"/>
          </w:divBdr>
        </w:div>
        <w:div w:id="1538201646">
          <w:marLeft w:val="0"/>
          <w:marRight w:val="0"/>
          <w:marTop w:val="0"/>
          <w:marBottom w:val="0"/>
          <w:divBdr>
            <w:top w:val="none" w:sz="0" w:space="0" w:color="auto"/>
            <w:left w:val="none" w:sz="0" w:space="0" w:color="auto"/>
            <w:bottom w:val="none" w:sz="0" w:space="0" w:color="auto"/>
            <w:right w:val="none" w:sz="0" w:space="0" w:color="auto"/>
          </w:divBdr>
        </w:div>
        <w:div w:id="596521186">
          <w:marLeft w:val="0"/>
          <w:marRight w:val="0"/>
          <w:marTop w:val="0"/>
          <w:marBottom w:val="0"/>
          <w:divBdr>
            <w:top w:val="none" w:sz="0" w:space="0" w:color="auto"/>
            <w:left w:val="none" w:sz="0" w:space="0" w:color="auto"/>
            <w:bottom w:val="none" w:sz="0" w:space="0" w:color="auto"/>
            <w:right w:val="none" w:sz="0" w:space="0" w:color="auto"/>
          </w:divBdr>
        </w:div>
        <w:div w:id="1693805125">
          <w:marLeft w:val="0"/>
          <w:marRight w:val="0"/>
          <w:marTop w:val="0"/>
          <w:marBottom w:val="0"/>
          <w:divBdr>
            <w:top w:val="none" w:sz="0" w:space="0" w:color="auto"/>
            <w:left w:val="none" w:sz="0" w:space="0" w:color="auto"/>
            <w:bottom w:val="none" w:sz="0" w:space="0" w:color="auto"/>
            <w:right w:val="none" w:sz="0" w:space="0" w:color="auto"/>
          </w:divBdr>
        </w:div>
        <w:div w:id="291518705">
          <w:marLeft w:val="0"/>
          <w:marRight w:val="0"/>
          <w:marTop w:val="0"/>
          <w:marBottom w:val="0"/>
          <w:divBdr>
            <w:top w:val="none" w:sz="0" w:space="0" w:color="auto"/>
            <w:left w:val="none" w:sz="0" w:space="0" w:color="auto"/>
            <w:bottom w:val="none" w:sz="0" w:space="0" w:color="auto"/>
            <w:right w:val="none" w:sz="0" w:space="0" w:color="auto"/>
          </w:divBdr>
        </w:div>
        <w:div w:id="2121798552">
          <w:marLeft w:val="0"/>
          <w:marRight w:val="0"/>
          <w:marTop w:val="0"/>
          <w:marBottom w:val="0"/>
          <w:divBdr>
            <w:top w:val="none" w:sz="0" w:space="0" w:color="auto"/>
            <w:left w:val="none" w:sz="0" w:space="0" w:color="auto"/>
            <w:bottom w:val="none" w:sz="0" w:space="0" w:color="auto"/>
            <w:right w:val="none" w:sz="0" w:space="0" w:color="auto"/>
          </w:divBdr>
        </w:div>
        <w:div w:id="721445206">
          <w:marLeft w:val="0"/>
          <w:marRight w:val="0"/>
          <w:marTop w:val="0"/>
          <w:marBottom w:val="0"/>
          <w:divBdr>
            <w:top w:val="none" w:sz="0" w:space="0" w:color="auto"/>
            <w:left w:val="none" w:sz="0" w:space="0" w:color="auto"/>
            <w:bottom w:val="none" w:sz="0" w:space="0" w:color="auto"/>
            <w:right w:val="none" w:sz="0" w:space="0" w:color="auto"/>
          </w:divBdr>
        </w:div>
      </w:divsChild>
    </w:div>
    <w:div w:id="1325007910">
      <w:bodyDiv w:val="1"/>
      <w:marLeft w:val="0"/>
      <w:marRight w:val="0"/>
      <w:marTop w:val="0"/>
      <w:marBottom w:val="0"/>
      <w:divBdr>
        <w:top w:val="none" w:sz="0" w:space="0" w:color="auto"/>
        <w:left w:val="none" w:sz="0" w:space="0" w:color="auto"/>
        <w:bottom w:val="none" w:sz="0" w:space="0" w:color="auto"/>
        <w:right w:val="none" w:sz="0" w:space="0" w:color="auto"/>
      </w:divBdr>
      <w:divsChild>
        <w:div w:id="321007586">
          <w:marLeft w:val="0"/>
          <w:marRight w:val="0"/>
          <w:marTop w:val="0"/>
          <w:marBottom w:val="0"/>
          <w:divBdr>
            <w:top w:val="none" w:sz="0" w:space="0" w:color="auto"/>
            <w:left w:val="none" w:sz="0" w:space="0" w:color="auto"/>
            <w:bottom w:val="none" w:sz="0" w:space="0" w:color="auto"/>
            <w:right w:val="none" w:sz="0" w:space="0" w:color="auto"/>
          </w:divBdr>
        </w:div>
        <w:div w:id="81875697">
          <w:marLeft w:val="0"/>
          <w:marRight w:val="0"/>
          <w:marTop w:val="0"/>
          <w:marBottom w:val="0"/>
          <w:divBdr>
            <w:top w:val="none" w:sz="0" w:space="0" w:color="auto"/>
            <w:left w:val="none" w:sz="0" w:space="0" w:color="auto"/>
            <w:bottom w:val="none" w:sz="0" w:space="0" w:color="auto"/>
            <w:right w:val="none" w:sz="0" w:space="0" w:color="auto"/>
          </w:divBdr>
        </w:div>
        <w:div w:id="442262478">
          <w:marLeft w:val="0"/>
          <w:marRight w:val="0"/>
          <w:marTop w:val="0"/>
          <w:marBottom w:val="0"/>
          <w:divBdr>
            <w:top w:val="none" w:sz="0" w:space="0" w:color="auto"/>
            <w:left w:val="none" w:sz="0" w:space="0" w:color="auto"/>
            <w:bottom w:val="none" w:sz="0" w:space="0" w:color="auto"/>
            <w:right w:val="none" w:sz="0" w:space="0" w:color="auto"/>
          </w:divBdr>
        </w:div>
        <w:div w:id="1900044750">
          <w:marLeft w:val="0"/>
          <w:marRight w:val="0"/>
          <w:marTop w:val="0"/>
          <w:marBottom w:val="0"/>
          <w:divBdr>
            <w:top w:val="none" w:sz="0" w:space="0" w:color="auto"/>
            <w:left w:val="none" w:sz="0" w:space="0" w:color="auto"/>
            <w:bottom w:val="none" w:sz="0" w:space="0" w:color="auto"/>
            <w:right w:val="none" w:sz="0" w:space="0" w:color="auto"/>
          </w:divBdr>
        </w:div>
        <w:div w:id="787552742">
          <w:marLeft w:val="0"/>
          <w:marRight w:val="0"/>
          <w:marTop w:val="0"/>
          <w:marBottom w:val="0"/>
          <w:divBdr>
            <w:top w:val="none" w:sz="0" w:space="0" w:color="auto"/>
            <w:left w:val="none" w:sz="0" w:space="0" w:color="auto"/>
            <w:bottom w:val="none" w:sz="0" w:space="0" w:color="auto"/>
            <w:right w:val="none" w:sz="0" w:space="0" w:color="auto"/>
          </w:divBdr>
        </w:div>
        <w:div w:id="239366875">
          <w:marLeft w:val="0"/>
          <w:marRight w:val="0"/>
          <w:marTop w:val="0"/>
          <w:marBottom w:val="0"/>
          <w:divBdr>
            <w:top w:val="none" w:sz="0" w:space="0" w:color="auto"/>
            <w:left w:val="none" w:sz="0" w:space="0" w:color="auto"/>
            <w:bottom w:val="none" w:sz="0" w:space="0" w:color="auto"/>
            <w:right w:val="none" w:sz="0" w:space="0" w:color="auto"/>
          </w:divBdr>
        </w:div>
        <w:div w:id="15334967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image" Target="media/image6.wmf"/><Relationship Id="rId42" Type="http://schemas.openxmlformats.org/officeDocument/2006/relationships/oleObject" Target="embeddings/oleObject14.bin"/><Relationship Id="rId63" Type="http://schemas.openxmlformats.org/officeDocument/2006/relationships/oleObject" Target="embeddings/oleObject25.bin"/><Relationship Id="rId84" Type="http://schemas.openxmlformats.org/officeDocument/2006/relationships/oleObject" Target="embeddings/oleObject37.bin"/><Relationship Id="rId138" Type="http://schemas.openxmlformats.org/officeDocument/2006/relationships/image" Target="media/image63.wmf"/><Relationship Id="rId159" Type="http://schemas.openxmlformats.org/officeDocument/2006/relationships/image" Target="media/image74.png"/><Relationship Id="rId170" Type="http://schemas.openxmlformats.org/officeDocument/2006/relationships/oleObject" Target="embeddings/oleObject77.bin"/><Relationship Id="rId191" Type="http://schemas.openxmlformats.org/officeDocument/2006/relationships/image" Target="media/image93.wmf"/><Relationship Id="rId205" Type="http://schemas.openxmlformats.org/officeDocument/2006/relationships/footer" Target="footer3.xml"/><Relationship Id="rId107" Type="http://schemas.openxmlformats.org/officeDocument/2006/relationships/oleObject" Target="embeddings/oleObject49.bin"/><Relationship Id="rId11" Type="http://schemas.microsoft.com/office/2016/09/relationships/commentsIds" Target="commentsIds.xml"/><Relationship Id="rId32" Type="http://schemas.openxmlformats.org/officeDocument/2006/relationships/oleObject" Target="embeddings/oleObject9.bin"/><Relationship Id="rId53" Type="http://schemas.openxmlformats.org/officeDocument/2006/relationships/image" Target="media/image22.png"/><Relationship Id="rId74" Type="http://schemas.openxmlformats.org/officeDocument/2006/relationships/oleObject" Target="embeddings/oleObject32.bin"/><Relationship Id="rId128" Type="http://schemas.openxmlformats.org/officeDocument/2006/relationships/image" Target="media/image58.wmf"/><Relationship Id="rId149" Type="http://schemas.openxmlformats.org/officeDocument/2006/relationships/oleObject" Target="embeddings/oleObject69.bin"/><Relationship Id="rId5" Type="http://schemas.openxmlformats.org/officeDocument/2006/relationships/webSettings" Target="webSettings.xml"/><Relationship Id="rId95" Type="http://schemas.openxmlformats.org/officeDocument/2006/relationships/oleObject" Target="embeddings/oleObject43.bin"/><Relationship Id="rId160" Type="http://schemas.openxmlformats.org/officeDocument/2006/relationships/image" Target="media/image75.png"/><Relationship Id="rId181" Type="http://schemas.openxmlformats.org/officeDocument/2006/relationships/oleObject" Target="embeddings/oleObject82.bin"/><Relationship Id="rId22" Type="http://schemas.openxmlformats.org/officeDocument/2006/relationships/oleObject" Target="embeddings/oleObject4.bin"/><Relationship Id="rId43" Type="http://schemas.openxmlformats.org/officeDocument/2006/relationships/image" Target="media/image17.wmf"/><Relationship Id="rId64" Type="http://schemas.openxmlformats.org/officeDocument/2006/relationships/image" Target="media/image27.wmf"/><Relationship Id="rId118" Type="http://schemas.openxmlformats.org/officeDocument/2006/relationships/image" Target="media/image53.wmf"/><Relationship Id="rId139" Type="http://schemas.openxmlformats.org/officeDocument/2006/relationships/oleObject" Target="embeddings/oleObject64.bin"/><Relationship Id="rId85" Type="http://schemas.openxmlformats.org/officeDocument/2006/relationships/image" Target="media/image36.wmf"/><Relationship Id="rId150" Type="http://schemas.openxmlformats.org/officeDocument/2006/relationships/image" Target="media/image69.wmf"/><Relationship Id="rId171" Type="http://schemas.openxmlformats.org/officeDocument/2006/relationships/image" Target="media/image82.png"/><Relationship Id="rId192" Type="http://schemas.openxmlformats.org/officeDocument/2006/relationships/oleObject" Target="embeddings/oleObject87.bin"/><Relationship Id="rId206" Type="http://schemas.openxmlformats.org/officeDocument/2006/relationships/fontTable" Target="fontTable.xml"/><Relationship Id="rId12" Type="http://schemas.microsoft.com/office/2018/08/relationships/commentsExtensible" Target="commentsExtensible.xml"/><Relationship Id="rId33" Type="http://schemas.openxmlformats.org/officeDocument/2006/relationships/image" Target="media/image12.wmf"/><Relationship Id="rId108" Type="http://schemas.openxmlformats.org/officeDocument/2006/relationships/image" Target="media/image47.wmf"/><Relationship Id="rId129" Type="http://schemas.openxmlformats.org/officeDocument/2006/relationships/oleObject" Target="embeddings/oleObject59.bin"/><Relationship Id="rId54" Type="http://schemas.openxmlformats.org/officeDocument/2006/relationships/image" Target="media/image23.wmf"/><Relationship Id="rId75" Type="http://schemas.openxmlformats.org/officeDocument/2006/relationships/image" Target="media/image31.wmf"/><Relationship Id="rId96" Type="http://schemas.openxmlformats.org/officeDocument/2006/relationships/image" Target="media/image41.wmf"/><Relationship Id="rId140" Type="http://schemas.openxmlformats.org/officeDocument/2006/relationships/image" Target="media/image64.wmf"/><Relationship Id="rId161" Type="http://schemas.openxmlformats.org/officeDocument/2006/relationships/image" Target="media/image76.png"/><Relationship Id="rId182" Type="http://schemas.openxmlformats.org/officeDocument/2006/relationships/image" Target="media/image88.wmf"/><Relationship Id="rId6" Type="http://schemas.openxmlformats.org/officeDocument/2006/relationships/footnotes" Target="footnotes.xml"/><Relationship Id="rId23" Type="http://schemas.openxmlformats.org/officeDocument/2006/relationships/image" Target="media/image7.wmf"/><Relationship Id="rId119" Type="http://schemas.openxmlformats.org/officeDocument/2006/relationships/oleObject" Target="embeddings/oleObject54.bin"/><Relationship Id="rId44" Type="http://schemas.openxmlformats.org/officeDocument/2006/relationships/oleObject" Target="embeddings/oleObject15.bin"/><Relationship Id="rId65" Type="http://schemas.openxmlformats.org/officeDocument/2006/relationships/oleObject" Target="embeddings/oleObject26.bin"/><Relationship Id="rId86" Type="http://schemas.openxmlformats.org/officeDocument/2006/relationships/oleObject" Target="embeddings/oleObject38.bin"/><Relationship Id="rId130" Type="http://schemas.openxmlformats.org/officeDocument/2006/relationships/image" Target="media/image59.wmf"/><Relationship Id="rId151" Type="http://schemas.openxmlformats.org/officeDocument/2006/relationships/oleObject" Target="embeddings/oleObject70.bin"/><Relationship Id="rId172" Type="http://schemas.openxmlformats.org/officeDocument/2006/relationships/image" Target="media/image83.png"/><Relationship Id="rId193" Type="http://schemas.openxmlformats.org/officeDocument/2006/relationships/image" Target="media/image94.png"/><Relationship Id="rId207" Type="http://schemas.microsoft.com/office/2011/relationships/people" Target="people.xml"/><Relationship Id="rId13" Type="http://schemas.openxmlformats.org/officeDocument/2006/relationships/image" Target="media/image1.png"/><Relationship Id="rId109" Type="http://schemas.openxmlformats.org/officeDocument/2006/relationships/oleObject" Target="embeddings/oleObject50.bin"/><Relationship Id="rId34" Type="http://schemas.openxmlformats.org/officeDocument/2006/relationships/oleObject" Target="embeddings/oleObject10.bin"/><Relationship Id="rId55" Type="http://schemas.openxmlformats.org/officeDocument/2006/relationships/oleObject" Target="embeddings/oleObject20.bin"/><Relationship Id="rId76" Type="http://schemas.openxmlformats.org/officeDocument/2006/relationships/oleObject" Target="embeddings/oleObject33.bin"/><Relationship Id="rId97" Type="http://schemas.openxmlformats.org/officeDocument/2006/relationships/oleObject" Target="embeddings/oleObject44.bin"/><Relationship Id="rId120" Type="http://schemas.openxmlformats.org/officeDocument/2006/relationships/image" Target="media/image54.wmf"/><Relationship Id="rId141" Type="http://schemas.openxmlformats.org/officeDocument/2006/relationships/oleObject" Target="embeddings/oleObject65.bin"/><Relationship Id="rId7" Type="http://schemas.openxmlformats.org/officeDocument/2006/relationships/endnotes" Target="endnotes.xml"/><Relationship Id="rId162" Type="http://schemas.openxmlformats.org/officeDocument/2006/relationships/image" Target="media/image77.wmf"/><Relationship Id="rId183" Type="http://schemas.openxmlformats.org/officeDocument/2006/relationships/oleObject" Target="embeddings/oleObject83.bin"/><Relationship Id="rId24" Type="http://schemas.openxmlformats.org/officeDocument/2006/relationships/oleObject" Target="embeddings/oleObject5.bin"/><Relationship Id="rId40" Type="http://schemas.openxmlformats.org/officeDocument/2006/relationships/oleObject" Target="embeddings/oleObject13.bin"/><Relationship Id="rId45" Type="http://schemas.openxmlformats.org/officeDocument/2006/relationships/image" Target="media/image18.wmf"/><Relationship Id="rId66" Type="http://schemas.openxmlformats.org/officeDocument/2006/relationships/image" Target="media/image28.wmf"/><Relationship Id="rId87" Type="http://schemas.openxmlformats.org/officeDocument/2006/relationships/oleObject" Target="embeddings/oleObject39.bin"/><Relationship Id="rId110" Type="http://schemas.openxmlformats.org/officeDocument/2006/relationships/image" Target="media/image48.png"/><Relationship Id="rId115" Type="http://schemas.openxmlformats.org/officeDocument/2006/relationships/oleObject" Target="embeddings/oleObject52.bin"/><Relationship Id="rId131" Type="http://schemas.openxmlformats.org/officeDocument/2006/relationships/oleObject" Target="embeddings/oleObject60.bin"/><Relationship Id="rId136" Type="http://schemas.openxmlformats.org/officeDocument/2006/relationships/image" Target="media/image62.wmf"/><Relationship Id="rId157" Type="http://schemas.openxmlformats.org/officeDocument/2006/relationships/oleObject" Target="embeddings/oleObject73.bin"/><Relationship Id="rId178" Type="http://schemas.openxmlformats.org/officeDocument/2006/relationships/image" Target="media/image86.wmf"/><Relationship Id="rId61" Type="http://schemas.openxmlformats.org/officeDocument/2006/relationships/oleObject" Target="embeddings/oleObject24.bin"/><Relationship Id="rId82" Type="http://schemas.openxmlformats.org/officeDocument/2006/relationships/oleObject" Target="embeddings/oleObject36.bin"/><Relationship Id="rId152" Type="http://schemas.openxmlformats.org/officeDocument/2006/relationships/image" Target="media/image70.wmf"/><Relationship Id="rId173" Type="http://schemas.openxmlformats.org/officeDocument/2006/relationships/image" Target="media/image84.wmf"/><Relationship Id="rId194" Type="http://schemas.openxmlformats.org/officeDocument/2006/relationships/image" Target="media/image95.png"/><Relationship Id="rId199" Type="http://schemas.openxmlformats.org/officeDocument/2006/relationships/image" Target="media/image100.png"/><Relationship Id="rId203" Type="http://schemas.openxmlformats.org/officeDocument/2006/relationships/footer" Target="footer2.xml"/><Relationship Id="rId208" Type="http://schemas.openxmlformats.org/officeDocument/2006/relationships/theme" Target="theme/theme1.xml"/><Relationship Id="rId19" Type="http://schemas.openxmlformats.org/officeDocument/2006/relationships/image" Target="media/image5.wmf"/><Relationship Id="rId14" Type="http://schemas.openxmlformats.org/officeDocument/2006/relationships/image" Target="media/image2.png"/><Relationship Id="rId30" Type="http://schemas.openxmlformats.org/officeDocument/2006/relationships/oleObject" Target="embeddings/oleObject8.bin"/><Relationship Id="rId35" Type="http://schemas.openxmlformats.org/officeDocument/2006/relationships/image" Target="media/image13.wmf"/><Relationship Id="rId56" Type="http://schemas.openxmlformats.org/officeDocument/2006/relationships/image" Target="media/image24.wmf"/><Relationship Id="rId77" Type="http://schemas.openxmlformats.org/officeDocument/2006/relationships/image" Target="media/image32.wmf"/><Relationship Id="rId100" Type="http://schemas.openxmlformats.org/officeDocument/2006/relationships/image" Target="media/image43.wmf"/><Relationship Id="rId105" Type="http://schemas.openxmlformats.org/officeDocument/2006/relationships/oleObject" Target="embeddings/oleObject48.bin"/><Relationship Id="rId126" Type="http://schemas.openxmlformats.org/officeDocument/2006/relationships/image" Target="media/image57.wmf"/><Relationship Id="rId147" Type="http://schemas.openxmlformats.org/officeDocument/2006/relationships/oleObject" Target="embeddings/oleObject68.bin"/><Relationship Id="rId168" Type="http://schemas.openxmlformats.org/officeDocument/2006/relationships/image" Target="media/image80.png"/><Relationship Id="rId8" Type="http://schemas.openxmlformats.org/officeDocument/2006/relationships/hyperlink" Target="mailto:xupeng@imech.ac.cn" TargetMode="External"/><Relationship Id="rId51" Type="http://schemas.openxmlformats.org/officeDocument/2006/relationships/image" Target="media/image21.wmf"/><Relationship Id="rId72" Type="http://schemas.openxmlformats.org/officeDocument/2006/relationships/oleObject" Target="embeddings/oleObject31.bin"/><Relationship Id="rId93" Type="http://schemas.openxmlformats.org/officeDocument/2006/relationships/oleObject" Target="embeddings/oleObject42.bin"/><Relationship Id="rId98" Type="http://schemas.openxmlformats.org/officeDocument/2006/relationships/image" Target="media/image42.wmf"/><Relationship Id="rId121" Type="http://schemas.openxmlformats.org/officeDocument/2006/relationships/oleObject" Target="embeddings/oleObject55.bin"/><Relationship Id="rId142" Type="http://schemas.openxmlformats.org/officeDocument/2006/relationships/image" Target="media/image65.wmf"/><Relationship Id="rId163" Type="http://schemas.openxmlformats.org/officeDocument/2006/relationships/oleObject" Target="embeddings/oleObject74.bin"/><Relationship Id="rId184" Type="http://schemas.openxmlformats.org/officeDocument/2006/relationships/image" Target="media/image89.wmf"/><Relationship Id="rId189" Type="http://schemas.openxmlformats.org/officeDocument/2006/relationships/oleObject" Target="embeddings/oleObject86.bin"/><Relationship Id="rId3" Type="http://schemas.openxmlformats.org/officeDocument/2006/relationships/styles" Target="styles.xml"/><Relationship Id="rId25" Type="http://schemas.openxmlformats.org/officeDocument/2006/relationships/image" Target="media/image8.wmf"/><Relationship Id="rId46" Type="http://schemas.openxmlformats.org/officeDocument/2006/relationships/oleObject" Target="embeddings/oleObject16.bin"/><Relationship Id="rId67" Type="http://schemas.openxmlformats.org/officeDocument/2006/relationships/oleObject" Target="embeddings/oleObject27.bin"/><Relationship Id="rId116" Type="http://schemas.openxmlformats.org/officeDocument/2006/relationships/image" Target="media/image52.wmf"/><Relationship Id="rId137" Type="http://schemas.openxmlformats.org/officeDocument/2006/relationships/oleObject" Target="embeddings/oleObject63.bin"/><Relationship Id="rId158" Type="http://schemas.openxmlformats.org/officeDocument/2006/relationships/image" Target="media/image73.png"/><Relationship Id="rId20" Type="http://schemas.openxmlformats.org/officeDocument/2006/relationships/oleObject" Target="embeddings/oleObject3.bin"/><Relationship Id="rId41" Type="http://schemas.openxmlformats.org/officeDocument/2006/relationships/image" Target="media/image16.wmf"/><Relationship Id="rId62" Type="http://schemas.openxmlformats.org/officeDocument/2006/relationships/image" Target="media/image26.wmf"/><Relationship Id="rId83" Type="http://schemas.openxmlformats.org/officeDocument/2006/relationships/image" Target="media/image35.wmf"/><Relationship Id="rId88" Type="http://schemas.openxmlformats.org/officeDocument/2006/relationships/image" Target="media/image37.wmf"/><Relationship Id="rId111" Type="http://schemas.openxmlformats.org/officeDocument/2006/relationships/image" Target="media/image49.png"/><Relationship Id="rId132" Type="http://schemas.openxmlformats.org/officeDocument/2006/relationships/image" Target="media/image60.wmf"/><Relationship Id="rId153" Type="http://schemas.openxmlformats.org/officeDocument/2006/relationships/oleObject" Target="embeddings/oleObject71.bin"/><Relationship Id="rId174" Type="http://schemas.openxmlformats.org/officeDocument/2006/relationships/oleObject" Target="embeddings/oleObject78.bin"/><Relationship Id="rId179" Type="http://schemas.openxmlformats.org/officeDocument/2006/relationships/oleObject" Target="embeddings/oleObject81.bin"/><Relationship Id="rId195" Type="http://schemas.openxmlformats.org/officeDocument/2006/relationships/image" Target="media/image96.png"/><Relationship Id="rId190" Type="http://schemas.openxmlformats.org/officeDocument/2006/relationships/image" Target="media/image92.png"/><Relationship Id="rId204" Type="http://schemas.openxmlformats.org/officeDocument/2006/relationships/header" Target="header3.xml"/><Relationship Id="rId15" Type="http://schemas.openxmlformats.org/officeDocument/2006/relationships/image" Target="media/image3.wmf"/><Relationship Id="rId36" Type="http://schemas.openxmlformats.org/officeDocument/2006/relationships/oleObject" Target="embeddings/oleObject11.bin"/><Relationship Id="rId57" Type="http://schemas.openxmlformats.org/officeDocument/2006/relationships/oleObject" Target="embeddings/oleObject21.bin"/><Relationship Id="rId106" Type="http://schemas.openxmlformats.org/officeDocument/2006/relationships/image" Target="media/image46.wmf"/><Relationship Id="rId127" Type="http://schemas.openxmlformats.org/officeDocument/2006/relationships/oleObject" Target="embeddings/oleObject58.bin"/><Relationship Id="rId10" Type="http://schemas.microsoft.com/office/2011/relationships/commentsExtended" Target="commentsExtended.xml"/><Relationship Id="rId31" Type="http://schemas.openxmlformats.org/officeDocument/2006/relationships/image" Target="media/image11.wmf"/><Relationship Id="rId52" Type="http://schemas.openxmlformats.org/officeDocument/2006/relationships/oleObject" Target="embeddings/oleObject19.bin"/><Relationship Id="rId73" Type="http://schemas.openxmlformats.org/officeDocument/2006/relationships/image" Target="media/image30.wmf"/><Relationship Id="rId78" Type="http://schemas.openxmlformats.org/officeDocument/2006/relationships/oleObject" Target="embeddings/oleObject34.bin"/><Relationship Id="rId94" Type="http://schemas.openxmlformats.org/officeDocument/2006/relationships/image" Target="media/image40.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55.wmf"/><Relationship Id="rId143" Type="http://schemas.openxmlformats.org/officeDocument/2006/relationships/oleObject" Target="embeddings/oleObject66.bin"/><Relationship Id="rId148" Type="http://schemas.openxmlformats.org/officeDocument/2006/relationships/image" Target="media/image68.wmf"/><Relationship Id="rId164" Type="http://schemas.openxmlformats.org/officeDocument/2006/relationships/image" Target="media/image78.wmf"/><Relationship Id="rId169" Type="http://schemas.openxmlformats.org/officeDocument/2006/relationships/image" Target="media/image81.wmf"/><Relationship Id="rId185" Type="http://schemas.openxmlformats.org/officeDocument/2006/relationships/oleObject" Target="embeddings/oleObject84.bin"/><Relationship Id="rId4" Type="http://schemas.openxmlformats.org/officeDocument/2006/relationships/settings" Target="settings.xml"/><Relationship Id="rId9" Type="http://schemas.openxmlformats.org/officeDocument/2006/relationships/comments" Target="comments.xml"/><Relationship Id="rId180" Type="http://schemas.openxmlformats.org/officeDocument/2006/relationships/image" Target="media/image87.wmf"/><Relationship Id="rId26" Type="http://schemas.openxmlformats.org/officeDocument/2006/relationships/oleObject" Target="embeddings/oleObject6.bin"/><Relationship Id="rId47" Type="http://schemas.openxmlformats.org/officeDocument/2006/relationships/image" Target="media/image19.wmf"/><Relationship Id="rId68" Type="http://schemas.openxmlformats.org/officeDocument/2006/relationships/oleObject" Target="embeddings/oleObject28.bin"/><Relationship Id="rId89" Type="http://schemas.openxmlformats.org/officeDocument/2006/relationships/oleObject" Target="embeddings/oleObject40.bin"/><Relationship Id="rId112" Type="http://schemas.openxmlformats.org/officeDocument/2006/relationships/image" Target="media/image50.wmf"/><Relationship Id="rId133" Type="http://schemas.openxmlformats.org/officeDocument/2006/relationships/oleObject" Target="embeddings/oleObject61.bin"/><Relationship Id="rId154" Type="http://schemas.openxmlformats.org/officeDocument/2006/relationships/image" Target="media/image71.wmf"/><Relationship Id="rId175" Type="http://schemas.openxmlformats.org/officeDocument/2006/relationships/oleObject" Target="embeddings/oleObject79.bin"/><Relationship Id="rId196" Type="http://schemas.openxmlformats.org/officeDocument/2006/relationships/image" Target="media/image97.png"/><Relationship Id="rId200" Type="http://schemas.openxmlformats.org/officeDocument/2006/relationships/header" Target="header1.xml"/><Relationship Id="rId16" Type="http://schemas.openxmlformats.org/officeDocument/2006/relationships/oleObject" Target="embeddings/oleObject1.bin"/><Relationship Id="rId37" Type="http://schemas.openxmlformats.org/officeDocument/2006/relationships/image" Target="media/image14.wmf"/><Relationship Id="rId58" Type="http://schemas.openxmlformats.org/officeDocument/2006/relationships/oleObject" Target="embeddings/oleObject22.bin"/><Relationship Id="rId79" Type="http://schemas.openxmlformats.org/officeDocument/2006/relationships/image" Target="media/image33.wmf"/><Relationship Id="rId102" Type="http://schemas.openxmlformats.org/officeDocument/2006/relationships/image" Target="media/image44.wmf"/><Relationship Id="rId123" Type="http://schemas.openxmlformats.org/officeDocument/2006/relationships/oleObject" Target="embeddings/oleObject56.bin"/><Relationship Id="rId144" Type="http://schemas.openxmlformats.org/officeDocument/2006/relationships/image" Target="media/image66.wmf"/><Relationship Id="rId90" Type="http://schemas.openxmlformats.org/officeDocument/2006/relationships/image" Target="media/image38.wmf"/><Relationship Id="rId165" Type="http://schemas.openxmlformats.org/officeDocument/2006/relationships/oleObject" Target="embeddings/oleObject75.bin"/><Relationship Id="rId186" Type="http://schemas.openxmlformats.org/officeDocument/2006/relationships/image" Target="media/image90.wmf"/><Relationship Id="rId27" Type="http://schemas.openxmlformats.org/officeDocument/2006/relationships/image" Target="media/image9.wmf"/><Relationship Id="rId48" Type="http://schemas.openxmlformats.org/officeDocument/2006/relationships/oleObject" Target="embeddings/oleObject17.bin"/><Relationship Id="rId69" Type="http://schemas.openxmlformats.org/officeDocument/2006/relationships/oleObject" Target="embeddings/oleObject29.bin"/><Relationship Id="rId113" Type="http://schemas.openxmlformats.org/officeDocument/2006/relationships/oleObject" Target="embeddings/oleObject51.bin"/><Relationship Id="rId134" Type="http://schemas.openxmlformats.org/officeDocument/2006/relationships/image" Target="media/image61.wmf"/><Relationship Id="rId80" Type="http://schemas.openxmlformats.org/officeDocument/2006/relationships/oleObject" Target="embeddings/oleObject35.bin"/><Relationship Id="rId155" Type="http://schemas.openxmlformats.org/officeDocument/2006/relationships/oleObject" Target="embeddings/oleObject72.bin"/><Relationship Id="rId176" Type="http://schemas.openxmlformats.org/officeDocument/2006/relationships/image" Target="media/image85.wmf"/><Relationship Id="rId197" Type="http://schemas.openxmlformats.org/officeDocument/2006/relationships/image" Target="media/image98.png"/><Relationship Id="rId201" Type="http://schemas.openxmlformats.org/officeDocument/2006/relationships/header" Target="header2.xml"/><Relationship Id="rId17" Type="http://schemas.openxmlformats.org/officeDocument/2006/relationships/image" Target="media/image4.wmf"/><Relationship Id="rId38" Type="http://schemas.openxmlformats.org/officeDocument/2006/relationships/oleObject" Target="embeddings/oleObject12.bin"/><Relationship Id="rId59" Type="http://schemas.openxmlformats.org/officeDocument/2006/relationships/oleObject" Target="embeddings/oleObject23.bin"/><Relationship Id="rId103" Type="http://schemas.openxmlformats.org/officeDocument/2006/relationships/oleObject" Target="embeddings/oleObject47.bin"/><Relationship Id="rId124" Type="http://schemas.openxmlformats.org/officeDocument/2006/relationships/image" Target="media/image56.wmf"/><Relationship Id="rId70" Type="http://schemas.openxmlformats.org/officeDocument/2006/relationships/image" Target="media/image29.wmf"/><Relationship Id="rId91" Type="http://schemas.openxmlformats.org/officeDocument/2006/relationships/oleObject" Target="embeddings/oleObject41.bin"/><Relationship Id="rId145" Type="http://schemas.openxmlformats.org/officeDocument/2006/relationships/oleObject" Target="embeddings/oleObject67.bin"/><Relationship Id="rId166" Type="http://schemas.openxmlformats.org/officeDocument/2006/relationships/image" Target="media/image79.wmf"/><Relationship Id="rId187" Type="http://schemas.openxmlformats.org/officeDocument/2006/relationships/oleObject" Target="embeddings/oleObject85.bin"/><Relationship Id="rId1" Type="http://schemas.openxmlformats.org/officeDocument/2006/relationships/customXml" Target="../customXml/item1.xml"/><Relationship Id="rId28" Type="http://schemas.openxmlformats.org/officeDocument/2006/relationships/oleObject" Target="embeddings/oleObject7.bin"/><Relationship Id="rId49" Type="http://schemas.openxmlformats.org/officeDocument/2006/relationships/image" Target="media/image20.wmf"/><Relationship Id="rId114" Type="http://schemas.openxmlformats.org/officeDocument/2006/relationships/image" Target="media/image51.wmf"/><Relationship Id="rId60" Type="http://schemas.openxmlformats.org/officeDocument/2006/relationships/image" Target="media/image25.wmf"/><Relationship Id="rId81" Type="http://schemas.openxmlformats.org/officeDocument/2006/relationships/image" Target="media/image34.wmf"/><Relationship Id="rId135" Type="http://schemas.openxmlformats.org/officeDocument/2006/relationships/oleObject" Target="embeddings/oleObject62.bin"/><Relationship Id="rId156" Type="http://schemas.openxmlformats.org/officeDocument/2006/relationships/image" Target="media/image72.wmf"/><Relationship Id="rId177" Type="http://schemas.openxmlformats.org/officeDocument/2006/relationships/oleObject" Target="embeddings/oleObject80.bin"/><Relationship Id="rId198" Type="http://schemas.openxmlformats.org/officeDocument/2006/relationships/image" Target="media/image99.png"/><Relationship Id="rId202" Type="http://schemas.openxmlformats.org/officeDocument/2006/relationships/footer" Target="footer1.xml"/><Relationship Id="rId18" Type="http://schemas.openxmlformats.org/officeDocument/2006/relationships/oleObject" Target="embeddings/oleObject2.bin"/><Relationship Id="rId39" Type="http://schemas.openxmlformats.org/officeDocument/2006/relationships/image" Target="media/image15.wmf"/><Relationship Id="rId50" Type="http://schemas.openxmlformats.org/officeDocument/2006/relationships/oleObject" Target="embeddings/oleObject18.bin"/><Relationship Id="rId104" Type="http://schemas.openxmlformats.org/officeDocument/2006/relationships/image" Target="media/image45.wmf"/><Relationship Id="rId125" Type="http://schemas.openxmlformats.org/officeDocument/2006/relationships/oleObject" Target="embeddings/oleObject57.bin"/><Relationship Id="rId146" Type="http://schemas.openxmlformats.org/officeDocument/2006/relationships/image" Target="media/image67.wmf"/><Relationship Id="rId167" Type="http://schemas.openxmlformats.org/officeDocument/2006/relationships/oleObject" Target="embeddings/oleObject76.bin"/><Relationship Id="rId188" Type="http://schemas.openxmlformats.org/officeDocument/2006/relationships/image" Target="media/image91.wmf"/><Relationship Id="rId71" Type="http://schemas.openxmlformats.org/officeDocument/2006/relationships/oleObject" Target="embeddings/oleObject30.bin"/><Relationship Id="rId92" Type="http://schemas.openxmlformats.org/officeDocument/2006/relationships/image" Target="media/image39.wmf"/><Relationship Id="rId2" Type="http://schemas.openxmlformats.org/officeDocument/2006/relationships/numbering" Target="numbering.xml"/><Relationship Id="rId29" Type="http://schemas.openxmlformats.org/officeDocument/2006/relationships/image" Target="media/image1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29B25-6450-4216-857D-1492D5546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11464</Words>
  <Characters>65348</Characters>
  <Application>Microsoft Office Word</Application>
  <DocSecurity>0</DocSecurity>
  <Lines>544</Lines>
  <Paragraphs>153</Paragraphs>
  <ScaleCrop>false</ScaleCrop>
  <Company/>
  <LinksUpToDate>false</LinksUpToDate>
  <CharactersWithSpaces>76659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Reuben</dc:creator>
  <cp:keywords/>
  <dc:description/>
  <cp:lastModifiedBy>Reuben</cp:lastModifiedBy>
  <cp:revision>2</cp:revision>
  <cp:lastPrinted>2021-09-29T05:22:00Z</cp:lastPrinted>
  <dcterms:created xsi:type="dcterms:W3CDTF">2022-03-15T14:10:00Z</dcterms:created>
  <dcterms:modified xsi:type="dcterms:W3CDTF">2022-03-15T14:10:00Z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id="vv2tMFMj"/&gt;&lt;style id="http://www.zotero.org/styles/china-national-standard-gb-t-7714-2015-author-date" hasBibliography="1" bibliographyStyleHasBeenSet="1"/&gt;&lt;prefs&gt;&lt;pref name="fieldType" value="</vt:lpwstr>
  </property>
  <property fmtid="{D5CDD505-2E9C-101B-9397-08002B2CF9AE}" pid="3" name="AMEquationNumber2">
    <vt:lpwstr>(#E1)</vt:lpwstr>
  </property>
  <property fmtid="{D5CDD505-2E9C-101B-9397-08002B2CF9AE}" pid="4" name="AMCustomEquationNumber">
    <vt:lpwstr>1</vt:lpwstr>
  </property>
  <property fmtid="{D5CDD505-2E9C-101B-9397-08002B2CF9AE}" pid="5" name="AMEquationSection">
    <vt:lpwstr>1</vt:lpwstr>
  </property>
  <property fmtid="{D5CDD505-2E9C-101B-9397-08002B2CF9AE}" pid="6" name="AMWinEqns">
    <vt:bool>true</vt:bool>
  </property>
  <property fmtid="{D5CDD505-2E9C-101B-9397-08002B2CF9AE}" pid="7" name="ZOTERO_PREF_2">
    <vt:lpwstr>Field"/&gt;&lt;/prefs&gt;&lt;/data&gt;</vt:lpwstr>
  </property>
</Properties>
</file>